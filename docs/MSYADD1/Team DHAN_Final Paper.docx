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FF4153" w14:textId="56906623" w:rsidR="00AB2401" w:rsidRDefault="00AB2401" w:rsidP="00AB2401">
      <w:pPr>
        <w:jc w:val="center"/>
        <w:rPr>
          <w:sz w:val="32"/>
          <w:szCs w:val="32"/>
        </w:rPr>
      </w:pPr>
    </w:p>
    <w:p w14:paraId="3335ED00" w14:textId="0A80CBE9" w:rsidR="00AB2401" w:rsidRDefault="007D54A5" w:rsidP="00AB2401">
      <w:pPr>
        <w:jc w:val="center"/>
        <w:rPr>
          <w:sz w:val="32"/>
          <w:szCs w:val="32"/>
        </w:rPr>
      </w:pPr>
      <w:r>
        <w:rPr>
          <w:noProof/>
        </w:rPr>
        <w:drawing>
          <wp:inline distT="0" distB="0" distL="0" distR="0" wp14:anchorId="56996C61" wp14:editId="1D7772EE">
            <wp:extent cx="1066800" cy="1066800"/>
            <wp:effectExtent l="0" t="0" r="0" b="0"/>
            <wp:docPr id="160116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26DE4AD5" w14:textId="77777777" w:rsidR="00AB2401" w:rsidRDefault="00AB2401" w:rsidP="00AB2401">
      <w:pPr>
        <w:jc w:val="center"/>
        <w:rPr>
          <w:sz w:val="32"/>
          <w:szCs w:val="32"/>
        </w:rPr>
      </w:pPr>
    </w:p>
    <w:p w14:paraId="073E60AC" w14:textId="6A096076" w:rsidR="00930068" w:rsidRPr="00930068" w:rsidRDefault="5DEC0CDA" w:rsidP="1350A69E">
      <w:pPr>
        <w:jc w:val="center"/>
        <w:rPr>
          <w:i/>
          <w:iCs/>
          <w:sz w:val="24"/>
          <w:szCs w:val="24"/>
        </w:rPr>
      </w:pPr>
      <w:r w:rsidRPr="1350A69E">
        <w:rPr>
          <w:i/>
          <w:iCs/>
          <w:sz w:val="24"/>
          <w:szCs w:val="24"/>
        </w:rPr>
        <w:t xml:space="preserve">DHAN </w:t>
      </w:r>
      <w:r w:rsidR="1D207DE1" w:rsidRPr="1350A69E">
        <w:rPr>
          <w:i/>
          <w:iCs/>
          <w:sz w:val="24"/>
          <w:szCs w:val="24"/>
        </w:rPr>
        <w:t>SCMS</w:t>
      </w:r>
    </w:p>
    <w:p w14:paraId="64C3A76F" w14:textId="77777777" w:rsidR="00AB2401" w:rsidRDefault="00AB2401" w:rsidP="00AB2401">
      <w:pPr>
        <w:jc w:val="center"/>
        <w:rPr>
          <w:sz w:val="32"/>
          <w:szCs w:val="32"/>
        </w:rPr>
      </w:pPr>
    </w:p>
    <w:p w14:paraId="02DFF0F8" w14:textId="77777777" w:rsidR="00AB2401" w:rsidRPr="00930068" w:rsidRDefault="00AB2401" w:rsidP="00AB2401">
      <w:pPr>
        <w:jc w:val="center"/>
        <w:rPr>
          <w:sz w:val="24"/>
          <w:szCs w:val="24"/>
        </w:rPr>
      </w:pPr>
    </w:p>
    <w:p w14:paraId="2D446913" w14:textId="70444D29" w:rsidR="00AB2401" w:rsidRPr="00930068" w:rsidRDefault="00AB2401" w:rsidP="00AB2401">
      <w:pPr>
        <w:jc w:val="center"/>
        <w:rPr>
          <w:sz w:val="24"/>
          <w:szCs w:val="24"/>
        </w:rPr>
      </w:pPr>
      <w:r w:rsidRPr="00930068">
        <w:rPr>
          <w:sz w:val="24"/>
          <w:szCs w:val="24"/>
        </w:rPr>
        <w:t>Project Documentation Submitted to the Faculty of the</w:t>
      </w:r>
    </w:p>
    <w:p w14:paraId="7C5C4284" w14:textId="07511290" w:rsidR="00AB2401" w:rsidRPr="00930068" w:rsidRDefault="00AB2401" w:rsidP="00AB2401">
      <w:pPr>
        <w:jc w:val="center"/>
        <w:rPr>
          <w:sz w:val="24"/>
          <w:szCs w:val="24"/>
        </w:rPr>
      </w:pPr>
      <w:r w:rsidRPr="00930068">
        <w:rPr>
          <w:sz w:val="24"/>
          <w:szCs w:val="24"/>
        </w:rPr>
        <w:t>School of Computing and Information Technologies</w:t>
      </w:r>
    </w:p>
    <w:p w14:paraId="4C41E1AC" w14:textId="77777777" w:rsidR="00AB2401" w:rsidRPr="00930068" w:rsidRDefault="00AB2401" w:rsidP="00AB2401">
      <w:pPr>
        <w:jc w:val="center"/>
        <w:rPr>
          <w:sz w:val="24"/>
          <w:szCs w:val="24"/>
        </w:rPr>
      </w:pPr>
    </w:p>
    <w:p w14:paraId="120425AE" w14:textId="167B68A4" w:rsidR="00AB2401" w:rsidRPr="00930068" w:rsidRDefault="00AB2401" w:rsidP="00AB2401">
      <w:pPr>
        <w:jc w:val="center"/>
        <w:rPr>
          <w:sz w:val="24"/>
          <w:szCs w:val="24"/>
        </w:rPr>
      </w:pPr>
      <w:r w:rsidRPr="00930068">
        <w:rPr>
          <w:sz w:val="24"/>
          <w:szCs w:val="24"/>
        </w:rPr>
        <w:t>Asia Pacific College</w:t>
      </w:r>
    </w:p>
    <w:p w14:paraId="176A174C" w14:textId="77777777" w:rsidR="00AB2401" w:rsidRPr="00930068" w:rsidRDefault="00AB2401" w:rsidP="00AB2401">
      <w:pPr>
        <w:jc w:val="center"/>
        <w:rPr>
          <w:sz w:val="24"/>
          <w:szCs w:val="24"/>
        </w:rPr>
      </w:pPr>
    </w:p>
    <w:p w14:paraId="2256ED2E" w14:textId="48724339" w:rsidR="00AB2401" w:rsidRPr="00930068" w:rsidRDefault="00AB2401" w:rsidP="00AB2401">
      <w:pPr>
        <w:jc w:val="center"/>
        <w:rPr>
          <w:sz w:val="24"/>
          <w:szCs w:val="24"/>
        </w:rPr>
      </w:pPr>
      <w:r w:rsidRPr="00930068">
        <w:rPr>
          <w:sz w:val="24"/>
          <w:szCs w:val="24"/>
        </w:rPr>
        <w:t xml:space="preserve">In </w:t>
      </w:r>
      <w:r w:rsidR="00133A26" w:rsidRPr="00930068">
        <w:rPr>
          <w:sz w:val="24"/>
          <w:szCs w:val="24"/>
        </w:rPr>
        <w:t>P</w:t>
      </w:r>
      <w:r w:rsidRPr="00930068">
        <w:rPr>
          <w:sz w:val="24"/>
          <w:szCs w:val="24"/>
        </w:rPr>
        <w:t xml:space="preserve">artial </w:t>
      </w:r>
      <w:r w:rsidR="00133A26" w:rsidRPr="00930068">
        <w:rPr>
          <w:sz w:val="24"/>
          <w:szCs w:val="24"/>
        </w:rPr>
        <w:t>F</w:t>
      </w:r>
      <w:r w:rsidRPr="00930068">
        <w:rPr>
          <w:sz w:val="24"/>
          <w:szCs w:val="24"/>
        </w:rPr>
        <w:t xml:space="preserve">ulfillment of the </w:t>
      </w:r>
      <w:r w:rsidR="00133A26" w:rsidRPr="00930068">
        <w:rPr>
          <w:sz w:val="24"/>
          <w:szCs w:val="24"/>
        </w:rPr>
        <w:t>R</w:t>
      </w:r>
      <w:r w:rsidRPr="00930068">
        <w:rPr>
          <w:sz w:val="24"/>
          <w:szCs w:val="24"/>
        </w:rPr>
        <w:t>equirements for</w:t>
      </w:r>
    </w:p>
    <w:p w14:paraId="0A3ACA25" w14:textId="6EA2C174" w:rsidR="00AB2401" w:rsidRPr="00930068" w:rsidRDefault="00487BEA" w:rsidP="00AB2401">
      <w:pPr>
        <w:jc w:val="center"/>
        <w:rPr>
          <w:sz w:val="24"/>
          <w:szCs w:val="24"/>
        </w:rPr>
      </w:pPr>
      <w:r w:rsidRPr="00930068">
        <w:rPr>
          <w:sz w:val="24"/>
          <w:szCs w:val="24"/>
        </w:rPr>
        <w:t>Introduction to Systems and Design</w:t>
      </w:r>
      <w:r w:rsidR="00AB2401" w:rsidRPr="00930068">
        <w:rPr>
          <w:sz w:val="24"/>
          <w:szCs w:val="24"/>
        </w:rPr>
        <w:t xml:space="preserve"> for </w:t>
      </w:r>
      <w:r w:rsidR="007F3C54" w:rsidRPr="00930068">
        <w:rPr>
          <w:sz w:val="24"/>
          <w:szCs w:val="24"/>
        </w:rPr>
        <w:t>CS</w:t>
      </w:r>
      <w:r w:rsidR="0097184E" w:rsidRPr="00930068">
        <w:rPr>
          <w:sz w:val="24"/>
          <w:szCs w:val="24"/>
        </w:rPr>
        <w:t>/IT</w:t>
      </w:r>
    </w:p>
    <w:p w14:paraId="587F687C" w14:textId="4D68C0A0" w:rsidR="00AB2401" w:rsidRPr="00930068" w:rsidRDefault="008B2FDC" w:rsidP="00AB2401">
      <w:pPr>
        <w:jc w:val="center"/>
        <w:rPr>
          <w:sz w:val="24"/>
          <w:szCs w:val="24"/>
        </w:rPr>
      </w:pPr>
      <w:r w:rsidRPr="00930068">
        <w:rPr>
          <w:sz w:val="24"/>
          <w:szCs w:val="24"/>
        </w:rPr>
        <w:t>M/</w:t>
      </w:r>
      <w:r w:rsidR="007F3C54" w:rsidRPr="00930068">
        <w:rPr>
          <w:sz w:val="24"/>
          <w:szCs w:val="24"/>
        </w:rPr>
        <w:t>S</w:t>
      </w:r>
      <w:r w:rsidRPr="00930068">
        <w:rPr>
          <w:sz w:val="24"/>
          <w:szCs w:val="24"/>
        </w:rPr>
        <w:t xml:space="preserve"> </w:t>
      </w:r>
      <w:r w:rsidR="00487BEA" w:rsidRPr="00930068">
        <w:rPr>
          <w:sz w:val="24"/>
          <w:szCs w:val="24"/>
        </w:rPr>
        <w:t>NTSDEV</w:t>
      </w:r>
    </w:p>
    <w:p w14:paraId="4A5AD409" w14:textId="77777777" w:rsidR="00AB2401" w:rsidRPr="00930068" w:rsidRDefault="00AB2401" w:rsidP="00AB2401">
      <w:pPr>
        <w:jc w:val="center"/>
        <w:rPr>
          <w:sz w:val="24"/>
          <w:szCs w:val="24"/>
        </w:rPr>
      </w:pPr>
    </w:p>
    <w:p w14:paraId="302665BA" w14:textId="194F8C30" w:rsidR="00AB2401" w:rsidRPr="00930068" w:rsidRDefault="00AB2401" w:rsidP="00AB2401">
      <w:pPr>
        <w:jc w:val="center"/>
        <w:rPr>
          <w:sz w:val="24"/>
          <w:szCs w:val="24"/>
        </w:rPr>
      </w:pPr>
      <w:r w:rsidRPr="00930068">
        <w:rPr>
          <w:sz w:val="24"/>
          <w:szCs w:val="24"/>
        </w:rPr>
        <w:t>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1634C" w:rsidRPr="00930068" w14:paraId="4185D226" w14:textId="77777777" w:rsidTr="4E3F49D8">
        <w:tc>
          <w:tcPr>
            <w:tcW w:w="4675" w:type="dxa"/>
          </w:tcPr>
          <w:p w14:paraId="42884F47" w14:textId="34078C94" w:rsidR="0091634C" w:rsidRPr="00930068" w:rsidRDefault="22C0EDB6" w:rsidP="0091634C">
            <w:pPr>
              <w:jc w:val="center"/>
              <w:rPr>
                <w:sz w:val="24"/>
                <w:szCs w:val="24"/>
              </w:rPr>
            </w:pPr>
            <w:r w:rsidRPr="4E3F49D8">
              <w:rPr>
                <w:i/>
                <w:iCs/>
                <w:sz w:val="24"/>
                <w:szCs w:val="24"/>
              </w:rPr>
              <w:t>Daniel Louis Balubar</w:t>
            </w:r>
          </w:p>
        </w:tc>
        <w:tc>
          <w:tcPr>
            <w:tcW w:w="4675" w:type="dxa"/>
          </w:tcPr>
          <w:p w14:paraId="02563D99" w14:textId="176F64A9" w:rsidR="0091634C" w:rsidRPr="00930068" w:rsidRDefault="41230702" w:rsidP="0091634C">
            <w:pPr>
              <w:jc w:val="center"/>
              <w:rPr>
                <w:sz w:val="24"/>
                <w:szCs w:val="24"/>
              </w:rPr>
            </w:pPr>
            <w:r w:rsidRPr="4E3F49D8">
              <w:rPr>
                <w:i/>
                <w:iCs/>
                <w:sz w:val="24"/>
                <w:szCs w:val="24"/>
              </w:rPr>
              <w:t xml:space="preserve">Carl </w:t>
            </w:r>
            <w:r w:rsidR="51006506" w:rsidRPr="4E3F49D8">
              <w:rPr>
                <w:i/>
                <w:iCs/>
                <w:sz w:val="24"/>
                <w:szCs w:val="24"/>
              </w:rPr>
              <w:t>P. Agot</w:t>
            </w:r>
          </w:p>
        </w:tc>
      </w:tr>
      <w:tr w:rsidR="0091634C" w:rsidRPr="00930068" w14:paraId="49A73417" w14:textId="77777777" w:rsidTr="4E3F49D8">
        <w:tc>
          <w:tcPr>
            <w:tcW w:w="4675" w:type="dxa"/>
          </w:tcPr>
          <w:p w14:paraId="45DBE528" w14:textId="631B3537" w:rsidR="0091634C" w:rsidRPr="00930068" w:rsidRDefault="12EA9F92" w:rsidP="0091634C">
            <w:pPr>
              <w:jc w:val="center"/>
              <w:rPr>
                <w:sz w:val="24"/>
                <w:szCs w:val="24"/>
              </w:rPr>
            </w:pPr>
            <w:r w:rsidRPr="4E3F49D8">
              <w:rPr>
                <w:i/>
                <w:iCs/>
                <w:sz w:val="24"/>
                <w:szCs w:val="24"/>
              </w:rPr>
              <w:t xml:space="preserve">Hans Edwin </w:t>
            </w:r>
            <w:r w:rsidR="41230702" w:rsidRPr="4E3F49D8">
              <w:rPr>
                <w:i/>
                <w:iCs/>
                <w:sz w:val="24"/>
                <w:szCs w:val="24"/>
              </w:rPr>
              <w:t>Y. Maybituin</w:t>
            </w:r>
          </w:p>
        </w:tc>
        <w:tc>
          <w:tcPr>
            <w:tcW w:w="4675" w:type="dxa"/>
          </w:tcPr>
          <w:p w14:paraId="1FF308D9" w14:textId="5DF92004" w:rsidR="0091634C" w:rsidRPr="00930068" w:rsidRDefault="51006506" w:rsidP="4E3F49D8">
            <w:pPr>
              <w:jc w:val="center"/>
              <w:rPr>
                <w:i/>
                <w:iCs/>
                <w:sz w:val="24"/>
                <w:szCs w:val="24"/>
              </w:rPr>
            </w:pPr>
            <w:r w:rsidRPr="4E3F49D8">
              <w:rPr>
                <w:i/>
                <w:iCs/>
                <w:sz w:val="24"/>
                <w:szCs w:val="24"/>
              </w:rPr>
              <w:t>Noel D. Catabona</w:t>
            </w:r>
          </w:p>
        </w:tc>
      </w:tr>
    </w:tbl>
    <w:p w14:paraId="1DCD78B9" w14:textId="712D1244" w:rsidR="00AB2401" w:rsidRPr="00AB2401" w:rsidRDefault="00AB2401" w:rsidP="00AB2401">
      <w:pPr>
        <w:jc w:val="center"/>
        <w:rPr>
          <w:sz w:val="32"/>
          <w:szCs w:val="32"/>
        </w:rPr>
      </w:pPr>
    </w:p>
    <w:p w14:paraId="3EF19C3D" w14:textId="77777777" w:rsidR="004871E4" w:rsidRDefault="004871E4" w:rsidP="00AB2401">
      <w:pPr>
        <w:jc w:val="center"/>
        <w:rPr>
          <w:sz w:val="24"/>
          <w:szCs w:val="24"/>
        </w:rPr>
      </w:pPr>
    </w:p>
    <w:p w14:paraId="639B0AD2" w14:textId="77777777" w:rsidR="00FF0A02" w:rsidRDefault="00FF0A02" w:rsidP="00AB2401">
      <w:pPr>
        <w:jc w:val="center"/>
        <w:rPr>
          <w:sz w:val="24"/>
          <w:szCs w:val="24"/>
        </w:rPr>
      </w:pPr>
    </w:p>
    <w:p w14:paraId="30B3794E" w14:textId="77777777" w:rsidR="00FF0A02" w:rsidRDefault="00FF0A02" w:rsidP="00AB2401">
      <w:pPr>
        <w:jc w:val="center"/>
        <w:rPr>
          <w:sz w:val="24"/>
          <w:szCs w:val="24"/>
        </w:rPr>
      </w:pPr>
    </w:p>
    <w:p w14:paraId="1C178EC1" w14:textId="77777777" w:rsidR="00FF0A02" w:rsidRDefault="00FF0A02" w:rsidP="00AB2401">
      <w:pPr>
        <w:jc w:val="center"/>
        <w:rPr>
          <w:sz w:val="24"/>
          <w:szCs w:val="24"/>
        </w:rPr>
      </w:pPr>
    </w:p>
    <w:p w14:paraId="6AAAC3E7" w14:textId="1974ADC8" w:rsidR="00FF0A02" w:rsidRDefault="00FF0A02" w:rsidP="00AB2401">
      <w:pPr>
        <w:jc w:val="center"/>
        <w:rPr>
          <w:sz w:val="24"/>
          <w:szCs w:val="24"/>
        </w:rPr>
        <w:sectPr w:rsidR="00FF0A02">
          <w:headerReference w:type="default" r:id="rId12"/>
          <w:footerReference w:type="default" r:id="rId13"/>
          <w:pgSz w:w="12240" w:h="15840"/>
          <w:pgMar w:top="1440" w:right="1440" w:bottom="1440" w:left="1440" w:header="708" w:footer="708" w:gutter="0"/>
          <w:cols w:space="708"/>
          <w:docGrid w:linePitch="360"/>
        </w:sectPr>
      </w:pPr>
      <w:r>
        <w:rPr>
          <w:sz w:val="24"/>
          <w:szCs w:val="24"/>
        </w:rPr>
        <w:t>2024</w:t>
      </w:r>
    </w:p>
    <w:bookmarkStart w:id="0" w:name="_Toc1201551689" w:displacedByCustomXml="next"/>
    <w:bookmarkStart w:id="1" w:name="_Toc418345600" w:displacedByCustomXml="next"/>
    <w:bookmarkStart w:id="2" w:name="_Toc1583234497" w:displacedByCustomXml="next"/>
    <w:bookmarkStart w:id="3" w:name="_Toc1796343204" w:displacedByCustomXml="next"/>
    <w:bookmarkStart w:id="4" w:name="_Toc958777163" w:displacedByCustomXml="next"/>
    <w:bookmarkStart w:id="5" w:name="_Toc1044400867" w:displacedByCustomXml="next"/>
    <w:bookmarkStart w:id="6" w:name="_Toc704696840" w:displacedByCustomXml="next"/>
    <w:bookmarkStart w:id="7" w:name="_Toc1245700410" w:displacedByCustomXml="next"/>
    <w:bookmarkStart w:id="8" w:name="_Toc92130417" w:displacedByCustomXml="next"/>
    <w:bookmarkStart w:id="9" w:name="_Toc1743692995" w:displacedByCustomXml="next"/>
    <w:sdt>
      <w:sdtPr>
        <w:rPr>
          <w:rFonts w:eastAsiaTheme="minorEastAsia" w:cstheme="minorBidi"/>
          <w:b w:val="0"/>
          <w:sz w:val="22"/>
          <w:szCs w:val="22"/>
          <w:lang w:val="en-PH" w:eastAsia="ja-JP"/>
        </w:rPr>
        <w:id w:val="2116733972"/>
        <w:docPartObj>
          <w:docPartGallery w:val="Table of Contents"/>
          <w:docPartUnique/>
        </w:docPartObj>
      </w:sdtPr>
      <w:sdtContent>
        <w:p w14:paraId="09A5A1C4" w14:textId="64BB533A" w:rsidR="69DF2CD1" w:rsidRDefault="0087F6E3" w:rsidP="304CD17B">
          <w:pPr>
            <w:pStyle w:val="TOCHeading"/>
          </w:pPr>
          <w:r>
            <w:t>Table of Contents</w:t>
          </w:r>
        </w:p>
        <w:bookmarkEnd w:id="9" w:displacedByCustomXml="next"/>
      </w:sdtContent>
    </w:sdt>
    <w:bookmarkEnd w:id="0" w:displacedByCustomXml="next"/>
    <w:bookmarkEnd w:id="1" w:displacedByCustomXml="next"/>
    <w:bookmarkEnd w:id="2" w:displacedByCustomXml="next"/>
    <w:bookmarkEnd w:id="3" w:displacedByCustomXml="next"/>
    <w:bookmarkEnd w:id="4" w:displacedByCustomXml="next"/>
    <w:bookmarkEnd w:id="5" w:displacedByCustomXml="next"/>
    <w:bookmarkEnd w:id="6" w:displacedByCustomXml="next"/>
    <w:bookmarkEnd w:id="7" w:displacedByCustomXml="next"/>
    <w:bookmarkEnd w:id="8" w:displacedByCustomXml="next"/>
    <w:sdt>
      <w:sdtPr>
        <w:id w:val="1599706549"/>
        <w:docPartObj>
          <w:docPartGallery w:val="Table of Contents"/>
          <w:docPartUnique/>
        </w:docPartObj>
      </w:sdtPr>
      <w:sdtContent>
        <w:p w14:paraId="12BB570A" w14:textId="0C2CEC5A" w:rsidR="762C3DCA" w:rsidRDefault="4D930878" w:rsidP="762C3DCA">
          <w:pPr>
            <w:pStyle w:val="TOC1"/>
            <w:tabs>
              <w:tab w:val="right" w:leader="dot" w:pos="9360"/>
            </w:tabs>
            <w:rPr>
              <w:rStyle w:val="Hyperlink"/>
            </w:rPr>
          </w:pPr>
          <w:r>
            <w:fldChar w:fldCharType="begin"/>
          </w:r>
          <w:r w:rsidR="4FA5C57A">
            <w:instrText>TOC \o "1-9" \z \u \h</w:instrText>
          </w:r>
          <w:r>
            <w:fldChar w:fldCharType="separate"/>
          </w:r>
          <w:hyperlink w:anchor="_Toc1743692995">
            <w:r w:rsidRPr="4D930878">
              <w:rPr>
                <w:rStyle w:val="Hyperlink"/>
              </w:rPr>
              <w:t>Table of Contents</w:t>
            </w:r>
            <w:r w:rsidR="4FA5C57A">
              <w:tab/>
            </w:r>
            <w:r w:rsidR="4FA5C57A">
              <w:fldChar w:fldCharType="begin"/>
            </w:r>
            <w:r w:rsidR="4FA5C57A">
              <w:instrText>PAGEREF _Toc1743692995 \h</w:instrText>
            </w:r>
            <w:r w:rsidR="4FA5C57A">
              <w:fldChar w:fldCharType="separate"/>
            </w:r>
            <w:r w:rsidRPr="4D930878">
              <w:rPr>
                <w:rStyle w:val="Hyperlink"/>
              </w:rPr>
              <w:t>1</w:t>
            </w:r>
            <w:r w:rsidR="4FA5C57A">
              <w:fldChar w:fldCharType="end"/>
            </w:r>
          </w:hyperlink>
        </w:p>
        <w:p w14:paraId="608E0687" w14:textId="1776329B" w:rsidR="762C3DCA" w:rsidRDefault="4D930878" w:rsidP="762C3DCA">
          <w:pPr>
            <w:pStyle w:val="TOC1"/>
            <w:tabs>
              <w:tab w:val="right" w:leader="dot" w:pos="9360"/>
            </w:tabs>
            <w:rPr>
              <w:rStyle w:val="Hyperlink"/>
            </w:rPr>
          </w:pPr>
          <w:hyperlink w:anchor="_Toc1954675875">
            <w:r w:rsidRPr="4D930878">
              <w:rPr>
                <w:rStyle w:val="Hyperlink"/>
              </w:rPr>
              <w:t>Executive Summary</w:t>
            </w:r>
            <w:r w:rsidR="4FA5C57A">
              <w:tab/>
            </w:r>
            <w:r w:rsidR="4FA5C57A">
              <w:fldChar w:fldCharType="begin"/>
            </w:r>
            <w:r w:rsidR="4FA5C57A">
              <w:instrText>PAGEREF _Toc1954675875 \h</w:instrText>
            </w:r>
            <w:r w:rsidR="4FA5C57A">
              <w:fldChar w:fldCharType="separate"/>
            </w:r>
            <w:r w:rsidRPr="4D930878">
              <w:rPr>
                <w:rStyle w:val="Hyperlink"/>
              </w:rPr>
              <w:t>2</w:t>
            </w:r>
            <w:r w:rsidR="4FA5C57A">
              <w:fldChar w:fldCharType="end"/>
            </w:r>
          </w:hyperlink>
        </w:p>
        <w:p w14:paraId="6A6CA19C" w14:textId="64DA940C" w:rsidR="762C3DCA" w:rsidRDefault="4D930878" w:rsidP="762C3DCA">
          <w:pPr>
            <w:pStyle w:val="TOC1"/>
            <w:tabs>
              <w:tab w:val="right" w:leader="dot" w:pos="9360"/>
            </w:tabs>
            <w:rPr>
              <w:rStyle w:val="Hyperlink"/>
            </w:rPr>
          </w:pPr>
          <w:hyperlink w:anchor="_Toc1329945821">
            <w:r w:rsidRPr="4D930878">
              <w:rPr>
                <w:rStyle w:val="Hyperlink"/>
              </w:rPr>
              <w:t>List of Figures</w:t>
            </w:r>
            <w:r w:rsidR="4FA5C57A">
              <w:tab/>
            </w:r>
            <w:r w:rsidR="4FA5C57A">
              <w:fldChar w:fldCharType="begin"/>
            </w:r>
            <w:r w:rsidR="4FA5C57A">
              <w:instrText>PAGEREF _Toc1329945821 \h</w:instrText>
            </w:r>
            <w:r w:rsidR="4FA5C57A">
              <w:fldChar w:fldCharType="separate"/>
            </w:r>
            <w:r w:rsidRPr="4D930878">
              <w:rPr>
                <w:rStyle w:val="Hyperlink"/>
              </w:rPr>
              <w:t>3</w:t>
            </w:r>
            <w:r w:rsidR="4FA5C57A">
              <w:fldChar w:fldCharType="end"/>
            </w:r>
          </w:hyperlink>
        </w:p>
        <w:p w14:paraId="140B9C6A" w14:textId="790028BD" w:rsidR="762C3DCA" w:rsidRDefault="4D930878" w:rsidP="4D930878">
          <w:pPr>
            <w:pStyle w:val="TOC2"/>
            <w:tabs>
              <w:tab w:val="right" w:leader="dot" w:pos="9360"/>
            </w:tabs>
            <w:rPr>
              <w:rStyle w:val="Hyperlink"/>
            </w:rPr>
          </w:pPr>
          <w:hyperlink w:anchor="_Toc1691713787">
            <w:r w:rsidRPr="4D930878">
              <w:rPr>
                <w:rStyle w:val="Hyperlink"/>
              </w:rPr>
              <w:t>Data Flow Diagram</w:t>
            </w:r>
            <w:r w:rsidR="4FA5C57A">
              <w:tab/>
            </w:r>
            <w:r w:rsidR="4FA5C57A">
              <w:fldChar w:fldCharType="begin"/>
            </w:r>
            <w:r w:rsidR="4FA5C57A">
              <w:instrText>PAGEREF _Toc1691713787 \h</w:instrText>
            </w:r>
            <w:r w:rsidR="4FA5C57A">
              <w:fldChar w:fldCharType="separate"/>
            </w:r>
            <w:r w:rsidRPr="4D930878">
              <w:rPr>
                <w:rStyle w:val="Hyperlink"/>
              </w:rPr>
              <w:t>4</w:t>
            </w:r>
            <w:r w:rsidR="4FA5C57A">
              <w:fldChar w:fldCharType="end"/>
            </w:r>
          </w:hyperlink>
        </w:p>
        <w:p w14:paraId="51BA26E9" w14:textId="03A8632C" w:rsidR="762C3DCA" w:rsidRDefault="4D930878" w:rsidP="4D930878">
          <w:pPr>
            <w:pStyle w:val="TOC2"/>
            <w:tabs>
              <w:tab w:val="right" w:leader="dot" w:pos="9360"/>
            </w:tabs>
            <w:rPr>
              <w:rStyle w:val="Hyperlink"/>
            </w:rPr>
          </w:pPr>
          <w:hyperlink w:anchor="_Toc933420654">
            <w:r w:rsidRPr="4D930878">
              <w:rPr>
                <w:rStyle w:val="Hyperlink"/>
              </w:rPr>
              <w:t>Activity Diagram with Swimlanes</w:t>
            </w:r>
            <w:r w:rsidR="4FA5C57A">
              <w:tab/>
            </w:r>
            <w:r w:rsidR="4FA5C57A">
              <w:fldChar w:fldCharType="begin"/>
            </w:r>
            <w:r w:rsidR="4FA5C57A">
              <w:instrText>PAGEREF _Toc933420654 \h</w:instrText>
            </w:r>
            <w:r w:rsidR="4FA5C57A">
              <w:fldChar w:fldCharType="separate"/>
            </w:r>
            <w:r w:rsidRPr="4D930878">
              <w:rPr>
                <w:rStyle w:val="Hyperlink"/>
              </w:rPr>
              <w:t>4</w:t>
            </w:r>
            <w:r w:rsidR="4FA5C57A">
              <w:fldChar w:fldCharType="end"/>
            </w:r>
          </w:hyperlink>
        </w:p>
        <w:p w14:paraId="3B3EDD15" w14:textId="084AF548" w:rsidR="762C3DCA" w:rsidRDefault="4D930878" w:rsidP="4D930878">
          <w:pPr>
            <w:pStyle w:val="TOC1"/>
            <w:tabs>
              <w:tab w:val="right" w:leader="dot" w:pos="9360"/>
            </w:tabs>
            <w:rPr>
              <w:rStyle w:val="Hyperlink"/>
            </w:rPr>
          </w:pPr>
          <w:hyperlink w:anchor="_Toc880183286">
            <w:r w:rsidRPr="4D930878">
              <w:rPr>
                <w:rStyle w:val="Hyperlink"/>
              </w:rPr>
              <w:t>List of Tables</w:t>
            </w:r>
            <w:r w:rsidR="4FA5C57A">
              <w:tab/>
            </w:r>
            <w:r w:rsidR="4FA5C57A">
              <w:fldChar w:fldCharType="begin"/>
            </w:r>
            <w:r w:rsidR="4FA5C57A">
              <w:instrText>PAGEREF _Toc880183286 \h</w:instrText>
            </w:r>
            <w:r w:rsidR="4FA5C57A">
              <w:fldChar w:fldCharType="separate"/>
            </w:r>
            <w:r w:rsidRPr="4D930878">
              <w:rPr>
                <w:rStyle w:val="Hyperlink"/>
              </w:rPr>
              <w:t>5</w:t>
            </w:r>
            <w:r w:rsidR="4FA5C57A">
              <w:fldChar w:fldCharType="end"/>
            </w:r>
          </w:hyperlink>
        </w:p>
        <w:p w14:paraId="1C66574C" w14:textId="49095C9E" w:rsidR="762C3DCA" w:rsidRDefault="4D930878" w:rsidP="4D930878">
          <w:pPr>
            <w:pStyle w:val="TOC1"/>
            <w:tabs>
              <w:tab w:val="left" w:pos="435"/>
              <w:tab w:val="right" w:leader="dot" w:pos="9360"/>
            </w:tabs>
            <w:rPr>
              <w:rStyle w:val="Hyperlink"/>
            </w:rPr>
          </w:pPr>
          <w:hyperlink w:anchor="_Toc708370270">
            <w:r w:rsidRPr="4D930878">
              <w:rPr>
                <w:rStyle w:val="Hyperlink"/>
              </w:rPr>
              <w:t>I.</w:t>
            </w:r>
            <w:r w:rsidR="4FA5C57A">
              <w:tab/>
            </w:r>
            <w:r w:rsidRPr="4D930878">
              <w:rPr>
                <w:rStyle w:val="Hyperlink"/>
              </w:rPr>
              <w:t>Introduction</w:t>
            </w:r>
            <w:r w:rsidR="4FA5C57A">
              <w:tab/>
            </w:r>
            <w:r w:rsidR="4FA5C57A">
              <w:fldChar w:fldCharType="begin"/>
            </w:r>
            <w:r w:rsidR="4FA5C57A">
              <w:instrText>PAGEREF _Toc708370270 \h</w:instrText>
            </w:r>
            <w:r w:rsidR="4FA5C57A">
              <w:fldChar w:fldCharType="separate"/>
            </w:r>
            <w:r w:rsidRPr="4D930878">
              <w:rPr>
                <w:rStyle w:val="Hyperlink"/>
              </w:rPr>
              <w:t>6</w:t>
            </w:r>
            <w:r w:rsidR="4FA5C57A">
              <w:fldChar w:fldCharType="end"/>
            </w:r>
          </w:hyperlink>
        </w:p>
        <w:p w14:paraId="4991BD28" w14:textId="66D24886" w:rsidR="762C3DCA" w:rsidRDefault="4D930878" w:rsidP="7A6A7B98">
          <w:pPr>
            <w:pStyle w:val="TOC2"/>
            <w:tabs>
              <w:tab w:val="left" w:pos="660"/>
              <w:tab w:val="right" w:leader="dot" w:pos="9360"/>
            </w:tabs>
            <w:rPr>
              <w:rStyle w:val="Hyperlink"/>
            </w:rPr>
          </w:pPr>
          <w:hyperlink w:anchor="_Toc1808022818">
            <w:r w:rsidRPr="4D930878">
              <w:rPr>
                <w:rStyle w:val="Hyperlink"/>
              </w:rPr>
              <w:t>1.1</w:t>
            </w:r>
            <w:r w:rsidR="4FA5C57A">
              <w:tab/>
            </w:r>
            <w:r w:rsidRPr="4D930878">
              <w:rPr>
                <w:rStyle w:val="Hyperlink"/>
              </w:rPr>
              <w:t>Project Context</w:t>
            </w:r>
            <w:r w:rsidR="4FA5C57A">
              <w:tab/>
            </w:r>
            <w:r w:rsidR="4FA5C57A">
              <w:fldChar w:fldCharType="begin"/>
            </w:r>
            <w:r w:rsidR="4FA5C57A">
              <w:instrText>PAGEREF _Toc1808022818 \h</w:instrText>
            </w:r>
            <w:r w:rsidR="4FA5C57A">
              <w:fldChar w:fldCharType="separate"/>
            </w:r>
            <w:r w:rsidRPr="4D930878">
              <w:rPr>
                <w:rStyle w:val="Hyperlink"/>
              </w:rPr>
              <w:t>7</w:t>
            </w:r>
            <w:r w:rsidR="4FA5C57A">
              <w:fldChar w:fldCharType="end"/>
            </w:r>
          </w:hyperlink>
        </w:p>
        <w:p w14:paraId="44845787" w14:textId="37DEB64B" w:rsidR="762C3DCA" w:rsidRDefault="4D930878" w:rsidP="7A6A7B98">
          <w:pPr>
            <w:pStyle w:val="TOC2"/>
            <w:tabs>
              <w:tab w:val="left" w:pos="660"/>
              <w:tab w:val="right" w:leader="dot" w:pos="9360"/>
            </w:tabs>
            <w:rPr>
              <w:rStyle w:val="Hyperlink"/>
            </w:rPr>
          </w:pPr>
          <w:hyperlink w:anchor="_Toc1966408486">
            <w:r w:rsidRPr="4D930878">
              <w:rPr>
                <w:rStyle w:val="Hyperlink"/>
              </w:rPr>
              <w:t>1.2</w:t>
            </w:r>
            <w:r w:rsidR="4FA5C57A">
              <w:tab/>
            </w:r>
            <w:r w:rsidRPr="4D930878">
              <w:rPr>
                <w:rStyle w:val="Hyperlink"/>
              </w:rPr>
              <w:t>Statement of the Problem</w:t>
            </w:r>
            <w:r w:rsidR="4FA5C57A">
              <w:tab/>
            </w:r>
            <w:r w:rsidR="4FA5C57A">
              <w:fldChar w:fldCharType="begin"/>
            </w:r>
            <w:r w:rsidR="4FA5C57A">
              <w:instrText>PAGEREF _Toc1966408486 \h</w:instrText>
            </w:r>
            <w:r w:rsidR="4FA5C57A">
              <w:fldChar w:fldCharType="separate"/>
            </w:r>
            <w:r w:rsidRPr="4D930878">
              <w:rPr>
                <w:rStyle w:val="Hyperlink"/>
              </w:rPr>
              <w:t>7</w:t>
            </w:r>
            <w:r w:rsidR="4FA5C57A">
              <w:fldChar w:fldCharType="end"/>
            </w:r>
          </w:hyperlink>
        </w:p>
        <w:p w14:paraId="450ACA53" w14:textId="27CD6FF0" w:rsidR="762C3DCA" w:rsidRDefault="4D930878" w:rsidP="7A6A7B98">
          <w:pPr>
            <w:pStyle w:val="TOC2"/>
            <w:tabs>
              <w:tab w:val="left" w:pos="660"/>
              <w:tab w:val="right" w:leader="dot" w:pos="9360"/>
            </w:tabs>
            <w:rPr>
              <w:rStyle w:val="Hyperlink"/>
            </w:rPr>
          </w:pPr>
          <w:hyperlink w:anchor="_Toc847093653">
            <w:r w:rsidRPr="4D930878">
              <w:rPr>
                <w:rStyle w:val="Hyperlink"/>
              </w:rPr>
              <w:t>1.3</w:t>
            </w:r>
            <w:r w:rsidR="4FA5C57A">
              <w:tab/>
            </w:r>
            <w:r w:rsidRPr="4D930878">
              <w:rPr>
                <w:rStyle w:val="Hyperlink"/>
              </w:rPr>
              <w:t>Objectives</w:t>
            </w:r>
            <w:r w:rsidR="4FA5C57A">
              <w:tab/>
            </w:r>
            <w:r w:rsidR="4FA5C57A">
              <w:fldChar w:fldCharType="begin"/>
            </w:r>
            <w:r w:rsidR="4FA5C57A">
              <w:instrText>PAGEREF _Toc847093653 \h</w:instrText>
            </w:r>
            <w:r w:rsidR="4FA5C57A">
              <w:fldChar w:fldCharType="separate"/>
            </w:r>
            <w:r w:rsidRPr="4D930878">
              <w:rPr>
                <w:rStyle w:val="Hyperlink"/>
              </w:rPr>
              <w:t>9</w:t>
            </w:r>
            <w:r w:rsidR="4FA5C57A">
              <w:fldChar w:fldCharType="end"/>
            </w:r>
          </w:hyperlink>
        </w:p>
        <w:p w14:paraId="208B73AC" w14:textId="4C222E27" w:rsidR="762C3DCA" w:rsidRDefault="4D930878" w:rsidP="4D930878">
          <w:pPr>
            <w:pStyle w:val="TOC2"/>
            <w:tabs>
              <w:tab w:val="left" w:pos="660"/>
              <w:tab w:val="right" w:leader="dot" w:pos="9360"/>
            </w:tabs>
            <w:rPr>
              <w:rStyle w:val="Hyperlink"/>
            </w:rPr>
          </w:pPr>
          <w:hyperlink w:anchor="_Toc1824466421">
            <w:r w:rsidRPr="4D930878">
              <w:rPr>
                <w:rStyle w:val="Hyperlink"/>
              </w:rPr>
              <w:t>1.4</w:t>
            </w:r>
            <w:r w:rsidR="4FA5C57A">
              <w:tab/>
            </w:r>
            <w:r w:rsidRPr="4D930878">
              <w:rPr>
                <w:rStyle w:val="Hyperlink"/>
              </w:rPr>
              <w:t>Significance of the Project</w:t>
            </w:r>
            <w:r w:rsidR="4FA5C57A">
              <w:tab/>
            </w:r>
            <w:r w:rsidR="4FA5C57A">
              <w:fldChar w:fldCharType="begin"/>
            </w:r>
            <w:r w:rsidR="4FA5C57A">
              <w:instrText>PAGEREF _Toc1824466421 \h</w:instrText>
            </w:r>
            <w:r w:rsidR="4FA5C57A">
              <w:fldChar w:fldCharType="separate"/>
            </w:r>
            <w:r w:rsidRPr="4D930878">
              <w:rPr>
                <w:rStyle w:val="Hyperlink"/>
              </w:rPr>
              <w:t>10</w:t>
            </w:r>
            <w:r w:rsidR="4FA5C57A">
              <w:fldChar w:fldCharType="end"/>
            </w:r>
          </w:hyperlink>
        </w:p>
        <w:p w14:paraId="2E884695" w14:textId="6328FD0F" w:rsidR="762C3DCA" w:rsidRDefault="4D930878" w:rsidP="4D930878">
          <w:pPr>
            <w:pStyle w:val="TOC2"/>
            <w:tabs>
              <w:tab w:val="left" w:pos="660"/>
              <w:tab w:val="right" w:leader="dot" w:pos="9360"/>
            </w:tabs>
            <w:rPr>
              <w:rStyle w:val="Hyperlink"/>
            </w:rPr>
          </w:pPr>
          <w:hyperlink w:anchor="_Toc876516228">
            <w:r w:rsidRPr="4D930878">
              <w:rPr>
                <w:rStyle w:val="Hyperlink"/>
              </w:rPr>
              <w:t>1.5</w:t>
            </w:r>
            <w:r w:rsidR="4FA5C57A">
              <w:tab/>
            </w:r>
            <w:r w:rsidRPr="4D930878">
              <w:rPr>
                <w:rStyle w:val="Hyperlink"/>
              </w:rPr>
              <w:t>Scope and Limitations</w:t>
            </w:r>
            <w:r w:rsidR="4FA5C57A">
              <w:tab/>
            </w:r>
            <w:r w:rsidR="4FA5C57A">
              <w:fldChar w:fldCharType="begin"/>
            </w:r>
            <w:r w:rsidR="4FA5C57A">
              <w:instrText>PAGEREF _Toc876516228 \h</w:instrText>
            </w:r>
            <w:r w:rsidR="4FA5C57A">
              <w:fldChar w:fldCharType="separate"/>
            </w:r>
            <w:r w:rsidRPr="4D930878">
              <w:rPr>
                <w:rStyle w:val="Hyperlink"/>
              </w:rPr>
              <w:t>12</w:t>
            </w:r>
            <w:r w:rsidR="4FA5C57A">
              <w:fldChar w:fldCharType="end"/>
            </w:r>
          </w:hyperlink>
        </w:p>
        <w:p w14:paraId="7F45EB48" w14:textId="0BC93176" w:rsidR="762C3DCA" w:rsidRDefault="4D930878" w:rsidP="4D930878">
          <w:pPr>
            <w:pStyle w:val="TOC1"/>
            <w:tabs>
              <w:tab w:val="left" w:pos="435"/>
              <w:tab w:val="right" w:leader="dot" w:pos="9360"/>
            </w:tabs>
            <w:rPr>
              <w:rStyle w:val="Hyperlink"/>
            </w:rPr>
          </w:pPr>
          <w:hyperlink w:anchor="_Toc1286056377">
            <w:r w:rsidRPr="4D930878">
              <w:rPr>
                <w:rStyle w:val="Hyperlink"/>
              </w:rPr>
              <w:t>II.</w:t>
            </w:r>
            <w:r w:rsidR="4FA5C57A">
              <w:tab/>
            </w:r>
            <w:r w:rsidRPr="4D930878">
              <w:rPr>
                <w:rStyle w:val="Hyperlink"/>
              </w:rPr>
              <w:t>Review of Related Literature / Systems</w:t>
            </w:r>
            <w:r w:rsidR="4FA5C57A">
              <w:tab/>
            </w:r>
            <w:r w:rsidR="4FA5C57A">
              <w:fldChar w:fldCharType="begin"/>
            </w:r>
            <w:r w:rsidR="4FA5C57A">
              <w:instrText>PAGEREF _Toc1286056377 \h</w:instrText>
            </w:r>
            <w:r w:rsidR="4FA5C57A">
              <w:fldChar w:fldCharType="separate"/>
            </w:r>
            <w:r w:rsidRPr="4D930878">
              <w:rPr>
                <w:rStyle w:val="Hyperlink"/>
              </w:rPr>
              <w:t>13</w:t>
            </w:r>
            <w:r w:rsidR="4FA5C57A">
              <w:fldChar w:fldCharType="end"/>
            </w:r>
          </w:hyperlink>
        </w:p>
        <w:p w14:paraId="219FA02D" w14:textId="4E7BDB26" w:rsidR="762C3DCA" w:rsidRDefault="4D930878" w:rsidP="762C3DCA">
          <w:pPr>
            <w:pStyle w:val="TOC1"/>
            <w:tabs>
              <w:tab w:val="right" w:leader="dot" w:pos="9360"/>
            </w:tabs>
            <w:rPr>
              <w:rStyle w:val="Hyperlink"/>
            </w:rPr>
          </w:pPr>
          <w:hyperlink w:anchor="_Toc557243901">
            <w:r w:rsidRPr="4D930878">
              <w:rPr>
                <w:rStyle w:val="Hyperlink"/>
              </w:rPr>
              <w:t>2.2.3 Implementation of Barcode on Warehouse Management Systems for efficiency</w:t>
            </w:r>
            <w:r w:rsidR="4FA5C57A">
              <w:tab/>
            </w:r>
            <w:r w:rsidR="4FA5C57A">
              <w:fldChar w:fldCharType="begin"/>
            </w:r>
            <w:r w:rsidR="4FA5C57A">
              <w:instrText>PAGEREF _Toc557243901 \h</w:instrText>
            </w:r>
            <w:r w:rsidR="4FA5C57A">
              <w:fldChar w:fldCharType="separate"/>
            </w:r>
            <w:r w:rsidRPr="4D930878">
              <w:rPr>
                <w:rStyle w:val="Hyperlink"/>
              </w:rPr>
              <w:t>18</w:t>
            </w:r>
            <w:r w:rsidR="4FA5C57A">
              <w:fldChar w:fldCharType="end"/>
            </w:r>
          </w:hyperlink>
        </w:p>
        <w:p w14:paraId="726F95AB" w14:textId="07E72B9A" w:rsidR="762C3DCA" w:rsidRDefault="4D930878" w:rsidP="4D930878">
          <w:pPr>
            <w:pStyle w:val="TOC1"/>
            <w:tabs>
              <w:tab w:val="right" w:leader="dot" w:pos="9360"/>
            </w:tabs>
            <w:rPr>
              <w:rStyle w:val="Hyperlink"/>
            </w:rPr>
          </w:pPr>
          <w:hyperlink w:anchor="_Toc1524970455">
            <w:r w:rsidRPr="4D930878">
              <w:rPr>
                <w:rStyle w:val="Hyperlink"/>
              </w:rPr>
              <w:t>2.2.4 Optimizing SCM with Python</w:t>
            </w:r>
            <w:r w:rsidR="4FA5C57A">
              <w:tab/>
            </w:r>
            <w:r w:rsidR="4FA5C57A">
              <w:fldChar w:fldCharType="begin"/>
            </w:r>
            <w:r w:rsidR="4FA5C57A">
              <w:instrText>PAGEREF _Toc1524970455 \h</w:instrText>
            </w:r>
            <w:r w:rsidR="4FA5C57A">
              <w:fldChar w:fldCharType="separate"/>
            </w:r>
            <w:r w:rsidRPr="4D930878">
              <w:rPr>
                <w:rStyle w:val="Hyperlink"/>
              </w:rPr>
              <w:t>19</w:t>
            </w:r>
            <w:r w:rsidR="4FA5C57A">
              <w:fldChar w:fldCharType="end"/>
            </w:r>
          </w:hyperlink>
        </w:p>
        <w:p w14:paraId="37F24F0B" w14:textId="0405CDD9" w:rsidR="762C3DCA" w:rsidRDefault="4D930878" w:rsidP="4D930878">
          <w:pPr>
            <w:pStyle w:val="TOC1"/>
            <w:tabs>
              <w:tab w:val="right" w:leader="dot" w:pos="9360"/>
            </w:tabs>
            <w:rPr>
              <w:rStyle w:val="Hyperlink"/>
            </w:rPr>
          </w:pPr>
          <w:hyperlink w:anchor="_Toc1969812089">
            <w:r w:rsidRPr="4D930878">
              <w:rPr>
                <w:rStyle w:val="Hyperlink"/>
              </w:rPr>
              <w:t>2.2.5 Role of AI in Inventory Management</w:t>
            </w:r>
            <w:r w:rsidR="4FA5C57A">
              <w:tab/>
            </w:r>
            <w:r w:rsidR="4FA5C57A">
              <w:fldChar w:fldCharType="begin"/>
            </w:r>
            <w:r w:rsidR="4FA5C57A">
              <w:instrText>PAGEREF _Toc1969812089 \h</w:instrText>
            </w:r>
            <w:r w:rsidR="4FA5C57A">
              <w:fldChar w:fldCharType="separate"/>
            </w:r>
            <w:r w:rsidRPr="4D930878">
              <w:rPr>
                <w:rStyle w:val="Hyperlink"/>
              </w:rPr>
              <w:t>20</w:t>
            </w:r>
            <w:r w:rsidR="4FA5C57A">
              <w:fldChar w:fldCharType="end"/>
            </w:r>
          </w:hyperlink>
        </w:p>
        <w:p w14:paraId="40E84C6B" w14:textId="262EB0A2" w:rsidR="762C3DCA" w:rsidRDefault="4D930878" w:rsidP="4D930878">
          <w:pPr>
            <w:pStyle w:val="TOC1"/>
            <w:tabs>
              <w:tab w:val="left" w:pos="435"/>
              <w:tab w:val="right" w:leader="dot" w:pos="9360"/>
            </w:tabs>
            <w:rPr>
              <w:rStyle w:val="Hyperlink"/>
            </w:rPr>
          </w:pPr>
          <w:hyperlink w:anchor="_Toc1093225500">
            <w:r w:rsidRPr="4D930878">
              <w:rPr>
                <w:rStyle w:val="Hyperlink"/>
              </w:rPr>
              <w:t>III.</w:t>
            </w:r>
            <w:r w:rsidR="4FA5C57A">
              <w:tab/>
            </w:r>
            <w:r w:rsidRPr="4D930878">
              <w:rPr>
                <w:rStyle w:val="Hyperlink"/>
              </w:rPr>
              <w:t>Current Systems</w:t>
            </w:r>
            <w:r w:rsidR="4FA5C57A">
              <w:tab/>
            </w:r>
            <w:r w:rsidR="4FA5C57A">
              <w:fldChar w:fldCharType="begin"/>
            </w:r>
            <w:r w:rsidR="4FA5C57A">
              <w:instrText>PAGEREF _Toc1093225500 \h</w:instrText>
            </w:r>
            <w:r w:rsidR="4FA5C57A">
              <w:fldChar w:fldCharType="separate"/>
            </w:r>
            <w:r w:rsidRPr="4D930878">
              <w:rPr>
                <w:rStyle w:val="Hyperlink"/>
              </w:rPr>
              <w:t>23</w:t>
            </w:r>
            <w:r w:rsidR="4FA5C57A">
              <w:fldChar w:fldCharType="end"/>
            </w:r>
          </w:hyperlink>
        </w:p>
        <w:p w14:paraId="56EA556E" w14:textId="07F4E6A0" w:rsidR="762C3DCA" w:rsidRDefault="4D930878" w:rsidP="7A6A7B98">
          <w:pPr>
            <w:pStyle w:val="TOC2"/>
            <w:tabs>
              <w:tab w:val="right" w:leader="dot" w:pos="9360"/>
            </w:tabs>
            <w:rPr>
              <w:rStyle w:val="Hyperlink"/>
            </w:rPr>
          </w:pPr>
          <w:hyperlink w:anchor="_Toc1449900385">
            <w:r w:rsidRPr="4D930878">
              <w:rPr>
                <w:rStyle w:val="Hyperlink"/>
              </w:rPr>
              <w:t>3.1 Current System</w:t>
            </w:r>
            <w:r w:rsidR="4FA5C57A">
              <w:tab/>
            </w:r>
            <w:r w:rsidR="4FA5C57A">
              <w:fldChar w:fldCharType="begin"/>
            </w:r>
            <w:r w:rsidR="4FA5C57A">
              <w:instrText>PAGEREF _Toc1449900385 \h</w:instrText>
            </w:r>
            <w:r w:rsidR="4FA5C57A">
              <w:fldChar w:fldCharType="separate"/>
            </w:r>
            <w:r w:rsidRPr="4D930878">
              <w:rPr>
                <w:rStyle w:val="Hyperlink"/>
              </w:rPr>
              <w:t>24</w:t>
            </w:r>
            <w:r w:rsidR="4FA5C57A">
              <w:fldChar w:fldCharType="end"/>
            </w:r>
          </w:hyperlink>
        </w:p>
        <w:p w14:paraId="227668F1" w14:textId="3AE61728" w:rsidR="762C3DCA" w:rsidRDefault="4D930878" w:rsidP="7A6A7B98">
          <w:pPr>
            <w:pStyle w:val="TOC2"/>
            <w:tabs>
              <w:tab w:val="right" w:leader="dot" w:pos="9360"/>
            </w:tabs>
            <w:rPr>
              <w:rStyle w:val="Hyperlink"/>
            </w:rPr>
          </w:pPr>
          <w:hyperlink w:anchor="_Toc1461635748">
            <w:r w:rsidRPr="4D930878">
              <w:rPr>
                <w:rStyle w:val="Hyperlink"/>
              </w:rPr>
              <w:t>3.2Technical Background</w:t>
            </w:r>
            <w:r w:rsidR="4FA5C57A">
              <w:tab/>
            </w:r>
            <w:r w:rsidR="4FA5C57A">
              <w:fldChar w:fldCharType="begin"/>
            </w:r>
            <w:r w:rsidR="4FA5C57A">
              <w:instrText>PAGEREF _Toc1461635748 \h</w:instrText>
            </w:r>
            <w:r w:rsidR="4FA5C57A">
              <w:fldChar w:fldCharType="separate"/>
            </w:r>
            <w:r w:rsidRPr="4D930878">
              <w:rPr>
                <w:rStyle w:val="Hyperlink"/>
              </w:rPr>
              <w:t>24</w:t>
            </w:r>
            <w:r w:rsidR="4FA5C57A">
              <w:fldChar w:fldCharType="end"/>
            </w:r>
          </w:hyperlink>
        </w:p>
        <w:p w14:paraId="3A2FCEFC" w14:textId="7A8C7656" w:rsidR="762C3DCA" w:rsidRDefault="4D930878" w:rsidP="7A6A7B98">
          <w:pPr>
            <w:pStyle w:val="TOC2"/>
            <w:tabs>
              <w:tab w:val="right" w:leader="dot" w:pos="9360"/>
            </w:tabs>
            <w:rPr>
              <w:rStyle w:val="Hyperlink"/>
            </w:rPr>
          </w:pPr>
          <w:hyperlink w:anchor="_Toc1744663653">
            <w:r w:rsidRPr="4D930878">
              <w:rPr>
                <w:rStyle w:val="Hyperlink"/>
              </w:rPr>
              <w:t>3.3 List of Processes</w:t>
            </w:r>
            <w:r w:rsidR="4FA5C57A">
              <w:tab/>
            </w:r>
            <w:r w:rsidR="4FA5C57A">
              <w:fldChar w:fldCharType="begin"/>
            </w:r>
            <w:r w:rsidR="4FA5C57A">
              <w:instrText>PAGEREF _Toc1744663653 \h</w:instrText>
            </w:r>
            <w:r w:rsidR="4FA5C57A">
              <w:fldChar w:fldCharType="separate"/>
            </w:r>
            <w:r w:rsidRPr="4D930878">
              <w:rPr>
                <w:rStyle w:val="Hyperlink"/>
              </w:rPr>
              <w:t>24</w:t>
            </w:r>
            <w:r w:rsidR="4FA5C57A">
              <w:fldChar w:fldCharType="end"/>
            </w:r>
          </w:hyperlink>
        </w:p>
        <w:p w14:paraId="0AD01B4A" w14:textId="37DF38DF" w:rsidR="762C3DCA" w:rsidRDefault="4D930878" w:rsidP="7A6A7B98">
          <w:pPr>
            <w:pStyle w:val="TOC2"/>
            <w:tabs>
              <w:tab w:val="right" w:leader="dot" w:pos="9360"/>
            </w:tabs>
            <w:rPr>
              <w:rStyle w:val="Hyperlink"/>
            </w:rPr>
          </w:pPr>
          <w:hyperlink w:anchor="_Toc828279726">
            <w:r w:rsidRPr="4D930878">
              <w:rPr>
                <w:rStyle w:val="Hyperlink"/>
              </w:rPr>
              <w:t>3.4 Gap Analysis</w:t>
            </w:r>
            <w:r w:rsidR="4FA5C57A">
              <w:tab/>
            </w:r>
            <w:r w:rsidR="4FA5C57A">
              <w:fldChar w:fldCharType="begin"/>
            </w:r>
            <w:r w:rsidR="4FA5C57A">
              <w:instrText>PAGEREF _Toc828279726 \h</w:instrText>
            </w:r>
            <w:r w:rsidR="4FA5C57A">
              <w:fldChar w:fldCharType="separate"/>
            </w:r>
            <w:r w:rsidRPr="4D930878">
              <w:rPr>
                <w:rStyle w:val="Hyperlink"/>
              </w:rPr>
              <w:t>26</w:t>
            </w:r>
            <w:r w:rsidR="4FA5C57A">
              <w:fldChar w:fldCharType="end"/>
            </w:r>
          </w:hyperlink>
        </w:p>
        <w:p w14:paraId="4CF1FAEE" w14:textId="2EA000EA" w:rsidR="762C3DCA" w:rsidRDefault="4D930878" w:rsidP="4D930878">
          <w:pPr>
            <w:pStyle w:val="TOC2"/>
            <w:tabs>
              <w:tab w:val="right" w:leader="dot" w:pos="9360"/>
            </w:tabs>
            <w:rPr>
              <w:rStyle w:val="Hyperlink"/>
            </w:rPr>
          </w:pPr>
          <w:hyperlink w:anchor="_Toc822212355">
            <w:r w:rsidRPr="4D930878">
              <w:rPr>
                <w:rStyle w:val="Hyperlink"/>
              </w:rPr>
              <w:t>3.5 SWOT ANALYSIS</w:t>
            </w:r>
            <w:r w:rsidR="4FA5C57A">
              <w:tab/>
            </w:r>
            <w:r w:rsidR="4FA5C57A">
              <w:fldChar w:fldCharType="begin"/>
            </w:r>
            <w:r w:rsidR="4FA5C57A">
              <w:instrText>PAGEREF _Toc822212355 \h</w:instrText>
            </w:r>
            <w:r w:rsidR="4FA5C57A">
              <w:fldChar w:fldCharType="separate"/>
            </w:r>
            <w:r w:rsidRPr="4D930878">
              <w:rPr>
                <w:rStyle w:val="Hyperlink"/>
              </w:rPr>
              <w:t>26</w:t>
            </w:r>
            <w:r w:rsidR="4FA5C57A">
              <w:fldChar w:fldCharType="end"/>
            </w:r>
          </w:hyperlink>
        </w:p>
        <w:p w14:paraId="4D4D4C88" w14:textId="5D5CFF4A" w:rsidR="762C3DCA" w:rsidRDefault="4D930878" w:rsidP="7A6A7B98">
          <w:pPr>
            <w:pStyle w:val="TOC2"/>
            <w:tabs>
              <w:tab w:val="right" w:leader="dot" w:pos="9360"/>
            </w:tabs>
            <w:rPr>
              <w:rStyle w:val="Hyperlink"/>
            </w:rPr>
          </w:pPr>
          <w:hyperlink w:anchor="_Toc573623311">
            <w:r w:rsidRPr="4D930878">
              <w:rPr>
                <w:rStyle w:val="Hyperlink"/>
              </w:rPr>
              <w:t>3.6 FISH BONE DIAGRAM</w:t>
            </w:r>
            <w:r w:rsidR="4FA5C57A">
              <w:tab/>
            </w:r>
            <w:r w:rsidR="4FA5C57A">
              <w:fldChar w:fldCharType="begin"/>
            </w:r>
            <w:r w:rsidR="4FA5C57A">
              <w:instrText>PAGEREF _Toc573623311 \h</w:instrText>
            </w:r>
            <w:r w:rsidR="4FA5C57A">
              <w:fldChar w:fldCharType="separate"/>
            </w:r>
            <w:r w:rsidRPr="4D930878">
              <w:rPr>
                <w:rStyle w:val="Hyperlink"/>
              </w:rPr>
              <w:t>26</w:t>
            </w:r>
            <w:r w:rsidR="4FA5C57A">
              <w:fldChar w:fldCharType="end"/>
            </w:r>
          </w:hyperlink>
        </w:p>
        <w:p w14:paraId="7DE47FC9" w14:textId="3047B5F9" w:rsidR="762C3DCA" w:rsidRDefault="4D930878" w:rsidP="4D930878">
          <w:pPr>
            <w:pStyle w:val="TOC1"/>
            <w:tabs>
              <w:tab w:val="left" w:pos="435"/>
              <w:tab w:val="right" w:leader="dot" w:pos="9360"/>
            </w:tabs>
            <w:rPr>
              <w:rStyle w:val="Hyperlink"/>
            </w:rPr>
          </w:pPr>
          <w:hyperlink w:anchor="_Toc1870074751">
            <w:r w:rsidRPr="4D930878">
              <w:rPr>
                <w:rStyle w:val="Hyperlink"/>
              </w:rPr>
              <w:t>IV.</w:t>
            </w:r>
            <w:r w:rsidR="4FA5C57A">
              <w:tab/>
            </w:r>
            <w:r w:rsidRPr="4D930878">
              <w:rPr>
                <w:rStyle w:val="Hyperlink"/>
              </w:rPr>
              <w:t>Proposed Solution</w:t>
            </w:r>
            <w:r w:rsidR="4FA5C57A">
              <w:tab/>
            </w:r>
            <w:r w:rsidR="4FA5C57A">
              <w:fldChar w:fldCharType="begin"/>
            </w:r>
            <w:r w:rsidR="4FA5C57A">
              <w:instrText>PAGEREF _Toc1870074751 \h</w:instrText>
            </w:r>
            <w:r w:rsidR="4FA5C57A">
              <w:fldChar w:fldCharType="separate"/>
            </w:r>
            <w:r w:rsidRPr="4D930878">
              <w:rPr>
                <w:rStyle w:val="Hyperlink"/>
              </w:rPr>
              <w:t>27</w:t>
            </w:r>
            <w:r w:rsidR="4FA5C57A">
              <w:fldChar w:fldCharType="end"/>
            </w:r>
          </w:hyperlink>
        </w:p>
        <w:p w14:paraId="76A995F6" w14:textId="7E97FE8D" w:rsidR="762C3DCA" w:rsidRDefault="4D930878" w:rsidP="7A6A7B98">
          <w:pPr>
            <w:pStyle w:val="TOC2"/>
            <w:tabs>
              <w:tab w:val="right" w:leader="dot" w:pos="9360"/>
            </w:tabs>
            <w:rPr>
              <w:rStyle w:val="Hyperlink"/>
            </w:rPr>
          </w:pPr>
          <w:hyperlink w:anchor="_Toc1497067758">
            <w:r w:rsidRPr="4D930878">
              <w:rPr>
                <w:rStyle w:val="Hyperlink"/>
              </w:rPr>
              <w:t>4.2 Lean Canvas</w:t>
            </w:r>
            <w:r w:rsidR="4FA5C57A">
              <w:tab/>
            </w:r>
            <w:r w:rsidR="4FA5C57A">
              <w:fldChar w:fldCharType="begin"/>
            </w:r>
            <w:r w:rsidR="4FA5C57A">
              <w:instrText>PAGEREF _Toc1497067758 \h</w:instrText>
            </w:r>
            <w:r w:rsidR="4FA5C57A">
              <w:fldChar w:fldCharType="separate"/>
            </w:r>
            <w:r w:rsidRPr="4D930878">
              <w:rPr>
                <w:rStyle w:val="Hyperlink"/>
              </w:rPr>
              <w:t>27</w:t>
            </w:r>
            <w:r w:rsidR="4FA5C57A">
              <w:fldChar w:fldCharType="end"/>
            </w:r>
          </w:hyperlink>
        </w:p>
        <w:p w14:paraId="7C3250CC" w14:textId="2CB763FA" w:rsidR="762C3DCA" w:rsidRDefault="4D930878" w:rsidP="7A6A7B98">
          <w:pPr>
            <w:pStyle w:val="TOC2"/>
            <w:tabs>
              <w:tab w:val="right" w:leader="dot" w:pos="9360"/>
            </w:tabs>
            <w:rPr>
              <w:rStyle w:val="Hyperlink"/>
            </w:rPr>
          </w:pPr>
          <w:hyperlink w:anchor="_Toc737135890">
            <w:r w:rsidRPr="4D930878">
              <w:rPr>
                <w:rStyle w:val="Hyperlink"/>
              </w:rPr>
              <w:t>4.3 Product Vision</w:t>
            </w:r>
            <w:r w:rsidR="4FA5C57A">
              <w:tab/>
            </w:r>
            <w:r w:rsidR="4FA5C57A">
              <w:fldChar w:fldCharType="begin"/>
            </w:r>
            <w:r w:rsidR="4FA5C57A">
              <w:instrText>PAGEREF _Toc737135890 \h</w:instrText>
            </w:r>
            <w:r w:rsidR="4FA5C57A">
              <w:fldChar w:fldCharType="separate"/>
            </w:r>
            <w:r w:rsidRPr="4D930878">
              <w:rPr>
                <w:rStyle w:val="Hyperlink"/>
              </w:rPr>
              <w:t>30</w:t>
            </w:r>
            <w:r w:rsidR="4FA5C57A">
              <w:fldChar w:fldCharType="end"/>
            </w:r>
          </w:hyperlink>
        </w:p>
        <w:p w14:paraId="31441101" w14:textId="16467A34" w:rsidR="762C3DCA" w:rsidRDefault="4D930878" w:rsidP="4D930878">
          <w:pPr>
            <w:pStyle w:val="TOC2"/>
            <w:tabs>
              <w:tab w:val="right" w:leader="dot" w:pos="9360"/>
            </w:tabs>
            <w:rPr>
              <w:rStyle w:val="Hyperlink"/>
            </w:rPr>
          </w:pPr>
          <w:hyperlink w:anchor="_Toc2147025625">
            <w:r w:rsidRPr="4D930878">
              <w:rPr>
                <w:rStyle w:val="Hyperlink"/>
              </w:rPr>
              <w:t>4.4 Technology Specifications</w:t>
            </w:r>
            <w:r w:rsidR="4FA5C57A">
              <w:tab/>
            </w:r>
            <w:r w:rsidR="4FA5C57A">
              <w:fldChar w:fldCharType="begin"/>
            </w:r>
            <w:r w:rsidR="4FA5C57A">
              <w:instrText>PAGEREF _Toc2147025625 \h</w:instrText>
            </w:r>
            <w:r w:rsidR="4FA5C57A">
              <w:fldChar w:fldCharType="separate"/>
            </w:r>
            <w:r w:rsidRPr="4D930878">
              <w:rPr>
                <w:rStyle w:val="Hyperlink"/>
              </w:rPr>
              <w:t>31</w:t>
            </w:r>
            <w:r w:rsidR="4FA5C57A">
              <w:fldChar w:fldCharType="end"/>
            </w:r>
          </w:hyperlink>
        </w:p>
        <w:p w14:paraId="432FC8D1" w14:textId="195E6A46" w:rsidR="762C3DCA" w:rsidRDefault="4D930878" w:rsidP="4D930878">
          <w:pPr>
            <w:pStyle w:val="TOC2"/>
            <w:tabs>
              <w:tab w:val="right" w:leader="dot" w:pos="9360"/>
            </w:tabs>
            <w:rPr>
              <w:rStyle w:val="Hyperlink"/>
            </w:rPr>
          </w:pPr>
          <w:hyperlink w:anchor="_Toc1085691337">
            <w:r w:rsidRPr="4D930878">
              <w:rPr>
                <w:rStyle w:val="Hyperlink"/>
              </w:rPr>
              <w:t>4.5 Feasibility</w:t>
            </w:r>
            <w:r w:rsidR="4FA5C57A">
              <w:tab/>
            </w:r>
            <w:r w:rsidR="4FA5C57A">
              <w:fldChar w:fldCharType="begin"/>
            </w:r>
            <w:r w:rsidR="4FA5C57A">
              <w:instrText>PAGEREF _Toc1085691337 \h</w:instrText>
            </w:r>
            <w:r w:rsidR="4FA5C57A">
              <w:fldChar w:fldCharType="separate"/>
            </w:r>
            <w:r w:rsidRPr="4D930878">
              <w:rPr>
                <w:rStyle w:val="Hyperlink"/>
              </w:rPr>
              <w:t>33</w:t>
            </w:r>
            <w:r w:rsidR="4FA5C57A">
              <w:fldChar w:fldCharType="end"/>
            </w:r>
          </w:hyperlink>
        </w:p>
        <w:p w14:paraId="5EACD8AA" w14:textId="07E38B9A" w:rsidR="762C3DCA" w:rsidRDefault="4D930878" w:rsidP="4D930878">
          <w:pPr>
            <w:pStyle w:val="TOC1"/>
            <w:tabs>
              <w:tab w:val="left" w:pos="435"/>
              <w:tab w:val="right" w:leader="dot" w:pos="9360"/>
            </w:tabs>
            <w:rPr>
              <w:rStyle w:val="Hyperlink"/>
            </w:rPr>
          </w:pPr>
          <w:hyperlink w:anchor="_Toc181881734">
            <w:r w:rsidRPr="4D930878">
              <w:rPr>
                <w:rStyle w:val="Hyperlink"/>
              </w:rPr>
              <w:t>V.</w:t>
            </w:r>
            <w:r w:rsidR="4FA5C57A">
              <w:tab/>
            </w:r>
            <w:r w:rsidRPr="4D930878">
              <w:rPr>
                <w:rStyle w:val="Hyperlink"/>
              </w:rPr>
              <w:t>Requirements Analysis</w:t>
            </w:r>
            <w:r w:rsidR="4FA5C57A">
              <w:tab/>
            </w:r>
            <w:r w:rsidR="4FA5C57A">
              <w:fldChar w:fldCharType="begin"/>
            </w:r>
            <w:r w:rsidR="4FA5C57A">
              <w:instrText>PAGEREF _Toc181881734 \h</w:instrText>
            </w:r>
            <w:r w:rsidR="4FA5C57A">
              <w:fldChar w:fldCharType="separate"/>
            </w:r>
            <w:r w:rsidRPr="4D930878">
              <w:rPr>
                <w:rStyle w:val="Hyperlink"/>
              </w:rPr>
              <w:t>34</w:t>
            </w:r>
            <w:r w:rsidR="4FA5C57A">
              <w:fldChar w:fldCharType="end"/>
            </w:r>
          </w:hyperlink>
        </w:p>
        <w:p w14:paraId="1D3A82BB" w14:textId="7DAF61F8" w:rsidR="762C3DCA" w:rsidRDefault="4D930878" w:rsidP="4D930878">
          <w:pPr>
            <w:pStyle w:val="TOC2"/>
            <w:tabs>
              <w:tab w:val="left" w:pos="660"/>
              <w:tab w:val="right" w:leader="dot" w:pos="9360"/>
            </w:tabs>
            <w:rPr>
              <w:rStyle w:val="Hyperlink"/>
            </w:rPr>
          </w:pPr>
          <w:hyperlink w:anchor="_Toc569938223">
            <w:r w:rsidRPr="4D930878">
              <w:rPr>
                <w:rStyle w:val="Hyperlink"/>
              </w:rPr>
              <w:t>5.1</w:t>
            </w:r>
            <w:r w:rsidR="4FA5C57A">
              <w:tab/>
            </w:r>
            <w:r w:rsidRPr="4D930878">
              <w:rPr>
                <w:rStyle w:val="Hyperlink"/>
              </w:rPr>
              <w:t>Product Backlog / User Stories</w:t>
            </w:r>
            <w:r w:rsidR="4FA5C57A">
              <w:tab/>
            </w:r>
            <w:r w:rsidR="4FA5C57A">
              <w:fldChar w:fldCharType="begin"/>
            </w:r>
            <w:r w:rsidR="4FA5C57A">
              <w:instrText>PAGEREF _Toc569938223 \h</w:instrText>
            </w:r>
            <w:r w:rsidR="4FA5C57A">
              <w:fldChar w:fldCharType="separate"/>
            </w:r>
            <w:r w:rsidRPr="4D930878">
              <w:rPr>
                <w:rStyle w:val="Hyperlink"/>
              </w:rPr>
              <w:t>34</w:t>
            </w:r>
            <w:r w:rsidR="4FA5C57A">
              <w:fldChar w:fldCharType="end"/>
            </w:r>
          </w:hyperlink>
        </w:p>
        <w:p w14:paraId="578114EF" w14:textId="5C550725" w:rsidR="762C3DCA" w:rsidRDefault="4D930878" w:rsidP="4D930878">
          <w:pPr>
            <w:pStyle w:val="TOC2"/>
            <w:tabs>
              <w:tab w:val="left" w:pos="660"/>
              <w:tab w:val="right" w:leader="dot" w:pos="9360"/>
            </w:tabs>
            <w:rPr>
              <w:rStyle w:val="Hyperlink"/>
            </w:rPr>
          </w:pPr>
          <w:hyperlink w:anchor="_Toc47810230">
            <w:r w:rsidRPr="4D930878">
              <w:rPr>
                <w:rStyle w:val="Hyperlink"/>
              </w:rPr>
              <w:t>5.2</w:t>
            </w:r>
            <w:r w:rsidR="4FA5C57A">
              <w:tab/>
            </w:r>
            <w:r w:rsidRPr="4D930878">
              <w:rPr>
                <w:rStyle w:val="Hyperlink"/>
              </w:rPr>
              <w:t>Use Case Diagram</w:t>
            </w:r>
            <w:r w:rsidR="4FA5C57A">
              <w:tab/>
            </w:r>
            <w:r w:rsidR="4FA5C57A">
              <w:fldChar w:fldCharType="begin"/>
            </w:r>
            <w:r w:rsidR="4FA5C57A">
              <w:instrText>PAGEREF _Toc47810230 \h</w:instrText>
            </w:r>
            <w:r w:rsidR="4FA5C57A">
              <w:fldChar w:fldCharType="separate"/>
            </w:r>
            <w:r w:rsidRPr="4D930878">
              <w:rPr>
                <w:rStyle w:val="Hyperlink"/>
              </w:rPr>
              <w:t>35</w:t>
            </w:r>
            <w:r w:rsidR="4FA5C57A">
              <w:fldChar w:fldCharType="end"/>
            </w:r>
          </w:hyperlink>
        </w:p>
        <w:p w14:paraId="0F63C3D0" w14:textId="42518726" w:rsidR="762C3DCA" w:rsidRDefault="4D930878" w:rsidP="71239DE3">
          <w:pPr>
            <w:pStyle w:val="TOC2"/>
            <w:tabs>
              <w:tab w:val="right" w:leader="dot" w:pos="9360"/>
            </w:tabs>
            <w:rPr>
              <w:rStyle w:val="Hyperlink"/>
            </w:rPr>
          </w:pPr>
          <w:hyperlink w:anchor="_Toc1984195209">
            <w:r w:rsidRPr="4D930878">
              <w:rPr>
                <w:rStyle w:val="Hyperlink"/>
              </w:rPr>
              <w:t>5.3 Data Flow Diagram</w:t>
            </w:r>
            <w:r w:rsidR="4FA5C57A">
              <w:tab/>
            </w:r>
            <w:r w:rsidR="4FA5C57A">
              <w:fldChar w:fldCharType="begin"/>
            </w:r>
            <w:r w:rsidR="4FA5C57A">
              <w:instrText>PAGEREF _Toc1984195209 \h</w:instrText>
            </w:r>
            <w:r w:rsidR="4FA5C57A">
              <w:fldChar w:fldCharType="separate"/>
            </w:r>
            <w:r w:rsidRPr="4D930878">
              <w:rPr>
                <w:rStyle w:val="Hyperlink"/>
              </w:rPr>
              <w:t>36</w:t>
            </w:r>
            <w:r w:rsidR="4FA5C57A">
              <w:fldChar w:fldCharType="end"/>
            </w:r>
          </w:hyperlink>
        </w:p>
        <w:p w14:paraId="7CC9A349" w14:textId="0D8F41F4" w:rsidR="762C3DCA" w:rsidRDefault="4D930878" w:rsidP="00B0FD19">
          <w:pPr>
            <w:pStyle w:val="TOC2"/>
            <w:tabs>
              <w:tab w:val="right" w:leader="dot" w:pos="9360"/>
            </w:tabs>
            <w:rPr>
              <w:rStyle w:val="Hyperlink"/>
            </w:rPr>
          </w:pPr>
          <w:hyperlink w:anchor="_Toc2094231016">
            <w:r w:rsidRPr="4D930878">
              <w:rPr>
                <w:rStyle w:val="Hyperlink"/>
              </w:rPr>
              <w:t>5.4 Fully Dressed Use Case</w:t>
            </w:r>
            <w:r w:rsidR="4FA5C57A">
              <w:tab/>
            </w:r>
            <w:r w:rsidR="4FA5C57A">
              <w:fldChar w:fldCharType="begin"/>
            </w:r>
            <w:r w:rsidR="4FA5C57A">
              <w:instrText>PAGEREF _Toc2094231016 \h</w:instrText>
            </w:r>
            <w:r w:rsidR="4FA5C57A">
              <w:fldChar w:fldCharType="separate"/>
            </w:r>
            <w:r w:rsidRPr="4D930878">
              <w:rPr>
                <w:rStyle w:val="Hyperlink"/>
              </w:rPr>
              <w:t>39</w:t>
            </w:r>
            <w:r w:rsidR="4FA5C57A">
              <w:fldChar w:fldCharType="end"/>
            </w:r>
          </w:hyperlink>
        </w:p>
        <w:p w14:paraId="1445056B" w14:textId="6C7BD759" w:rsidR="762C3DCA" w:rsidRDefault="4D930878" w:rsidP="00B0FD19">
          <w:pPr>
            <w:pStyle w:val="TOC2"/>
            <w:tabs>
              <w:tab w:val="right" w:leader="dot" w:pos="9360"/>
            </w:tabs>
            <w:rPr>
              <w:rStyle w:val="Hyperlink"/>
            </w:rPr>
          </w:pPr>
          <w:hyperlink w:anchor="_Toc1230578556">
            <w:r w:rsidRPr="4D930878">
              <w:rPr>
                <w:rStyle w:val="Hyperlink"/>
              </w:rPr>
              <w:t>5.5 Test Cases</w:t>
            </w:r>
            <w:r w:rsidR="4FA5C57A">
              <w:tab/>
            </w:r>
            <w:r w:rsidR="4FA5C57A">
              <w:fldChar w:fldCharType="begin"/>
            </w:r>
            <w:r w:rsidR="4FA5C57A">
              <w:instrText>PAGEREF _Toc1230578556 \h</w:instrText>
            </w:r>
            <w:r w:rsidR="4FA5C57A">
              <w:fldChar w:fldCharType="separate"/>
            </w:r>
            <w:r w:rsidRPr="4D930878">
              <w:rPr>
                <w:rStyle w:val="Hyperlink"/>
              </w:rPr>
              <w:t>46</w:t>
            </w:r>
            <w:r w:rsidR="4FA5C57A">
              <w:fldChar w:fldCharType="end"/>
            </w:r>
          </w:hyperlink>
        </w:p>
        <w:p w14:paraId="10F86E12" w14:textId="0BB700E0" w:rsidR="762C3DCA" w:rsidRDefault="4D930878" w:rsidP="4B36CF12">
          <w:pPr>
            <w:pStyle w:val="TOC2"/>
            <w:tabs>
              <w:tab w:val="right" w:leader="dot" w:pos="9360"/>
            </w:tabs>
            <w:rPr>
              <w:rStyle w:val="Hyperlink"/>
            </w:rPr>
          </w:pPr>
          <w:hyperlink w:anchor="_Toc949058494">
            <w:r w:rsidRPr="4D930878">
              <w:rPr>
                <w:rStyle w:val="Hyperlink"/>
              </w:rPr>
              <w:t>5.6 Activity Diagram with Swimlanes</w:t>
            </w:r>
            <w:r w:rsidR="4FA5C57A">
              <w:tab/>
            </w:r>
            <w:r w:rsidR="4FA5C57A">
              <w:fldChar w:fldCharType="begin"/>
            </w:r>
            <w:r w:rsidR="4FA5C57A">
              <w:instrText>PAGEREF _Toc949058494 \h</w:instrText>
            </w:r>
            <w:r w:rsidR="4FA5C57A">
              <w:fldChar w:fldCharType="separate"/>
            </w:r>
            <w:r w:rsidRPr="4D930878">
              <w:rPr>
                <w:rStyle w:val="Hyperlink"/>
              </w:rPr>
              <w:t>55</w:t>
            </w:r>
            <w:r w:rsidR="4FA5C57A">
              <w:fldChar w:fldCharType="end"/>
            </w:r>
          </w:hyperlink>
        </w:p>
        <w:p w14:paraId="5EC9CB83" w14:textId="55CB0BD1" w:rsidR="762C3DCA" w:rsidRDefault="4D930878" w:rsidP="1BB82ED8">
          <w:pPr>
            <w:pStyle w:val="TOC2"/>
            <w:tabs>
              <w:tab w:val="right" w:leader="dot" w:pos="9360"/>
            </w:tabs>
            <w:rPr>
              <w:rStyle w:val="Hyperlink"/>
            </w:rPr>
          </w:pPr>
          <w:hyperlink w:anchor="_Toc386702395">
            <w:r w:rsidRPr="4D930878">
              <w:rPr>
                <w:rStyle w:val="Hyperlink"/>
              </w:rPr>
              <w:t>5.8 User Classes and Characteristics</w:t>
            </w:r>
            <w:r w:rsidR="4FA5C57A">
              <w:tab/>
            </w:r>
            <w:r w:rsidR="4FA5C57A">
              <w:fldChar w:fldCharType="begin"/>
            </w:r>
            <w:r w:rsidR="4FA5C57A">
              <w:instrText>PAGEREF _Toc386702395 \h</w:instrText>
            </w:r>
            <w:r w:rsidR="4FA5C57A">
              <w:fldChar w:fldCharType="separate"/>
            </w:r>
            <w:r w:rsidRPr="4D930878">
              <w:rPr>
                <w:rStyle w:val="Hyperlink"/>
              </w:rPr>
              <w:t>60</w:t>
            </w:r>
            <w:r w:rsidR="4FA5C57A">
              <w:fldChar w:fldCharType="end"/>
            </w:r>
          </w:hyperlink>
        </w:p>
        <w:p w14:paraId="005E6F53" w14:textId="551A66F5" w:rsidR="762C3DCA" w:rsidRDefault="4D930878" w:rsidP="4D930878">
          <w:pPr>
            <w:pStyle w:val="TOC2"/>
            <w:tabs>
              <w:tab w:val="right" w:leader="dot" w:pos="9360"/>
            </w:tabs>
            <w:rPr>
              <w:rStyle w:val="Hyperlink"/>
            </w:rPr>
          </w:pPr>
          <w:hyperlink w:anchor="_Toc1296379705">
            <w:r w:rsidRPr="4D930878">
              <w:rPr>
                <w:rStyle w:val="Hyperlink"/>
              </w:rPr>
              <w:t>5.9 Prototype</w:t>
            </w:r>
            <w:r w:rsidR="4FA5C57A">
              <w:tab/>
            </w:r>
            <w:r w:rsidR="4FA5C57A">
              <w:fldChar w:fldCharType="begin"/>
            </w:r>
            <w:r w:rsidR="4FA5C57A">
              <w:instrText>PAGEREF _Toc1296379705 \h</w:instrText>
            </w:r>
            <w:r w:rsidR="4FA5C57A">
              <w:fldChar w:fldCharType="separate"/>
            </w:r>
            <w:r w:rsidRPr="4D930878">
              <w:rPr>
                <w:rStyle w:val="Hyperlink"/>
              </w:rPr>
              <w:t>61</w:t>
            </w:r>
            <w:r w:rsidR="4FA5C57A">
              <w:fldChar w:fldCharType="end"/>
            </w:r>
          </w:hyperlink>
        </w:p>
        <w:p w14:paraId="02F741B8" w14:textId="33D166FE" w:rsidR="762C3DCA" w:rsidRDefault="4D930878" w:rsidP="4D930878">
          <w:pPr>
            <w:pStyle w:val="TOC2"/>
            <w:tabs>
              <w:tab w:val="right" w:leader="dot" w:pos="9360"/>
            </w:tabs>
            <w:rPr>
              <w:rStyle w:val="Hyperlink"/>
            </w:rPr>
          </w:pPr>
          <w:hyperlink w:anchor="_Toc2083495522">
            <w:r w:rsidRPr="4D930878">
              <w:rPr>
                <w:rStyle w:val="Hyperlink"/>
              </w:rPr>
              <w:t>5.10 Release Plan</w:t>
            </w:r>
            <w:r w:rsidR="4FA5C57A">
              <w:tab/>
            </w:r>
            <w:r w:rsidR="4FA5C57A">
              <w:fldChar w:fldCharType="begin"/>
            </w:r>
            <w:r w:rsidR="4FA5C57A">
              <w:instrText>PAGEREF _Toc2083495522 \h</w:instrText>
            </w:r>
            <w:r w:rsidR="4FA5C57A">
              <w:fldChar w:fldCharType="separate"/>
            </w:r>
            <w:r w:rsidRPr="4D930878">
              <w:rPr>
                <w:rStyle w:val="Hyperlink"/>
              </w:rPr>
              <w:t>69</w:t>
            </w:r>
            <w:r w:rsidR="4FA5C57A">
              <w:fldChar w:fldCharType="end"/>
            </w:r>
          </w:hyperlink>
        </w:p>
        <w:p w14:paraId="49B02F69" w14:textId="02CA45D5" w:rsidR="762C3DCA" w:rsidRDefault="4D930878" w:rsidP="4D930878">
          <w:pPr>
            <w:pStyle w:val="TOC1"/>
            <w:tabs>
              <w:tab w:val="right" w:leader="dot" w:pos="9360"/>
            </w:tabs>
            <w:rPr>
              <w:rStyle w:val="Hyperlink"/>
            </w:rPr>
          </w:pPr>
          <w:hyperlink w:anchor="_Toc732943250">
            <w:r w:rsidRPr="4D930878">
              <w:rPr>
                <w:rStyle w:val="Hyperlink"/>
              </w:rPr>
              <w:t>References</w:t>
            </w:r>
            <w:r w:rsidR="4FA5C57A">
              <w:tab/>
            </w:r>
            <w:r w:rsidR="4FA5C57A">
              <w:fldChar w:fldCharType="begin"/>
            </w:r>
            <w:r w:rsidR="4FA5C57A">
              <w:instrText>PAGEREF _Toc732943250 \h</w:instrText>
            </w:r>
            <w:r w:rsidR="4FA5C57A">
              <w:fldChar w:fldCharType="separate"/>
            </w:r>
            <w:r w:rsidRPr="4D930878">
              <w:rPr>
                <w:rStyle w:val="Hyperlink"/>
              </w:rPr>
              <w:t>69</w:t>
            </w:r>
            <w:r w:rsidR="4FA5C57A">
              <w:fldChar w:fldCharType="end"/>
            </w:r>
          </w:hyperlink>
        </w:p>
        <w:p w14:paraId="2FC7A5FF" w14:textId="5C72E028" w:rsidR="762C3DCA" w:rsidRDefault="4D930878" w:rsidP="4D930878">
          <w:pPr>
            <w:pStyle w:val="TOC1"/>
            <w:tabs>
              <w:tab w:val="right" w:leader="dot" w:pos="9360"/>
            </w:tabs>
            <w:rPr>
              <w:rStyle w:val="Hyperlink"/>
            </w:rPr>
          </w:pPr>
          <w:hyperlink w:anchor="_Toc1104524826">
            <w:r w:rsidRPr="4D930878">
              <w:rPr>
                <w:rStyle w:val="Hyperlink"/>
              </w:rPr>
              <w:t>Appendices</w:t>
            </w:r>
            <w:r w:rsidR="4FA5C57A">
              <w:tab/>
            </w:r>
            <w:r w:rsidR="4FA5C57A">
              <w:fldChar w:fldCharType="begin"/>
            </w:r>
            <w:r w:rsidR="4FA5C57A">
              <w:instrText>PAGEREF _Toc1104524826 \h</w:instrText>
            </w:r>
            <w:r w:rsidR="4FA5C57A">
              <w:fldChar w:fldCharType="separate"/>
            </w:r>
            <w:r w:rsidRPr="4D930878">
              <w:rPr>
                <w:rStyle w:val="Hyperlink"/>
              </w:rPr>
              <w:t>71</w:t>
            </w:r>
            <w:r w:rsidR="4FA5C57A">
              <w:fldChar w:fldCharType="end"/>
            </w:r>
          </w:hyperlink>
        </w:p>
        <w:p w14:paraId="7AA4ED01" w14:textId="3CA00AF5" w:rsidR="00B0FD19" w:rsidRDefault="4D930878" w:rsidP="00B0FD19">
          <w:pPr>
            <w:pStyle w:val="TOC2"/>
            <w:tabs>
              <w:tab w:val="right" w:leader="dot" w:pos="9360"/>
            </w:tabs>
            <w:rPr>
              <w:rStyle w:val="Hyperlink"/>
            </w:rPr>
          </w:pPr>
          <w:hyperlink w:anchor="_Toc1148212846">
            <w:r w:rsidRPr="4D930878">
              <w:rPr>
                <w:rStyle w:val="Hyperlink"/>
              </w:rPr>
              <w:t>Appendix A: Project Vision</w:t>
            </w:r>
            <w:r w:rsidR="4FA5C57A">
              <w:tab/>
            </w:r>
            <w:r w:rsidR="4FA5C57A">
              <w:fldChar w:fldCharType="begin"/>
            </w:r>
            <w:r w:rsidR="4FA5C57A">
              <w:instrText>PAGEREF _Toc1148212846 \h</w:instrText>
            </w:r>
            <w:r w:rsidR="4FA5C57A">
              <w:fldChar w:fldCharType="separate"/>
            </w:r>
            <w:r w:rsidRPr="4D930878">
              <w:rPr>
                <w:rStyle w:val="Hyperlink"/>
              </w:rPr>
              <w:t>71</w:t>
            </w:r>
            <w:r w:rsidR="4FA5C57A">
              <w:fldChar w:fldCharType="end"/>
            </w:r>
          </w:hyperlink>
        </w:p>
        <w:p w14:paraId="1F19880E" w14:textId="069F038E" w:rsidR="00B0FD19" w:rsidRDefault="4D930878" w:rsidP="00B0FD19">
          <w:pPr>
            <w:pStyle w:val="TOC2"/>
            <w:tabs>
              <w:tab w:val="right" w:leader="dot" w:pos="9360"/>
            </w:tabs>
            <w:rPr>
              <w:rStyle w:val="Hyperlink"/>
            </w:rPr>
          </w:pPr>
          <w:hyperlink w:anchor="_Toc1476307568">
            <w:r w:rsidRPr="4D930878">
              <w:rPr>
                <w:rStyle w:val="Hyperlink"/>
              </w:rPr>
              <w:t>Appendix B: Schedule/Release Plan</w:t>
            </w:r>
            <w:r w:rsidR="4FA5C57A">
              <w:tab/>
            </w:r>
            <w:r w:rsidR="4FA5C57A">
              <w:fldChar w:fldCharType="begin"/>
            </w:r>
            <w:r w:rsidR="4FA5C57A">
              <w:instrText>PAGEREF _Toc1476307568 \h</w:instrText>
            </w:r>
            <w:r w:rsidR="4FA5C57A">
              <w:fldChar w:fldCharType="separate"/>
            </w:r>
            <w:r w:rsidRPr="4D930878">
              <w:rPr>
                <w:rStyle w:val="Hyperlink"/>
              </w:rPr>
              <w:t>72</w:t>
            </w:r>
            <w:r w:rsidR="4FA5C57A">
              <w:fldChar w:fldCharType="end"/>
            </w:r>
          </w:hyperlink>
        </w:p>
        <w:p w14:paraId="0E791285" w14:textId="7B103A8D" w:rsidR="00B0FD19" w:rsidRDefault="4D930878" w:rsidP="4D930878">
          <w:pPr>
            <w:pStyle w:val="TOC2"/>
            <w:tabs>
              <w:tab w:val="right" w:leader="dot" w:pos="9360"/>
            </w:tabs>
            <w:rPr>
              <w:rStyle w:val="Hyperlink"/>
            </w:rPr>
          </w:pPr>
          <w:hyperlink w:anchor="_Toc1426859121">
            <w:r w:rsidRPr="4D930878">
              <w:rPr>
                <w:rStyle w:val="Hyperlink"/>
              </w:rPr>
              <w:t>Appendix C: Product Roadmap</w:t>
            </w:r>
            <w:r w:rsidR="4FA5C57A">
              <w:tab/>
            </w:r>
            <w:r w:rsidR="4FA5C57A">
              <w:fldChar w:fldCharType="begin"/>
            </w:r>
            <w:r w:rsidR="4FA5C57A">
              <w:instrText>PAGEREF _Toc1426859121 \h</w:instrText>
            </w:r>
            <w:r w:rsidR="4FA5C57A">
              <w:fldChar w:fldCharType="separate"/>
            </w:r>
            <w:r w:rsidRPr="4D930878">
              <w:rPr>
                <w:rStyle w:val="Hyperlink"/>
              </w:rPr>
              <w:t>73</w:t>
            </w:r>
            <w:r w:rsidR="4FA5C57A">
              <w:fldChar w:fldCharType="end"/>
            </w:r>
          </w:hyperlink>
        </w:p>
        <w:p w14:paraId="0957D511" w14:textId="3DE71734" w:rsidR="00B0FD19" w:rsidRDefault="4D930878" w:rsidP="4D930878">
          <w:pPr>
            <w:pStyle w:val="TOC2"/>
            <w:tabs>
              <w:tab w:val="right" w:leader="dot" w:pos="9360"/>
            </w:tabs>
            <w:rPr>
              <w:rStyle w:val="Hyperlink"/>
            </w:rPr>
          </w:pPr>
          <w:hyperlink w:anchor="_Toc1528764243">
            <w:r w:rsidRPr="4D930878">
              <w:rPr>
                <w:rStyle w:val="Hyperlink"/>
              </w:rPr>
              <w:t>Appendix E: Teams Meetings</w:t>
            </w:r>
            <w:r w:rsidR="4FA5C57A">
              <w:tab/>
            </w:r>
            <w:r w:rsidR="4FA5C57A">
              <w:fldChar w:fldCharType="begin"/>
            </w:r>
            <w:r w:rsidR="4FA5C57A">
              <w:instrText>PAGEREF _Toc1528764243 \h</w:instrText>
            </w:r>
            <w:r w:rsidR="4FA5C57A">
              <w:fldChar w:fldCharType="separate"/>
            </w:r>
            <w:r w:rsidRPr="4D930878">
              <w:rPr>
                <w:rStyle w:val="Hyperlink"/>
              </w:rPr>
              <w:t>74</w:t>
            </w:r>
            <w:r w:rsidR="4FA5C57A">
              <w:fldChar w:fldCharType="end"/>
            </w:r>
          </w:hyperlink>
        </w:p>
        <w:p w14:paraId="79F0FB1C" w14:textId="54825FE9" w:rsidR="4D930878" w:rsidRDefault="4D930878" w:rsidP="4D930878">
          <w:pPr>
            <w:pStyle w:val="TOC1"/>
            <w:tabs>
              <w:tab w:val="right" w:leader="dot" w:pos="9360"/>
            </w:tabs>
            <w:rPr>
              <w:rStyle w:val="Hyperlink"/>
            </w:rPr>
          </w:pPr>
          <w:hyperlink w:anchor="_Toc1679900935">
            <w:r w:rsidRPr="4D930878">
              <w:rPr>
                <w:rStyle w:val="Hyperlink"/>
              </w:rPr>
              <w:t>Appendix F: Data Dictionary</w:t>
            </w:r>
            <w:r>
              <w:tab/>
            </w:r>
            <w:r>
              <w:fldChar w:fldCharType="begin"/>
            </w:r>
            <w:r>
              <w:instrText>PAGEREF _Toc1679900935 \h</w:instrText>
            </w:r>
            <w:r>
              <w:fldChar w:fldCharType="separate"/>
            </w:r>
            <w:r w:rsidRPr="4D930878">
              <w:rPr>
                <w:rStyle w:val="Hyperlink"/>
              </w:rPr>
              <w:t>77</w:t>
            </w:r>
            <w:r>
              <w:fldChar w:fldCharType="end"/>
            </w:r>
          </w:hyperlink>
          <w:r>
            <w:fldChar w:fldCharType="end"/>
          </w:r>
        </w:p>
      </w:sdtContent>
    </w:sdt>
    <w:p w14:paraId="0A3C5CB4" w14:textId="5B7ADECF" w:rsidR="00776E80" w:rsidRDefault="00776E80" w:rsidP="10224A29">
      <w:r>
        <w:br w:type="page"/>
      </w:r>
    </w:p>
    <w:p w14:paraId="50F4710D" w14:textId="598C9F27" w:rsidR="00776E80" w:rsidRDefault="00776E80" w:rsidP="4DD7D352">
      <w:pPr>
        <w:pStyle w:val="TOCHeading"/>
        <w:sectPr w:rsidR="00776E80">
          <w:footerReference w:type="default" r:id="rId14"/>
          <w:pgSz w:w="12240" w:h="15840"/>
          <w:pgMar w:top="1440" w:right="1440" w:bottom="1440" w:left="1440" w:header="708" w:footer="708" w:gutter="0"/>
          <w:cols w:space="708"/>
          <w:docGrid w:linePitch="360"/>
        </w:sectPr>
      </w:pPr>
    </w:p>
    <w:p w14:paraId="04751FF2" w14:textId="62D2AC69" w:rsidR="00EB3977" w:rsidRDefault="00930068" w:rsidP="008C3B20">
      <w:pPr>
        <w:pStyle w:val="Heading1"/>
      </w:pPr>
      <w:bookmarkStart w:id="10" w:name="_Toc1952613035"/>
      <w:bookmarkStart w:id="11" w:name="_Toc1954675875"/>
      <w:r>
        <w:t>Executive Summary</w:t>
      </w:r>
      <w:bookmarkEnd w:id="10"/>
      <w:bookmarkEnd w:id="11"/>
    </w:p>
    <w:p w14:paraId="325A449C" w14:textId="0FBF4639" w:rsidR="7626D0F0" w:rsidRDefault="7626D0F0" w:rsidP="7626D0F0"/>
    <w:p w14:paraId="04C98EE4" w14:textId="0BDB17E7" w:rsidR="1570761E" w:rsidRDefault="1570761E" w:rsidP="2FFD0D14">
      <w:pPr>
        <w:spacing w:after="0" w:line="480" w:lineRule="auto"/>
        <w:ind w:firstLine="720"/>
        <w:jc w:val="both"/>
        <w:rPr>
          <w:rFonts w:eastAsia="Arial" w:cs="Arial"/>
          <w:color w:val="000000" w:themeColor="text1"/>
        </w:rPr>
      </w:pPr>
      <w:r w:rsidRPr="2FFD0D14">
        <w:rPr>
          <w:rFonts w:eastAsia="Arial" w:cs="Arial"/>
          <w:color w:val="000000" w:themeColor="text1"/>
        </w:rPr>
        <w:t xml:space="preserve">The System that we will use in Supply Chain Management Systems or (SCMS) will be a web-based solution to meet the needs of MEGAION, this system aims to automate and innovate inventory management by implementing scannable barcodes with </w:t>
      </w:r>
      <w:r w:rsidR="43A5C99B" w:rsidRPr="3143907C">
        <w:rPr>
          <w:rFonts w:eastAsia="Arial" w:cs="Arial"/>
          <w:color w:val="000000" w:themeColor="text1"/>
        </w:rPr>
        <w:t>location</w:t>
      </w:r>
      <w:r w:rsidRPr="2FFD0D14">
        <w:rPr>
          <w:rFonts w:eastAsia="Arial" w:cs="Arial"/>
          <w:color w:val="000000" w:themeColor="text1"/>
        </w:rPr>
        <w:t xml:space="preserve"> tracker for every machine. The system has a real-time status dashboard with separate tabs for inventory and </w:t>
      </w:r>
      <w:r w:rsidR="0D3F2467" w:rsidRPr="300E5CD3">
        <w:rPr>
          <w:rFonts w:eastAsia="Arial" w:cs="Arial"/>
          <w:color w:val="000000" w:themeColor="text1"/>
        </w:rPr>
        <w:t xml:space="preserve">location </w:t>
      </w:r>
      <w:r w:rsidR="0D3F2467" w:rsidRPr="6DC23B9D">
        <w:rPr>
          <w:rFonts w:eastAsia="Arial" w:cs="Arial"/>
          <w:color w:val="000000" w:themeColor="text1"/>
        </w:rPr>
        <w:t>trac</w:t>
      </w:r>
      <w:r w:rsidR="5FC98E7D" w:rsidRPr="6DC23B9D">
        <w:rPr>
          <w:rFonts w:eastAsia="Arial" w:cs="Arial"/>
          <w:color w:val="000000" w:themeColor="text1"/>
        </w:rPr>
        <w:t>ker</w:t>
      </w:r>
      <w:r w:rsidRPr="6DC23B9D">
        <w:rPr>
          <w:rFonts w:eastAsia="Arial" w:cs="Arial"/>
          <w:color w:val="000000" w:themeColor="text1"/>
        </w:rPr>
        <w:t xml:space="preserve">. </w:t>
      </w:r>
    </w:p>
    <w:p w14:paraId="3CBEB0DE" w14:textId="31C24503" w:rsidR="1570761E" w:rsidRDefault="1570761E" w:rsidP="2FFD0D14">
      <w:pPr>
        <w:spacing w:after="0" w:line="480" w:lineRule="auto"/>
        <w:ind w:firstLine="720"/>
        <w:jc w:val="both"/>
      </w:pPr>
      <w:r w:rsidRPr="2FFD0D14">
        <w:rPr>
          <w:rFonts w:eastAsia="Arial" w:cs="Arial"/>
          <w:color w:val="000000" w:themeColor="text1"/>
        </w:rPr>
        <w:t xml:space="preserve"> </w:t>
      </w:r>
    </w:p>
    <w:p w14:paraId="6E386E7D" w14:textId="47108DD9" w:rsidR="1570761E" w:rsidRDefault="1570761E" w:rsidP="2FFD0D14">
      <w:pPr>
        <w:spacing w:after="0" w:line="480" w:lineRule="auto"/>
        <w:ind w:firstLine="720"/>
        <w:jc w:val="both"/>
      </w:pPr>
      <w:r w:rsidRPr="2FFD0D14">
        <w:rPr>
          <w:rFonts w:eastAsia="Arial" w:cs="Arial"/>
          <w:color w:val="000000" w:themeColor="text1"/>
        </w:rPr>
        <w:t>The importance of maintaining accurate records makes the supply chain management system essential. Our team is developing the DHAN Supply Chain Management System (SCMS) to address these challenges, providing a solution for MEGAION to efficiently store.</w:t>
      </w:r>
    </w:p>
    <w:p w14:paraId="1E243645" w14:textId="6B3A5A92" w:rsidR="2FFD0D14" w:rsidRDefault="2FFD0D14" w:rsidP="2FFD0D14">
      <w:pPr>
        <w:spacing w:after="0" w:line="480" w:lineRule="auto"/>
        <w:ind w:firstLine="720"/>
        <w:jc w:val="both"/>
        <w:rPr>
          <w:rFonts w:eastAsia="Arial" w:cs="Arial"/>
          <w:color w:val="000000" w:themeColor="text1"/>
        </w:rPr>
      </w:pPr>
    </w:p>
    <w:p w14:paraId="1DA64EBB" w14:textId="2C71CC8B" w:rsidR="4E3F49D8" w:rsidRDefault="4E3F49D8" w:rsidP="4E3F49D8">
      <w:pPr>
        <w:spacing w:after="0" w:line="480" w:lineRule="auto"/>
        <w:ind w:firstLine="720"/>
        <w:jc w:val="both"/>
        <w:rPr>
          <w:rFonts w:eastAsia="Arial" w:cs="Arial"/>
        </w:rPr>
      </w:pPr>
    </w:p>
    <w:p w14:paraId="5A810D5F" w14:textId="725EF4C2" w:rsidR="4E3F49D8" w:rsidRDefault="4E3F49D8" w:rsidP="4E3F49D8">
      <w:pPr>
        <w:spacing w:after="0" w:line="480" w:lineRule="auto"/>
        <w:ind w:firstLine="720"/>
        <w:jc w:val="both"/>
        <w:rPr>
          <w:rFonts w:eastAsia="Arial" w:cs="Arial"/>
        </w:rPr>
        <w:sectPr w:rsidR="4E3F49D8" w:rsidSect="006D5F9C">
          <w:headerReference w:type="default" r:id="rId15"/>
          <w:footerReference w:type="default" r:id="rId16"/>
          <w:pgSz w:w="12240" w:h="15840"/>
          <w:pgMar w:top="1440" w:right="1440" w:bottom="1440" w:left="1440" w:header="708" w:footer="708" w:gutter="0"/>
          <w:pgNumType w:fmt="lowerRoman" w:start="1"/>
          <w:cols w:space="708"/>
          <w:docGrid w:linePitch="360"/>
        </w:sectPr>
      </w:pPr>
    </w:p>
    <w:p w14:paraId="4852B1E0" w14:textId="7DD32E69" w:rsidR="000E3781" w:rsidRDefault="000E3781" w:rsidP="008C3B20">
      <w:pPr>
        <w:pStyle w:val="Heading1"/>
      </w:pPr>
      <w:bookmarkStart w:id="12" w:name="_Toc1858394969"/>
      <w:bookmarkStart w:id="13" w:name="_Toc1329945821"/>
      <w:r>
        <w:t>List of Figures</w:t>
      </w:r>
      <w:bookmarkEnd w:id="12"/>
      <w:bookmarkEnd w:id="13"/>
    </w:p>
    <w:p w14:paraId="692819CA" w14:textId="77777777" w:rsidR="0065536F" w:rsidRDefault="0065536F" w:rsidP="008C3B20">
      <w:pPr>
        <w:pStyle w:val="Heading1"/>
      </w:pPr>
    </w:p>
    <w:p w14:paraId="5F5BEB9C" w14:textId="6E92FB51" w:rsidR="667BF17B" w:rsidRDefault="667BF17B" w:rsidP="3F659471">
      <w:pPr>
        <w:spacing w:after="174" w:line="264" w:lineRule="auto"/>
        <w:ind w:left="10" w:hanging="10"/>
        <w:jc w:val="both"/>
        <w:rPr>
          <w:rFonts w:eastAsia="Arial" w:cs="Arial"/>
          <w:color w:val="000000" w:themeColor="text1"/>
        </w:rPr>
      </w:pPr>
      <w:r w:rsidRPr="3F659471">
        <w:rPr>
          <w:rFonts w:eastAsia="Arial" w:cs="Arial"/>
          <w:color w:val="000000" w:themeColor="text1"/>
        </w:rPr>
        <w:t>Figure 1 Fishbone Diagram ……………………………………..…………………………</w:t>
      </w:r>
      <w:r w:rsidR="0FF9EBAA" w:rsidRPr="3F659471">
        <w:rPr>
          <w:rFonts w:eastAsia="Arial" w:cs="Arial"/>
          <w:color w:val="000000" w:themeColor="text1"/>
        </w:rPr>
        <w:t>...</w:t>
      </w:r>
      <w:r w:rsidRPr="3F659471">
        <w:rPr>
          <w:rFonts w:eastAsia="Arial" w:cs="Arial"/>
          <w:color w:val="000000" w:themeColor="text1"/>
        </w:rPr>
        <w:t>……… 15</w:t>
      </w:r>
    </w:p>
    <w:p w14:paraId="0EF61B48" w14:textId="1E7C3735" w:rsidR="667BF17B" w:rsidRDefault="667BF17B" w:rsidP="4E3F49D8">
      <w:pPr>
        <w:spacing w:after="174" w:line="264" w:lineRule="auto"/>
        <w:ind w:left="10" w:hanging="10"/>
        <w:jc w:val="both"/>
        <w:rPr>
          <w:rFonts w:eastAsia="Arial" w:cs="Arial"/>
          <w:color w:val="000000" w:themeColor="text1"/>
        </w:rPr>
      </w:pPr>
      <w:r w:rsidRPr="4D75CC7A">
        <w:rPr>
          <w:rFonts w:eastAsia="Arial" w:cs="Arial"/>
          <w:color w:val="000000" w:themeColor="text1"/>
        </w:rPr>
        <w:t>Figure 2 Use</w:t>
      </w:r>
      <w:r w:rsidR="635DA191" w:rsidRPr="4D75CC7A">
        <w:rPr>
          <w:rFonts w:eastAsia="Arial" w:cs="Arial"/>
          <w:color w:val="000000" w:themeColor="text1"/>
        </w:rPr>
        <w:t xml:space="preserve"> Case Diagram</w:t>
      </w:r>
      <w:r w:rsidRPr="4D75CC7A">
        <w:rPr>
          <w:rFonts w:eastAsia="Arial" w:cs="Arial"/>
          <w:color w:val="000000" w:themeColor="text1"/>
        </w:rPr>
        <w:t xml:space="preserve"> ...……………………………………………………………………</w:t>
      </w:r>
      <w:r w:rsidR="7FE4231C" w:rsidRPr="4D75CC7A">
        <w:rPr>
          <w:rFonts w:eastAsia="Arial" w:cs="Arial"/>
          <w:color w:val="000000" w:themeColor="text1"/>
        </w:rPr>
        <w:t>.</w:t>
      </w:r>
      <w:r w:rsidRPr="4D75CC7A">
        <w:rPr>
          <w:rFonts w:eastAsia="Arial" w:cs="Arial"/>
          <w:color w:val="000000" w:themeColor="text1"/>
        </w:rPr>
        <w:t>… 23</w:t>
      </w:r>
    </w:p>
    <w:p w14:paraId="594A1E21" w14:textId="734CB419" w:rsidR="667BF17B" w:rsidRDefault="667BF17B" w:rsidP="4E3F49D8">
      <w:pPr>
        <w:spacing w:after="174" w:line="264" w:lineRule="auto"/>
        <w:ind w:left="10" w:hanging="10"/>
        <w:jc w:val="both"/>
        <w:rPr>
          <w:rFonts w:eastAsia="Arial" w:cs="Arial"/>
          <w:color w:val="000000" w:themeColor="text1"/>
        </w:rPr>
      </w:pPr>
      <w:r w:rsidRPr="4D75CC7A">
        <w:rPr>
          <w:rFonts w:eastAsia="Arial" w:cs="Arial"/>
          <w:color w:val="000000" w:themeColor="text1"/>
        </w:rPr>
        <w:t xml:space="preserve">Figure </w:t>
      </w:r>
      <w:r w:rsidR="10FD6549" w:rsidRPr="4D75CC7A">
        <w:rPr>
          <w:rFonts w:eastAsia="Arial" w:cs="Arial"/>
          <w:color w:val="000000" w:themeColor="text1"/>
        </w:rPr>
        <w:t>3</w:t>
      </w:r>
      <w:r w:rsidRPr="4D75CC7A">
        <w:rPr>
          <w:rFonts w:eastAsia="Arial" w:cs="Arial"/>
          <w:color w:val="000000" w:themeColor="text1"/>
        </w:rPr>
        <w:t xml:space="preserve">  L</w:t>
      </w:r>
      <w:r w:rsidR="415EACC6" w:rsidRPr="4D75CC7A">
        <w:rPr>
          <w:rFonts w:eastAsia="Arial" w:cs="Arial"/>
          <w:color w:val="000000" w:themeColor="text1"/>
        </w:rPr>
        <w:t>ogin Page</w:t>
      </w:r>
      <w:r w:rsidRPr="4D75CC7A">
        <w:rPr>
          <w:rFonts w:eastAsia="Arial" w:cs="Arial"/>
          <w:color w:val="000000" w:themeColor="text1"/>
        </w:rPr>
        <w:t xml:space="preserve"> ...…………………………………………………………………………...</w:t>
      </w:r>
      <w:r w:rsidR="738FF1DB" w:rsidRPr="4D75CC7A">
        <w:rPr>
          <w:rFonts w:eastAsia="Arial" w:cs="Arial"/>
          <w:color w:val="000000" w:themeColor="text1"/>
        </w:rPr>
        <w:t>.....</w:t>
      </w:r>
      <w:r w:rsidRPr="4D75CC7A">
        <w:rPr>
          <w:rFonts w:eastAsia="Arial" w:cs="Arial"/>
          <w:color w:val="000000" w:themeColor="text1"/>
        </w:rPr>
        <w:t xml:space="preserve"> </w:t>
      </w:r>
      <w:r w:rsidR="29BBAE2F" w:rsidRPr="4D75CC7A">
        <w:rPr>
          <w:rFonts w:eastAsia="Arial" w:cs="Arial"/>
          <w:color w:val="000000" w:themeColor="text1"/>
        </w:rPr>
        <w:t>25</w:t>
      </w:r>
    </w:p>
    <w:p w14:paraId="02F63E0A" w14:textId="0EEDB3A8" w:rsidR="667BF17B" w:rsidRDefault="667BF17B" w:rsidP="4E3F49D8">
      <w:pPr>
        <w:spacing w:after="174" w:line="264" w:lineRule="auto"/>
        <w:ind w:left="10" w:hanging="10"/>
        <w:jc w:val="both"/>
        <w:rPr>
          <w:rFonts w:eastAsia="Arial" w:cs="Arial"/>
          <w:color w:val="000000" w:themeColor="text1"/>
        </w:rPr>
      </w:pPr>
      <w:r w:rsidRPr="4D75CC7A">
        <w:rPr>
          <w:rFonts w:eastAsia="Arial" w:cs="Arial"/>
          <w:color w:val="000000" w:themeColor="text1"/>
        </w:rPr>
        <w:t xml:space="preserve">Figure </w:t>
      </w:r>
      <w:r w:rsidR="5D005296" w:rsidRPr="4D75CC7A">
        <w:rPr>
          <w:rFonts w:eastAsia="Arial" w:cs="Arial"/>
          <w:color w:val="000000" w:themeColor="text1"/>
        </w:rPr>
        <w:t>4</w:t>
      </w:r>
      <w:r w:rsidRPr="4D75CC7A">
        <w:rPr>
          <w:rFonts w:eastAsia="Arial" w:cs="Arial"/>
          <w:color w:val="000000" w:themeColor="text1"/>
        </w:rPr>
        <w:t xml:space="preserve">  L</w:t>
      </w:r>
      <w:r w:rsidR="112DA78B" w:rsidRPr="4D75CC7A">
        <w:rPr>
          <w:rFonts w:eastAsia="Arial" w:cs="Arial"/>
          <w:color w:val="000000" w:themeColor="text1"/>
        </w:rPr>
        <w:t>anding Page</w:t>
      </w:r>
      <w:r w:rsidRPr="4D75CC7A">
        <w:rPr>
          <w:rFonts w:eastAsia="Arial" w:cs="Arial"/>
          <w:color w:val="000000" w:themeColor="text1"/>
        </w:rPr>
        <w:t xml:space="preserve"> ...…………………………………………………………………………</w:t>
      </w:r>
      <w:r w:rsidR="29B043B0" w:rsidRPr="4D75CC7A">
        <w:rPr>
          <w:rFonts w:eastAsia="Arial" w:cs="Arial"/>
          <w:color w:val="000000" w:themeColor="text1"/>
        </w:rPr>
        <w:t>.</w:t>
      </w:r>
      <w:r w:rsidRPr="4D75CC7A">
        <w:rPr>
          <w:rFonts w:eastAsia="Arial" w:cs="Arial"/>
          <w:color w:val="000000" w:themeColor="text1"/>
        </w:rPr>
        <w:t xml:space="preserve">... </w:t>
      </w:r>
      <w:r w:rsidR="2CFDFFEA" w:rsidRPr="4D75CC7A">
        <w:rPr>
          <w:rFonts w:eastAsia="Arial" w:cs="Arial"/>
          <w:color w:val="000000" w:themeColor="text1"/>
        </w:rPr>
        <w:t>26</w:t>
      </w:r>
    </w:p>
    <w:p w14:paraId="38CFFDCA" w14:textId="0F2338C4" w:rsidR="667BF17B" w:rsidRDefault="667BF17B" w:rsidP="4E3F49D8">
      <w:pPr>
        <w:spacing w:after="174" w:line="264" w:lineRule="auto"/>
        <w:ind w:left="10" w:hanging="10"/>
        <w:jc w:val="both"/>
        <w:rPr>
          <w:rFonts w:eastAsia="Arial" w:cs="Arial"/>
          <w:color w:val="000000" w:themeColor="text1"/>
        </w:rPr>
      </w:pPr>
      <w:r w:rsidRPr="4E3F49D8">
        <w:rPr>
          <w:rFonts w:eastAsia="Arial" w:cs="Arial"/>
          <w:color w:val="000000" w:themeColor="text1"/>
        </w:rPr>
        <w:t xml:space="preserve">Figure </w:t>
      </w:r>
      <w:r w:rsidR="07C54D2E" w:rsidRPr="4E3F49D8">
        <w:rPr>
          <w:rFonts w:eastAsia="Arial" w:cs="Arial"/>
          <w:color w:val="000000" w:themeColor="text1"/>
        </w:rPr>
        <w:t>5</w:t>
      </w:r>
      <w:r w:rsidRPr="4E3F49D8">
        <w:rPr>
          <w:rFonts w:eastAsia="Arial" w:cs="Arial"/>
          <w:color w:val="000000" w:themeColor="text1"/>
        </w:rPr>
        <w:t xml:space="preserve">  </w:t>
      </w:r>
      <w:r w:rsidR="4162C4FD" w:rsidRPr="4E3F49D8">
        <w:rPr>
          <w:rFonts w:eastAsia="Arial" w:cs="Arial"/>
          <w:color w:val="000000" w:themeColor="text1"/>
        </w:rPr>
        <w:t>Inventory Tab</w:t>
      </w:r>
      <w:r w:rsidRPr="4E3F49D8">
        <w:rPr>
          <w:rFonts w:eastAsia="Arial" w:cs="Arial"/>
          <w:color w:val="000000" w:themeColor="text1"/>
        </w:rPr>
        <w:t xml:space="preserve"> </w:t>
      </w:r>
      <w:r w:rsidRPr="5274AE9A">
        <w:rPr>
          <w:rFonts w:eastAsia="Arial" w:cs="Arial"/>
          <w:color w:val="000000" w:themeColor="text1"/>
        </w:rPr>
        <w:t>...………………………………………………………………………</w:t>
      </w:r>
      <w:r w:rsidR="4C7E6916" w:rsidRPr="5274AE9A">
        <w:rPr>
          <w:rFonts w:eastAsia="Arial" w:cs="Arial"/>
          <w:color w:val="000000" w:themeColor="text1"/>
        </w:rPr>
        <w:t>.</w:t>
      </w:r>
      <w:r w:rsidRPr="5274AE9A">
        <w:rPr>
          <w:rFonts w:eastAsia="Arial" w:cs="Arial"/>
          <w:color w:val="000000" w:themeColor="text1"/>
        </w:rPr>
        <w:t>…...</w:t>
      </w:r>
      <w:r w:rsidRPr="4E3F49D8">
        <w:rPr>
          <w:rFonts w:eastAsia="Arial" w:cs="Arial"/>
          <w:color w:val="000000" w:themeColor="text1"/>
        </w:rPr>
        <w:t xml:space="preserve"> </w:t>
      </w:r>
      <w:r w:rsidR="11DCE98E" w:rsidRPr="4E3F49D8">
        <w:rPr>
          <w:rFonts w:eastAsia="Arial" w:cs="Arial"/>
          <w:color w:val="000000" w:themeColor="text1"/>
        </w:rPr>
        <w:t>27</w:t>
      </w:r>
    </w:p>
    <w:p w14:paraId="4A18DC0D" w14:textId="29B71355" w:rsidR="667BF17B" w:rsidRDefault="667BF17B" w:rsidP="4E3F49D8">
      <w:pPr>
        <w:spacing w:after="174" w:line="264" w:lineRule="auto"/>
        <w:ind w:left="10" w:hanging="10"/>
        <w:jc w:val="both"/>
        <w:rPr>
          <w:rFonts w:eastAsia="Arial" w:cs="Arial"/>
          <w:color w:val="000000" w:themeColor="text1"/>
        </w:rPr>
      </w:pPr>
      <w:r w:rsidRPr="4E3F49D8">
        <w:rPr>
          <w:rFonts w:eastAsia="Arial" w:cs="Arial"/>
          <w:color w:val="000000" w:themeColor="text1"/>
        </w:rPr>
        <w:t xml:space="preserve">Figure </w:t>
      </w:r>
      <w:r w:rsidR="64B6241B" w:rsidRPr="4E3F49D8">
        <w:rPr>
          <w:rFonts w:eastAsia="Arial" w:cs="Arial"/>
          <w:color w:val="000000" w:themeColor="text1"/>
        </w:rPr>
        <w:t>6</w:t>
      </w:r>
      <w:r w:rsidRPr="4E3F49D8">
        <w:rPr>
          <w:rFonts w:eastAsia="Arial" w:cs="Arial"/>
          <w:color w:val="000000" w:themeColor="text1"/>
        </w:rPr>
        <w:t xml:space="preserve">  </w:t>
      </w:r>
      <w:r w:rsidR="1CEEE9DF" w:rsidRPr="4E3F49D8">
        <w:rPr>
          <w:rFonts w:eastAsia="Arial" w:cs="Arial"/>
          <w:color w:val="000000" w:themeColor="text1"/>
        </w:rPr>
        <w:t>Reports Tab</w:t>
      </w:r>
      <w:r w:rsidRPr="4E3F49D8">
        <w:rPr>
          <w:rFonts w:eastAsia="Arial" w:cs="Arial"/>
          <w:color w:val="000000" w:themeColor="text1"/>
        </w:rPr>
        <w:t xml:space="preserve"> </w:t>
      </w:r>
      <w:r w:rsidRPr="2A9BCC44">
        <w:rPr>
          <w:rFonts w:eastAsia="Arial" w:cs="Arial"/>
          <w:color w:val="000000" w:themeColor="text1"/>
        </w:rPr>
        <w:t>...…………………………………………………………………</w:t>
      </w:r>
      <w:r w:rsidR="13435E1B" w:rsidRPr="2A9BCC44">
        <w:rPr>
          <w:rFonts w:eastAsia="Arial" w:cs="Arial"/>
          <w:color w:val="000000" w:themeColor="text1"/>
        </w:rPr>
        <w:t>.</w:t>
      </w:r>
      <w:r w:rsidRPr="2A9BCC44">
        <w:rPr>
          <w:rFonts w:eastAsia="Arial" w:cs="Arial"/>
          <w:color w:val="000000" w:themeColor="text1"/>
        </w:rPr>
        <w:t>……….</w:t>
      </w:r>
      <w:r w:rsidR="508047E9" w:rsidRPr="2A9BCC44">
        <w:rPr>
          <w:rFonts w:eastAsia="Arial" w:cs="Arial"/>
          <w:color w:val="000000" w:themeColor="text1"/>
        </w:rPr>
        <w:t>...</w:t>
      </w:r>
      <w:r w:rsidRPr="2A9BCC44">
        <w:rPr>
          <w:rFonts w:eastAsia="Arial" w:cs="Arial"/>
          <w:color w:val="000000" w:themeColor="text1"/>
        </w:rPr>
        <w:t>..</w:t>
      </w:r>
      <w:r w:rsidRPr="4E3F49D8">
        <w:rPr>
          <w:rFonts w:eastAsia="Arial" w:cs="Arial"/>
          <w:color w:val="000000" w:themeColor="text1"/>
        </w:rPr>
        <w:t xml:space="preserve"> </w:t>
      </w:r>
      <w:r w:rsidR="62AF7A0B" w:rsidRPr="4E3F49D8">
        <w:rPr>
          <w:rFonts w:eastAsia="Arial" w:cs="Arial"/>
          <w:color w:val="000000" w:themeColor="text1"/>
        </w:rPr>
        <w:t>28</w:t>
      </w:r>
    </w:p>
    <w:p w14:paraId="7A87219F" w14:textId="2D06F46D" w:rsidR="667BF17B" w:rsidRDefault="667BF17B" w:rsidP="4E3F49D8">
      <w:pPr>
        <w:spacing w:after="174" w:line="264" w:lineRule="auto"/>
        <w:ind w:left="10" w:hanging="10"/>
        <w:jc w:val="both"/>
        <w:rPr>
          <w:rFonts w:eastAsia="Arial" w:cs="Arial"/>
          <w:color w:val="000000" w:themeColor="text1"/>
        </w:rPr>
      </w:pPr>
      <w:r w:rsidRPr="4E3F49D8">
        <w:rPr>
          <w:rFonts w:eastAsia="Arial" w:cs="Arial"/>
          <w:color w:val="000000" w:themeColor="text1"/>
        </w:rPr>
        <w:t xml:space="preserve">Figure </w:t>
      </w:r>
      <w:r w:rsidR="407C4AD3" w:rsidRPr="4E3F49D8">
        <w:rPr>
          <w:rFonts w:eastAsia="Arial" w:cs="Arial"/>
          <w:color w:val="000000" w:themeColor="text1"/>
        </w:rPr>
        <w:t>7</w:t>
      </w:r>
      <w:r w:rsidRPr="4E3F49D8">
        <w:rPr>
          <w:rFonts w:eastAsia="Arial" w:cs="Arial"/>
          <w:color w:val="000000" w:themeColor="text1"/>
        </w:rPr>
        <w:t xml:space="preserve">  </w:t>
      </w:r>
      <w:r w:rsidR="7CF193D7" w:rsidRPr="4E3F49D8">
        <w:rPr>
          <w:rFonts w:eastAsia="Arial" w:cs="Arial"/>
          <w:color w:val="000000" w:themeColor="text1"/>
        </w:rPr>
        <w:t>Shipment Status</w:t>
      </w:r>
      <w:r w:rsidRPr="4E3F49D8">
        <w:rPr>
          <w:rFonts w:eastAsia="Arial" w:cs="Arial"/>
          <w:color w:val="000000" w:themeColor="text1"/>
        </w:rPr>
        <w:t xml:space="preserve"> </w:t>
      </w:r>
      <w:r w:rsidRPr="5274AE9A">
        <w:rPr>
          <w:rFonts w:eastAsia="Arial" w:cs="Arial"/>
          <w:color w:val="000000" w:themeColor="text1"/>
        </w:rPr>
        <w:t>...……………………………………………………………………</w:t>
      </w:r>
      <w:r w:rsidR="23B787B2" w:rsidRPr="5274AE9A">
        <w:rPr>
          <w:rFonts w:eastAsia="Arial" w:cs="Arial"/>
          <w:color w:val="000000" w:themeColor="text1"/>
        </w:rPr>
        <w:t>...</w:t>
      </w:r>
      <w:r w:rsidRPr="5274AE9A">
        <w:rPr>
          <w:rFonts w:eastAsia="Arial" w:cs="Arial"/>
          <w:color w:val="000000" w:themeColor="text1"/>
        </w:rPr>
        <w:t>…</w:t>
      </w:r>
      <w:r w:rsidRPr="4E3F49D8">
        <w:rPr>
          <w:rFonts w:eastAsia="Arial" w:cs="Arial"/>
          <w:color w:val="000000" w:themeColor="text1"/>
        </w:rPr>
        <w:t xml:space="preserve"> </w:t>
      </w:r>
      <w:r w:rsidR="0E871402" w:rsidRPr="4E3F49D8">
        <w:rPr>
          <w:rFonts w:eastAsia="Arial" w:cs="Arial"/>
          <w:color w:val="000000" w:themeColor="text1"/>
        </w:rPr>
        <w:t>2</w:t>
      </w:r>
      <w:r w:rsidRPr="4E3F49D8">
        <w:rPr>
          <w:rFonts w:eastAsia="Arial" w:cs="Arial"/>
          <w:color w:val="000000" w:themeColor="text1"/>
        </w:rPr>
        <w:t>9</w:t>
      </w:r>
    </w:p>
    <w:p w14:paraId="73133AB2" w14:textId="1EBF9333" w:rsidR="667BF17B" w:rsidRDefault="667BF17B" w:rsidP="4E3F49D8">
      <w:pPr>
        <w:spacing w:after="174" w:line="264" w:lineRule="auto"/>
        <w:ind w:left="10" w:hanging="10"/>
        <w:jc w:val="both"/>
        <w:rPr>
          <w:rFonts w:eastAsia="Arial" w:cs="Arial"/>
          <w:color w:val="000000" w:themeColor="text1"/>
          <w:lang w:val="fr-FR"/>
        </w:rPr>
      </w:pPr>
      <w:r w:rsidRPr="2A9BCC44">
        <w:rPr>
          <w:rFonts w:eastAsia="Arial" w:cs="Arial"/>
          <w:color w:val="000000" w:themeColor="text1"/>
          <w:lang w:val="fr-FR"/>
        </w:rPr>
        <w:t xml:space="preserve">Figure </w:t>
      </w:r>
      <w:r w:rsidR="42E9367A" w:rsidRPr="2A9BCC44">
        <w:rPr>
          <w:rFonts w:eastAsia="Arial" w:cs="Arial"/>
          <w:color w:val="000000" w:themeColor="text1"/>
          <w:lang w:val="fr-FR"/>
        </w:rPr>
        <w:t>8</w:t>
      </w:r>
      <w:r w:rsidRPr="2A9BCC44">
        <w:rPr>
          <w:rFonts w:eastAsia="Arial" w:cs="Arial"/>
          <w:color w:val="000000" w:themeColor="text1"/>
          <w:lang w:val="fr-FR"/>
        </w:rPr>
        <w:t xml:space="preserve">  </w:t>
      </w:r>
      <w:r w:rsidR="2A3314BC" w:rsidRPr="2A9BCC44">
        <w:rPr>
          <w:rFonts w:eastAsia="Arial" w:cs="Arial"/>
          <w:color w:val="000000" w:themeColor="text1"/>
          <w:lang w:val="fr-FR"/>
        </w:rPr>
        <w:t>AI Module</w:t>
      </w:r>
      <w:r w:rsidRPr="2A9BCC44">
        <w:rPr>
          <w:rFonts w:eastAsia="Arial" w:cs="Arial"/>
          <w:color w:val="000000" w:themeColor="text1"/>
          <w:lang w:val="fr-FR"/>
        </w:rPr>
        <w:t xml:space="preserve"> ...………………………………………………………………</w:t>
      </w:r>
      <w:r w:rsidR="067B4576" w:rsidRPr="2A9BCC44">
        <w:rPr>
          <w:rFonts w:eastAsia="Arial" w:cs="Arial"/>
          <w:color w:val="000000" w:themeColor="text1"/>
          <w:lang w:val="fr-FR"/>
        </w:rPr>
        <w:t>.</w:t>
      </w:r>
      <w:r w:rsidRPr="2A9BCC44">
        <w:rPr>
          <w:rFonts w:eastAsia="Arial" w:cs="Arial"/>
          <w:color w:val="000000" w:themeColor="text1"/>
          <w:lang w:val="fr-FR"/>
        </w:rPr>
        <w:t>………</w:t>
      </w:r>
      <w:r w:rsidR="35812971" w:rsidRPr="2A9BCC44">
        <w:rPr>
          <w:rFonts w:eastAsia="Arial" w:cs="Arial"/>
          <w:color w:val="000000" w:themeColor="text1"/>
          <w:lang w:val="fr-FR"/>
        </w:rPr>
        <w:t>......</w:t>
      </w:r>
      <w:r w:rsidRPr="2A9BCC44">
        <w:rPr>
          <w:rFonts w:eastAsia="Arial" w:cs="Arial"/>
          <w:color w:val="000000" w:themeColor="text1"/>
          <w:lang w:val="fr-FR"/>
        </w:rPr>
        <w:t xml:space="preserve">…... </w:t>
      </w:r>
      <w:r w:rsidR="54BA9078" w:rsidRPr="2A9BCC44">
        <w:rPr>
          <w:rFonts w:eastAsia="Arial" w:cs="Arial"/>
          <w:color w:val="000000" w:themeColor="text1"/>
          <w:lang w:val="fr-FR"/>
        </w:rPr>
        <w:t>30</w:t>
      </w:r>
    </w:p>
    <w:p w14:paraId="3F1E20D4" w14:textId="09799DE7" w:rsidR="667BF17B" w:rsidRDefault="667BF17B" w:rsidP="4E3F49D8">
      <w:pPr>
        <w:spacing w:after="174" w:line="264" w:lineRule="auto"/>
        <w:ind w:left="10" w:hanging="10"/>
        <w:jc w:val="both"/>
        <w:rPr>
          <w:rFonts w:eastAsia="Arial" w:cs="Arial"/>
          <w:color w:val="000000" w:themeColor="text1"/>
          <w:lang w:val="fr-FR"/>
        </w:rPr>
      </w:pPr>
      <w:r w:rsidRPr="554AFFFF">
        <w:rPr>
          <w:rFonts w:eastAsia="Arial" w:cs="Arial"/>
          <w:color w:val="000000" w:themeColor="text1"/>
          <w:lang w:val="fr-FR"/>
        </w:rPr>
        <w:t xml:space="preserve">Figure </w:t>
      </w:r>
      <w:r w:rsidR="1CB29923" w:rsidRPr="554AFFFF">
        <w:rPr>
          <w:rFonts w:eastAsia="Arial" w:cs="Arial"/>
          <w:color w:val="000000" w:themeColor="text1"/>
          <w:lang w:val="fr-FR"/>
        </w:rPr>
        <w:t>9</w:t>
      </w:r>
      <w:r w:rsidRPr="554AFFFF">
        <w:rPr>
          <w:rFonts w:eastAsia="Arial" w:cs="Arial"/>
          <w:color w:val="000000" w:themeColor="text1"/>
          <w:lang w:val="fr-FR"/>
        </w:rPr>
        <w:t xml:space="preserve">  </w:t>
      </w:r>
      <w:r w:rsidR="0EAB2E2D" w:rsidRPr="554AFFFF">
        <w:rPr>
          <w:rFonts w:eastAsia="Arial" w:cs="Arial"/>
          <w:color w:val="000000" w:themeColor="text1"/>
          <w:lang w:val="fr-FR"/>
        </w:rPr>
        <w:t>AI Module</w:t>
      </w:r>
      <w:r w:rsidRPr="554AFFFF">
        <w:rPr>
          <w:rFonts w:eastAsia="Arial" w:cs="Arial"/>
          <w:color w:val="000000" w:themeColor="text1"/>
          <w:lang w:val="fr-FR"/>
        </w:rPr>
        <w:t xml:space="preserve"> ...………………………………………………………………………</w:t>
      </w:r>
      <w:r w:rsidR="34B8FEAB" w:rsidRPr="554AFFFF">
        <w:rPr>
          <w:rFonts w:eastAsia="Arial" w:cs="Arial"/>
          <w:color w:val="000000" w:themeColor="text1"/>
          <w:lang w:val="fr-FR"/>
        </w:rPr>
        <w:t>....</w:t>
      </w:r>
      <w:r w:rsidR="04BD5EE7" w:rsidRPr="554AFFFF">
        <w:rPr>
          <w:rFonts w:eastAsia="Arial" w:cs="Arial"/>
          <w:color w:val="000000" w:themeColor="text1"/>
          <w:lang w:val="fr-FR"/>
        </w:rPr>
        <w:t>.</w:t>
      </w:r>
      <w:r w:rsidR="34B8FEAB" w:rsidRPr="554AFFFF">
        <w:rPr>
          <w:rFonts w:eastAsia="Arial" w:cs="Arial"/>
          <w:color w:val="000000" w:themeColor="text1"/>
          <w:lang w:val="fr-FR"/>
        </w:rPr>
        <w:t>..</w:t>
      </w:r>
      <w:r w:rsidRPr="554AFFFF">
        <w:rPr>
          <w:rFonts w:eastAsia="Arial" w:cs="Arial"/>
          <w:color w:val="000000" w:themeColor="text1"/>
          <w:lang w:val="fr-FR"/>
        </w:rPr>
        <w:t xml:space="preserve">…... </w:t>
      </w:r>
      <w:r w:rsidR="7C5B3223" w:rsidRPr="554AFFFF">
        <w:rPr>
          <w:rFonts w:eastAsia="Arial" w:cs="Arial"/>
          <w:color w:val="000000" w:themeColor="text1"/>
          <w:lang w:val="fr-FR"/>
        </w:rPr>
        <w:t>31</w:t>
      </w:r>
    </w:p>
    <w:p w14:paraId="578E9E20" w14:textId="5BE97BC0" w:rsidR="7C5B3223" w:rsidRDefault="7FEAE4AF" w:rsidP="4E3F49D8">
      <w:pPr>
        <w:spacing w:after="174" w:line="264" w:lineRule="auto"/>
        <w:ind w:left="10" w:hanging="10"/>
        <w:jc w:val="both"/>
        <w:rPr>
          <w:rFonts w:eastAsia="Arial" w:cs="Arial"/>
          <w:color w:val="000000" w:themeColor="text1"/>
          <w:lang w:val="fr-FR"/>
        </w:rPr>
      </w:pPr>
      <w:r w:rsidRPr="5B64B165">
        <w:rPr>
          <w:rFonts w:eastAsia="Arial" w:cs="Arial"/>
          <w:color w:val="000000" w:themeColor="text1"/>
          <w:lang w:val="fr-FR"/>
        </w:rPr>
        <w:t xml:space="preserve">Figure 10 </w:t>
      </w:r>
      <w:r w:rsidR="025C2CD1" w:rsidRPr="5B64B165">
        <w:rPr>
          <w:rFonts w:eastAsia="Arial" w:cs="Arial"/>
          <w:color w:val="000000" w:themeColor="text1"/>
          <w:lang w:val="fr-FR"/>
        </w:rPr>
        <w:t>Release Plan</w:t>
      </w:r>
      <w:r w:rsidRPr="5B64B165">
        <w:rPr>
          <w:rFonts w:eastAsia="Arial" w:cs="Arial"/>
          <w:color w:val="000000" w:themeColor="text1"/>
          <w:lang w:val="fr-FR"/>
        </w:rPr>
        <w:t xml:space="preserve"> </w:t>
      </w:r>
      <w:r w:rsidRPr="554AFFFF">
        <w:rPr>
          <w:rFonts w:eastAsia="Arial" w:cs="Arial"/>
          <w:color w:val="000000" w:themeColor="text1"/>
          <w:lang w:val="fr-FR"/>
        </w:rPr>
        <w:t>...………………………………………………………………</w:t>
      </w:r>
      <w:r w:rsidR="5ADEE4CA" w:rsidRPr="554AFFFF">
        <w:rPr>
          <w:rFonts w:eastAsia="Arial" w:cs="Arial"/>
          <w:color w:val="000000" w:themeColor="text1"/>
          <w:lang w:val="fr-FR"/>
        </w:rPr>
        <w:t>…...…</w:t>
      </w:r>
      <w:r w:rsidR="5C86EB46" w:rsidRPr="554AFFFF">
        <w:rPr>
          <w:rFonts w:eastAsia="Arial" w:cs="Arial"/>
          <w:color w:val="000000" w:themeColor="text1"/>
          <w:lang w:val="fr-FR"/>
        </w:rPr>
        <w:t>.</w:t>
      </w:r>
      <w:r w:rsidRPr="554AFFFF">
        <w:rPr>
          <w:rFonts w:eastAsia="Arial" w:cs="Arial"/>
          <w:color w:val="000000" w:themeColor="text1"/>
          <w:lang w:val="fr-FR"/>
        </w:rPr>
        <w:t>…...</w:t>
      </w:r>
      <w:r w:rsidRPr="5B64B165">
        <w:rPr>
          <w:rFonts w:eastAsia="Arial" w:cs="Arial"/>
          <w:color w:val="000000" w:themeColor="text1"/>
          <w:lang w:val="fr-FR"/>
        </w:rPr>
        <w:t xml:space="preserve"> 3</w:t>
      </w:r>
      <w:r w:rsidR="5261FB29" w:rsidRPr="5B64B165">
        <w:rPr>
          <w:rFonts w:eastAsia="Arial" w:cs="Arial"/>
          <w:color w:val="000000" w:themeColor="text1"/>
          <w:lang w:val="fr-FR"/>
        </w:rPr>
        <w:t>6</w:t>
      </w:r>
    </w:p>
    <w:p w14:paraId="563086D8" w14:textId="2F19E35B" w:rsidR="5B64B165" w:rsidRDefault="5B64B165" w:rsidP="5B64B165">
      <w:pPr>
        <w:spacing w:after="174" w:line="264" w:lineRule="auto"/>
        <w:ind w:left="10" w:hanging="10"/>
        <w:jc w:val="both"/>
        <w:rPr>
          <w:rFonts w:eastAsia="Arial" w:cs="Arial"/>
          <w:b/>
          <w:color w:val="000000" w:themeColor="text1"/>
          <w:sz w:val="28"/>
          <w:szCs w:val="28"/>
          <w:lang w:val="fr-FR"/>
        </w:rPr>
      </w:pPr>
    </w:p>
    <w:p w14:paraId="2CC77E96" w14:textId="24E23A15" w:rsidR="0C2A3725" w:rsidRDefault="02166BE7" w:rsidP="58946E12">
      <w:pPr>
        <w:pStyle w:val="Heading2"/>
        <w:rPr>
          <w:rFonts w:eastAsia="Arial" w:cs="Arial"/>
          <w:color w:val="000000" w:themeColor="text1"/>
          <w:lang w:val="fr-FR"/>
        </w:rPr>
      </w:pPr>
      <w:bookmarkStart w:id="14" w:name="_Toc1691713787"/>
      <w:r w:rsidRPr="4D930878">
        <w:rPr>
          <w:lang w:val="fr-FR"/>
        </w:rPr>
        <w:t>Data Flow Diagram</w:t>
      </w:r>
      <w:bookmarkEnd w:id="14"/>
    </w:p>
    <w:p w14:paraId="294CF24E" w14:textId="7635FEAE" w:rsidR="737B4BE1" w:rsidRDefault="737B4BE1" w:rsidP="737B4BE1">
      <w:pPr>
        <w:rPr>
          <w:lang w:val="fr-FR"/>
        </w:rPr>
      </w:pPr>
    </w:p>
    <w:p w14:paraId="06D7A611" w14:textId="3E500B69" w:rsidR="3BA5DF94" w:rsidRDefault="3BA5DF94" w:rsidP="253A4D27">
      <w:pPr>
        <w:spacing w:line="240" w:lineRule="auto"/>
        <w:rPr>
          <w:rFonts w:eastAsia="Arial" w:cs="Arial"/>
          <w:b/>
          <w:bCs/>
          <w:color w:val="000000" w:themeColor="text1"/>
          <w:lang w:val="fr-FR"/>
        </w:rPr>
      </w:pPr>
      <w:r w:rsidRPr="737B4BE1">
        <w:rPr>
          <w:lang w:val="fr-FR"/>
        </w:rPr>
        <w:t>Figure 11 Level 0 of Data Flow Diagram</w:t>
      </w:r>
      <w:r w:rsidR="34C9741B" w:rsidRPr="58946E12">
        <w:rPr>
          <w:lang w:val="fr-FR"/>
        </w:rPr>
        <w:t>....................................................................................29</w:t>
      </w:r>
    </w:p>
    <w:p w14:paraId="10AD9616" w14:textId="3F296D37" w:rsidR="3BA5DF94" w:rsidRDefault="3BA5DF94" w:rsidP="253A4D27">
      <w:pPr>
        <w:spacing w:line="240" w:lineRule="auto"/>
        <w:rPr>
          <w:rFonts w:eastAsia="Arial" w:cs="Arial"/>
          <w:b/>
          <w:bCs/>
          <w:color w:val="000000" w:themeColor="text1"/>
          <w:lang w:val="fr-FR"/>
        </w:rPr>
      </w:pPr>
      <w:r w:rsidRPr="0F92E741">
        <w:rPr>
          <w:lang w:val="en-US"/>
        </w:rPr>
        <w:t>Figure 12 Level 1 Megaion Supply Chain Management System</w:t>
      </w:r>
      <w:r w:rsidR="5ED176A8" w:rsidRPr="58946E12">
        <w:rPr>
          <w:lang w:val="en-US"/>
        </w:rPr>
        <w:t>................................................30</w:t>
      </w:r>
    </w:p>
    <w:p w14:paraId="259F2C78" w14:textId="6C5952B8" w:rsidR="3BA5DF94" w:rsidRDefault="3BA5DF94" w:rsidP="253A4D27">
      <w:pPr>
        <w:spacing w:line="240" w:lineRule="auto"/>
        <w:rPr>
          <w:lang w:val="fr-FR"/>
        </w:rPr>
      </w:pPr>
      <w:r w:rsidRPr="0F92E741">
        <w:rPr>
          <w:lang w:val="fr-FR"/>
        </w:rPr>
        <w:t>Figure 13 Level 2 Process 1.0 Create Purchase Order</w:t>
      </w:r>
      <w:r w:rsidR="2860CE0B" w:rsidRPr="58946E12">
        <w:rPr>
          <w:lang w:val="fr-FR"/>
        </w:rPr>
        <w:t>..............................................................31</w:t>
      </w:r>
    </w:p>
    <w:p w14:paraId="0690B704" w14:textId="0AEA0385" w:rsidR="0F92E741" w:rsidRDefault="3BA5DF94" w:rsidP="253A4D27">
      <w:pPr>
        <w:spacing w:line="240" w:lineRule="auto"/>
        <w:rPr>
          <w:rFonts w:eastAsia="Arial" w:cs="Arial"/>
          <w:color w:val="000000" w:themeColor="text1"/>
          <w:lang w:val="fr-FR"/>
        </w:rPr>
      </w:pPr>
      <w:r w:rsidRPr="253A4D27">
        <w:rPr>
          <w:rFonts w:eastAsia="Arial" w:cs="Arial"/>
          <w:color w:val="000000" w:themeColor="text1"/>
          <w:lang w:val="fr-FR"/>
        </w:rPr>
        <w:t>Figure 14 Level 2 Process 2.0 Manage Inventory</w:t>
      </w:r>
      <w:r w:rsidR="48850DE4" w:rsidRPr="58946E12">
        <w:rPr>
          <w:rFonts w:eastAsia="Arial" w:cs="Arial"/>
          <w:color w:val="000000" w:themeColor="text1"/>
          <w:lang w:val="fr-FR"/>
        </w:rPr>
        <w:t>......................................................................32</w:t>
      </w:r>
    </w:p>
    <w:p w14:paraId="47041A46" w14:textId="6A8BE594" w:rsidR="6C641BA8" w:rsidRDefault="3BA5DF94" w:rsidP="253A4D27">
      <w:pPr>
        <w:spacing w:line="240" w:lineRule="auto"/>
        <w:rPr>
          <w:rFonts w:eastAsia="Arial" w:cs="Arial"/>
          <w:color w:val="000000" w:themeColor="text1"/>
          <w:lang w:val="en-US"/>
        </w:rPr>
      </w:pPr>
      <w:r w:rsidRPr="58946E12">
        <w:rPr>
          <w:rFonts w:eastAsia="Arial" w:cs="Arial"/>
          <w:color w:val="000000" w:themeColor="text1"/>
          <w:lang w:val="en-US"/>
        </w:rPr>
        <w:t>Figure 15 Level 2 Process 3.0 Tracking of Procuct</w:t>
      </w:r>
      <w:r w:rsidR="7583F5C6" w:rsidRPr="58946E12">
        <w:rPr>
          <w:rFonts w:eastAsia="Arial" w:cs="Arial"/>
          <w:color w:val="000000" w:themeColor="text1"/>
          <w:lang w:val="en-US"/>
        </w:rPr>
        <w:t>....................................................................33</w:t>
      </w:r>
    </w:p>
    <w:p w14:paraId="60A53738" w14:textId="6E7A67C8" w:rsidR="6C641BA8" w:rsidRDefault="3BA5DF94" w:rsidP="253A4D27">
      <w:pPr>
        <w:spacing w:line="240" w:lineRule="auto"/>
        <w:rPr>
          <w:rFonts w:eastAsia="Arial" w:cs="Arial"/>
          <w:color w:val="000000" w:themeColor="text1"/>
          <w:lang w:val="fr-FR"/>
        </w:rPr>
      </w:pPr>
      <w:r w:rsidRPr="58946E12">
        <w:rPr>
          <w:rFonts w:eastAsia="Arial" w:cs="Arial"/>
          <w:color w:val="000000" w:themeColor="text1"/>
          <w:lang w:val="fr-FR"/>
        </w:rPr>
        <w:t>Figure 16 Level 2 Process 4.0 Supply Updates</w:t>
      </w:r>
      <w:r w:rsidR="70EB2EF6" w:rsidRPr="58946E12">
        <w:rPr>
          <w:rFonts w:eastAsia="Arial" w:cs="Arial"/>
          <w:color w:val="000000" w:themeColor="text1"/>
          <w:lang w:val="fr-FR"/>
        </w:rPr>
        <w:t>.........................................................................34</w:t>
      </w:r>
    </w:p>
    <w:p w14:paraId="623C9B94" w14:textId="083F811F" w:rsidR="6C641BA8" w:rsidRDefault="3BA5DF94" w:rsidP="253A4D27">
      <w:pPr>
        <w:spacing w:line="240" w:lineRule="auto"/>
        <w:rPr>
          <w:rFonts w:eastAsia="Arial" w:cs="Arial"/>
          <w:color w:val="000000" w:themeColor="text1"/>
          <w:lang w:val="fr-FR"/>
        </w:rPr>
      </w:pPr>
      <w:r w:rsidRPr="253A4D27">
        <w:rPr>
          <w:rFonts w:eastAsia="Arial" w:cs="Arial"/>
          <w:color w:val="000000" w:themeColor="text1"/>
          <w:lang w:val="fr-FR"/>
        </w:rPr>
        <w:t>Figure 17 Level 2 Process 5.0 Access Dashboard</w:t>
      </w:r>
      <w:r w:rsidR="7A8A7A18" w:rsidRPr="58946E12">
        <w:rPr>
          <w:rFonts w:eastAsia="Arial" w:cs="Arial"/>
          <w:color w:val="000000" w:themeColor="text1"/>
          <w:lang w:val="fr-FR"/>
        </w:rPr>
        <w:t>.....................................................................35</w:t>
      </w:r>
    </w:p>
    <w:p w14:paraId="67AEFAB4" w14:textId="3B5337F1" w:rsidR="6C641BA8" w:rsidRDefault="3BA5DF94" w:rsidP="253A4D27">
      <w:pPr>
        <w:spacing w:line="240" w:lineRule="auto"/>
        <w:rPr>
          <w:rFonts w:eastAsia="Arial" w:cs="Arial"/>
          <w:color w:val="000000" w:themeColor="text1"/>
          <w:lang w:val="fr-FR"/>
        </w:rPr>
      </w:pPr>
      <w:r w:rsidRPr="253A4D27">
        <w:rPr>
          <w:rFonts w:eastAsia="Arial" w:cs="Arial"/>
          <w:color w:val="000000" w:themeColor="text1"/>
          <w:lang w:val="fr-FR"/>
        </w:rPr>
        <w:t>Figure 18 Level 2 Process 6.0 Using AI ASSISTANCE</w:t>
      </w:r>
      <w:r w:rsidR="6C33E3CD" w:rsidRPr="58946E12">
        <w:rPr>
          <w:rFonts w:eastAsia="Arial" w:cs="Arial"/>
          <w:color w:val="000000" w:themeColor="text1"/>
          <w:lang w:val="fr-FR"/>
        </w:rPr>
        <w:t>.............................................................36</w:t>
      </w:r>
    </w:p>
    <w:p w14:paraId="1C683A0C" w14:textId="497DE2E4" w:rsidR="5B64B165" w:rsidRDefault="5B64B165" w:rsidP="58946E12">
      <w:pPr>
        <w:spacing w:after="174" w:line="360" w:lineRule="auto"/>
        <w:jc w:val="both"/>
        <w:rPr>
          <w:rFonts w:eastAsia="Arial" w:cs="Arial"/>
          <w:color w:val="000000" w:themeColor="text1"/>
        </w:rPr>
      </w:pPr>
    </w:p>
    <w:p w14:paraId="731F404F" w14:textId="428F01B7" w:rsidR="0163AE2B" w:rsidRDefault="0163AE2B" w:rsidP="58946E12">
      <w:pPr>
        <w:pStyle w:val="Heading2"/>
      </w:pPr>
      <w:bookmarkStart w:id="15" w:name="_Toc933420654"/>
      <w:r>
        <w:t>Activity Diagram with Swimlanes</w:t>
      </w:r>
      <w:bookmarkEnd w:id="15"/>
    </w:p>
    <w:p w14:paraId="6DC24BF1" w14:textId="0E8523CF" w:rsidR="737B4BE1" w:rsidRDefault="737B4BE1" w:rsidP="737B4BE1"/>
    <w:p w14:paraId="732A9DA1" w14:textId="2D458A0A" w:rsidR="0163AE2B" w:rsidRDefault="0163AE2B" w:rsidP="6A4D8810">
      <w:r>
        <w:t xml:space="preserve">Figure </w:t>
      </w:r>
      <w:r w:rsidR="000D286D">
        <w:t>19</w:t>
      </w:r>
      <w:r>
        <w:t xml:space="preserve"> System Process</w:t>
      </w:r>
      <w:r w:rsidR="4689C270">
        <w:t>.........................................................................................................52</w:t>
      </w:r>
    </w:p>
    <w:p w14:paraId="2068C1E6" w14:textId="368B5B1D" w:rsidR="0163AE2B" w:rsidRDefault="0163AE2B" w:rsidP="6A4D8810">
      <w:r>
        <w:t>Figure 2</w:t>
      </w:r>
      <w:r w:rsidR="000D286D">
        <w:t>0</w:t>
      </w:r>
      <w:r>
        <w:t xml:space="preserve"> Dashboard System</w:t>
      </w:r>
      <w:r w:rsidR="2539672A">
        <w:t>............</w:t>
      </w:r>
      <w:r w:rsidR="43DD962F">
        <w:t>................................................................................</w:t>
      </w:r>
      <w:r w:rsidR="2539672A">
        <w:t>........53</w:t>
      </w:r>
    </w:p>
    <w:p w14:paraId="709A47FA" w14:textId="79612DC2" w:rsidR="0163AE2B" w:rsidRDefault="0163AE2B" w:rsidP="25A3E8ED">
      <w:pPr>
        <w:rPr>
          <w:rFonts w:eastAsia="Arial" w:cs="Arial"/>
          <w:color w:val="000000" w:themeColor="text1"/>
        </w:rPr>
      </w:pPr>
      <w:r>
        <w:t>Figure 2</w:t>
      </w:r>
      <w:r w:rsidR="000D286D">
        <w:t>1</w:t>
      </w:r>
      <w:r>
        <w:t xml:space="preserve"> Inventory Mangement</w:t>
      </w:r>
      <w:r w:rsidR="1C576728">
        <w:t>...........</w:t>
      </w:r>
      <w:r w:rsidR="2FDFEA0F">
        <w:t>..............................................................................</w:t>
      </w:r>
      <w:r w:rsidR="1C576728">
        <w:t>.......54</w:t>
      </w:r>
    </w:p>
    <w:p w14:paraId="166FB178" w14:textId="0C01D323" w:rsidR="0163AE2B" w:rsidRDefault="0163AE2B" w:rsidP="6A4D8810">
      <w:r>
        <w:t>Figure 2</w:t>
      </w:r>
      <w:r w:rsidR="000D286D">
        <w:t>2</w:t>
      </w:r>
      <w:r>
        <w:t xml:space="preserve"> Process Equipment</w:t>
      </w:r>
      <w:r w:rsidR="169E6C02">
        <w:t>............</w:t>
      </w:r>
      <w:r w:rsidR="3E56588E">
        <w:t>..................................................................................</w:t>
      </w:r>
      <w:r w:rsidR="169E6C02">
        <w:t>.....55</w:t>
      </w:r>
    </w:p>
    <w:p w14:paraId="26907D99" w14:textId="4EBD72D5" w:rsidR="0163AE2B" w:rsidRDefault="0163AE2B" w:rsidP="25A3E8ED">
      <w:pPr>
        <w:rPr>
          <w:rFonts w:eastAsia="Arial" w:cs="Arial"/>
          <w:color w:val="000000" w:themeColor="text1"/>
        </w:rPr>
      </w:pPr>
      <w:r>
        <w:t>Figure 2</w:t>
      </w:r>
      <w:r w:rsidR="000D286D">
        <w:t>3</w:t>
      </w:r>
      <w:r>
        <w:t xml:space="preserve"> Barcode Operations</w:t>
      </w:r>
      <w:r w:rsidR="6B97F427">
        <w:t>........</w:t>
      </w:r>
      <w:r w:rsidR="60DBDE79">
        <w:t>..................................................................................</w:t>
      </w:r>
      <w:r w:rsidR="6B97F427">
        <w:t>.........56</w:t>
      </w:r>
    </w:p>
    <w:p w14:paraId="701BE7B4" w14:textId="5F56B3CE" w:rsidR="0163AE2B" w:rsidRDefault="0163AE2B" w:rsidP="25A3E8ED">
      <w:pPr>
        <w:rPr>
          <w:rFonts w:eastAsia="Arial" w:cs="Arial"/>
          <w:color w:val="000000" w:themeColor="text1"/>
        </w:rPr>
      </w:pPr>
      <w:r>
        <w:t>Figure 2</w:t>
      </w:r>
      <w:r w:rsidR="000D286D">
        <w:t>4</w:t>
      </w:r>
      <w:r>
        <w:t xml:space="preserve"> AI Assistance</w:t>
      </w:r>
      <w:r w:rsidR="32D8EF4A">
        <w:t>.............</w:t>
      </w:r>
      <w:r w:rsidR="78DF1A67">
        <w:t>........................................................................................</w:t>
      </w:r>
      <w:r w:rsidR="32D8EF4A">
        <w:t>........57</w:t>
      </w:r>
    </w:p>
    <w:p w14:paraId="763BBA2D" w14:textId="2E9184D3" w:rsidR="0163AE2B" w:rsidRDefault="0163AE2B" w:rsidP="25A3E8ED">
      <w:pPr>
        <w:rPr>
          <w:rFonts w:eastAsia="Arial" w:cs="Arial"/>
          <w:color w:val="000000" w:themeColor="text1"/>
        </w:rPr>
      </w:pPr>
      <w:r>
        <w:t>Figure 2</w:t>
      </w:r>
      <w:r w:rsidR="585C7FD3">
        <w:t>5</w:t>
      </w:r>
      <w:r>
        <w:t xml:space="preserve"> Tracking of Product</w:t>
      </w:r>
      <w:r w:rsidR="5C5BFD8A">
        <w:t>.........</w:t>
      </w:r>
      <w:r w:rsidR="5B17CBD3">
        <w:t>....................................................................................</w:t>
      </w:r>
      <w:r w:rsidR="5C5BFD8A">
        <w:t>.......58</w:t>
      </w:r>
    </w:p>
    <w:p w14:paraId="0BB11F9B" w14:textId="3821F005" w:rsidR="0163AE2B" w:rsidRDefault="0163AE2B" w:rsidP="25A3E8ED">
      <w:pPr>
        <w:rPr>
          <w:rFonts w:eastAsia="Arial" w:cs="Arial"/>
          <w:color w:val="000000" w:themeColor="text1"/>
        </w:rPr>
      </w:pPr>
      <w:r>
        <w:t>Figure 2</w:t>
      </w:r>
      <w:r w:rsidR="4E9E6AE7">
        <w:t>6</w:t>
      </w:r>
      <w:r>
        <w:t xml:space="preserve"> Purchase Order</w:t>
      </w:r>
      <w:r w:rsidR="2C36B70F">
        <w:t>...............</w:t>
      </w:r>
      <w:r w:rsidR="1F79F985">
        <w:t>......................................................................................</w:t>
      </w:r>
      <w:r w:rsidR="2C36B70F">
        <w:t>....59</w:t>
      </w:r>
    </w:p>
    <w:p w14:paraId="7A4F120C" w14:textId="396EF0C0" w:rsidR="0163AE2B" w:rsidRDefault="0163AE2B" w:rsidP="25A3E8ED">
      <w:pPr>
        <w:rPr>
          <w:rFonts w:eastAsia="Arial" w:cs="Arial"/>
          <w:color w:val="000000" w:themeColor="text1"/>
        </w:rPr>
      </w:pPr>
      <w:r>
        <w:t>Figure 2</w:t>
      </w:r>
      <w:r w:rsidR="4E9E6AE7">
        <w:t>7</w:t>
      </w:r>
      <w:r>
        <w:t xml:space="preserve"> View Product Shipment</w:t>
      </w:r>
      <w:r w:rsidR="58F08650">
        <w:t>.......</w:t>
      </w:r>
      <w:r w:rsidR="4A0C4FC2">
        <w:t>............................................................................</w:t>
      </w:r>
      <w:r w:rsidR="58F08650">
        <w:t>..........60</w:t>
      </w:r>
    </w:p>
    <w:p w14:paraId="075C5EA7" w14:textId="166E8425" w:rsidR="0163AE2B" w:rsidRDefault="0163AE2B" w:rsidP="6A4D8810">
      <w:r>
        <w:t>Figure 2</w:t>
      </w:r>
      <w:r w:rsidR="52AA2F55">
        <w:t>8</w:t>
      </w:r>
      <w:r>
        <w:t xml:space="preserve"> View Retrieval of Product</w:t>
      </w:r>
      <w:r w:rsidR="757D9595">
        <w:t>..........</w:t>
      </w:r>
      <w:r w:rsidR="37A83174">
        <w:t>..........................................................................</w:t>
      </w:r>
      <w:r w:rsidR="757D9595">
        <w:t>......61</w:t>
      </w:r>
    </w:p>
    <w:p w14:paraId="53387244" w14:textId="2731F2FD" w:rsidR="0163AE2B" w:rsidRDefault="0163AE2B" w:rsidP="25A3E8ED">
      <w:pPr>
        <w:rPr>
          <w:rFonts w:eastAsia="Arial" w:cs="Arial"/>
          <w:color w:val="000000" w:themeColor="text1"/>
        </w:rPr>
      </w:pPr>
      <w:r>
        <w:t xml:space="preserve">Figure </w:t>
      </w:r>
      <w:r w:rsidR="4E1D51D4">
        <w:t>29</w:t>
      </w:r>
      <w:r>
        <w:t xml:space="preserve"> View Purchase Order</w:t>
      </w:r>
      <w:r w:rsidR="27E39460">
        <w:t>..........</w:t>
      </w:r>
      <w:r w:rsidR="00149806">
        <w:t>.............................................................................</w:t>
      </w:r>
      <w:r w:rsidR="27E39460">
        <w:t>.........62</w:t>
      </w:r>
    </w:p>
    <w:p w14:paraId="4670E327" w14:textId="63FB6A4A" w:rsidR="0163AE2B" w:rsidRDefault="0163AE2B" w:rsidP="6A4D8810">
      <w:r>
        <w:t xml:space="preserve">Figure </w:t>
      </w:r>
      <w:r w:rsidR="38542B8F">
        <w:t>30</w:t>
      </w:r>
      <w:r>
        <w:t xml:space="preserve"> View Order Report</w:t>
      </w:r>
      <w:r w:rsidR="4D7DC3FB">
        <w:t>........</w:t>
      </w:r>
      <w:r w:rsidR="70D35563">
        <w:t>......................................................................</w:t>
      </w:r>
      <w:r w:rsidR="3B76897C">
        <w:t>.</w:t>
      </w:r>
      <w:r w:rsidR="70D35563">
        <w:t>...........</w:t>
      </w:r>
      <w:r w:rsidR="4D7DC3FB">
        <w:t>...........63</w:t>
      </w:r>
    </w:p>
    <w:p w14:paraId="71F697BB" w14:textId="77777777" w:rsidR="00D369AC" w:rsidRDefault="00D369AC" w:rsidP="00882CCA">
      <w:pPr>
        <w:spacing w:after="174" w:line="264" w:lineRule="auto"/>
        <w:jc w:val="both"/>
        <w:rPr>
          <w:rFonts w:eastAsia="Arial" w:cs="Arial"/>
          <w:color w:val="000000" w:themeColor="text1"/>
        </w:rPr>
      </w:pPr>
    </w:p>
    <w:p w14:paraId="398B6219" w14:textId="2A02EEC8" w:rsidR="4E3F49D8" w:rsidRDefault="4E3F49D8" w:rsidP="4E3F49D8">
      <w:pPr>
        <w:spacing w:after="174" w:line="264" w:lineRule="auto"/>
        <w:ind w:left="10" w:hanging="10"/>
        <w:jc w:val="both"/>
        <w:rPr>
          <w:rFonts w:eastAsia="Arial" w:cs="Arial"/>
          <w:color w:val="000000" w:themeColor="text1"/>
        </w:rPr>
      </w:pPr>
    </w:p>
    <w:p w14:paraId="2043FF63" w14:textId="2B0D005B" w:rsidR="4E3F49D8" w:rsidRDefault="4E3F49D8" w:rsidP="4E3F49D8">
      <w:pPr>
        <w:spacing w:after="174" w:line="264" w:lineRule="auto"/>
        <w:ind w:left="10" w:hanging="10"/>
        <w:jc w:val="both"/>
        <w:rPr>
          <w:rFonts w:eastAsia="Arial" w:cs="Arial"/>
          <w:color w:val="000000" w:themeColor="text1"/>
        </w:rPr>
      </w:pPr>
    </w:p>
    <w:p w14:paraId="517559D0" w14:textId="31675D20" w:rsidR="4E3F49D8" w:rsidRDefault="4E3F49D8" w:rsidP="4E3F49D8">
      <w:pPr>
        <w:rPr>
          <w:rFonts w:eastAsia="Arial" w:cs="Arial"/>
          <w:color w:val="000000" w:themeColor="text1"/>
        </w:rPr>
        <w:sectPr w:rsidR="4E3F49D8" w:rsidSect="00A4605A">
          <w:footerReference w:type="default" r:id="rId17"/>
          <w:pgSz w:w="12240" w:h="15840"/>
          <w:pgMar w:top="1440" w:right="1440" w:bottom="1440" w:left="1440" w:header="708" w:footer="708" w:gutter="0"/>
          <w:pgNumType w:fmt="lowerRoman"/>
          <w:cols w:space="708"/>
          <w:docGrid w:linePitch="360"/>
        </w:sectPr>
      </w:pPr>
    </w:p>
    <w:p w14:paraId="4E3D96E4" w14:textId="3DFB34DF" w:rsidR="000E3781" w:rsidRDefault="000E3781" w:rsidP="008C3B20">
      <w:pPr>
        <w:pStyle w:val="Heading1"/>
      </w:pPr>
      <w:bookmarkStart w:id="16" w:name="_Toc130423905"/>
      <w:bookmarkStart w:id="17" w:name="_Toc880183286"/>
      <w:r>
        <w:t>List of Tables</w:t>
      </w:r>
      <w:bookmarkEnd w:id="16"/>
      <w:bookmarkEnd w:id="17"/>
    </w:p>
    <w:p w14:paraId="7058239D" w14:textId="5C53BDDE" w:rsidR="4E3F49D8" w:rsidRDefault="4E3F49D8" w:rsidP="4E3F49D8"/>
    <w:p w14:paraId="55D4B76C" w14:textId="15C4D4E3" w:rsidR="6D6499F6" w:rsidRDefault="6D6499F6" w:rsidP="4E3F49D8">
      <w:pPr>
        <w:spacing w:after="174" w:line="264" w:lineRule="auto"/>
        <w:ind w:left="10" w:hanging="10"/>
        <w:jc w:val="both"/>
        <w:rPr>
          <w:rFonts w:eastAsia="Arial" w:cs="Arial"/>
          <w:color w:val="000000" w:themeColor="text1"/>
        </w:rPr>
      </w:pPr>
      <w:r w:rsidRPr="4E3F49D8">
        <w:rPr>
          <w:rFonts w:eastAsia="Arial" w:cs="Arial"/>
          <w:color w:val="000000" w:themeColor="text1"/>
        </w:rPr>
        <w:t xml:space="preserve">Table I List of Processes ………………………………………………………………………… </w:t>
      </w:r>
      <w:r w:rsidR="2E4C8FAB" w:rsidRPr="4E3F49D8">
        <w:rPr>
          <w:rFonts w:eastAsia="Arial" w:cs="Arial"/>
          <w:color w:val="000000" w:themeColor="text1"/>
        </w:rPr>
        <w:t>12-14</w:t>
      </w:r>
    </w:p>
    <w:p w14:paraId="0B7AEC12" w14:textId="14158C9E" w:rsidR="6D6499F6" w:rsidRDefault="6D6499F6" w:rsidP="4E3F49D8">
      <w:pPr>
        <w:spacing w:after="174" w:line="264" w:lineRule="auto"/>
        <w:ind w:left="10" w:hanging="10"/>
        <w:jc w:val="both"/>
      </w:pPr>
      <w:r w:rsidRPr="4E3F49D8">
        <w:rPr>
          <w:rFonts w:eastAsia="Arial" w:cs="Arial"/>
          <w:color w:val="000000" w:themeColor="text1"/>
        </w:rPr>
        <w:t>Table I</w:t>
      </w:r>
      <w:r w:rsidR="7E3085D2" w:rsidRPr="4E3F49D8">
        <w:rPr>
          <w:rFonts w:eastAsia="Arial" w:cs="Arial"/>
          <w:color w:val="000000" w:themeColor="text1"/>
        </w:rPr>
        <w:t>I</w:t>
      </w:r>
      <w:r w:rsidRPr="4E3F49D8">
        <w:rPr>
          <w:rFonts w:eastAsia="Arial" w:cs="Arial"/>
          <w:color w:val="000000" w:themeColor="text1"/>
        </w:rPr>
        <w:t xml:space="preserve"> </w:t>
      </w:r>
      <w:r w:rsidR="1A2E47A6" w:rsidRPr="4E3F49D8">
        <w:rPr>
          <w:rFonts w:eastAsia="Arial" w:cs="Arial"/>
          <w:color w:val="000000" w:themeColor="text1"/>
        </w:rPr>
        <w:t>SWOT Analysis</w:t>
      </w:r>
      <w:r w:rsidRPr="4E3F49D8">
        <w:rPr>
          <w:rFonts w:eastAsia="Arial" w:cs="Arial"/>
          <w:color w:val="000000" w:themeColor="text1"/>
        </w:rPr>
        <w:t xml:space="preserve"> </w:t>
      </w:r>
      <w:r w:rsidRPr="606A68B4">
        <w:rPr>
          <w:rFonts w:eastAsia="Arial" w:cs="Arial"/>
          <w:color w:val="000000" w:themeColor="text1"/>
        </w:rPr>
        <w:t>…………………………………………………………………</w:t>
      </w:r>
      <w:r w:rsidR="5D314919" w:rsidRPr="606A68B4">
        <w:rPr>
          <w:rFonts w:eastAsia="Arial" w:cs="Arial"/>
          <w:color w:val="000000" w:themeColor="text1"/>
        </w:rPr>
        <w:t>.</w:t>
      </w:r>
      <w:r w:rsidRPr="606A68B4">
        <w:rPr>
          <w:rFonts w:eastAsia="Arial" w:cs="Arial"/>
          <w:color w:val="000000" w:themeColor="text1"/>
        </w:rPr>
        <w:t>………</w:t>
      </w:r>
      <w:r w:rsidRPr="4E3F49D8">
        <w:rPr>
          <w:rFonts w:eastAsia="Arial" w:cs="Arial"/>
          <w:color w:val="000000" w:themeColor="text1"/>
        </w:rPr>
        <w:t xml:space="preserve"> 14</w:t>
      </w:r>
    </w:p>
    <w:p w14:paraId="1CD7724D" w14:textId="79787692" w:rsidR="6D6499F6" w:rsidRDefault="6D6499F6" w:rsidP="4E3F49D8">
      <w:pPr>
        <w:spacing w:after="174" w:line="264" w:lineRule="auto"/>
        <w:ind w:left="10" w:hanging="10"/>
        <w:jc w:val="both"/>
        <w:rPr>
          <w:rFonts w:eastAsia="Arial" w:cs="Arial"/>
          <w:color w:val="000000" w:themeColor="text1"/>
        </w:rPr>
      </w:pPr>
      <w:r w:rsidRPr="4E3F49D8">
        <w:rPr>
          <w:rFonts w:eastAsia="Arial" w:cs="Arial"/>
          <w:color w:val="000000" w:themeColor="text1"/>
        </w:rPr>
        <w:t>Table I</w:t>
      </w:r>
      <w:r w:rsidR="1E6B9FA0" w:rsidRPr="4E3F49D8">
        <w:rPr>
          <w:rFonts w:eastAsia="Arial" w:cs="Arial"/>
          <w:color w:val="000000" w:themeColor="text1"/>
        </w:rPr>
        <w:t>II</w:t>
      </w:r>
      <w:r w:rsidRPr="4E3F49D8">
        <w:rPr>
          <w:rFonts w:eastAsia="Arial" w:cs="Arial"/>
          <w:color w:val="000000" w:themeColor="text1"/>
        </w:rPr>
        <w:t xml:space="preserve"> </w:t>
      </w:r>
      <w:r w:rsidR="0FEC6A08" w:rsidRPr="4E3F49D8">
        <w:rPr>
          <w:rFonts w:eastAsia="Arial" w:cs="Arial"/>
          <w:color w:val="000000" w:themeColor="text1"/>
        </w:rPr>
        <w:t>Product Vision</w:t>
      </w:r>
      <w:r w:rsidRPr="4E3F49D8">
        <w:rPr>
          <w:rFonts w:eastAsia="Arial" w:cs="Arial"/>
          <w:color w:val="000000" w:themeColor="text1"/>
        </w:rPr>
        <w:t xml:space="preserve"> </w:t>
      </w:r>
      <w:r w:rsidRPr="606A68B4">
        <w:rPr>
          <w:rFonts w:eastAsia="Arial" w:cs="Arial"/>
          <w:color w:val="000000" w:themeColor="text1"/>
        </w:rPr>
        <w:t>…………………………………………………………………</w:t>
      </w:r>
      <w:r w:rsidR="26BD70D0" w:rsidRPr="606A68B4">
        <w:rPr>
          <w:rFonts w:eastAsia="Arial" w:cs="Arial"/>
          <w:color w:val="000000" w:themeColor="text1"/>
        </w:rPr>
        <w:t>..</w:t>
      </w:r>
      <w:r w:rsidRPr="606A68B4">
        <w:rPr>
          <w:rFonts w:eastAsia="Arial" w:cs="Arial"/>
          <w:color w:val="000000" w:themeColor="text1"/>
        </w:rPr>
        <w:t>………</w:t>
      </w:r>
      <w:r w:rsidRPr="4E3F49D8">
        <w:rPr>
          <w:rFonts w:eastAsia="Arial" w:cs="Arial"/>
          <w:color w:val="000000" w:themeColor="text1"/>
        </w:rPr>
        <w:t xml:space="preserve"> 1</w:t>
      </w:r>
      <w:r w:rsidR="5F1C9112" w:rsidRPr="4E3F49D8">
        <w:rPr>
          <w:rFonts w:eastAsia="Arial" w:cs="Arial"/>
          <w:color w:val="000000" w:themeColor="text1"/>
        </w:rPr>
        <w:t>8</w:t>
      </w:r>
    </w:p>
    <w:p w14:paraId="7C1B8D01" w14:textId="4008101B" w:rsidR="6D6499F6" w:rsidRDefault="6D6499F6" w:rsidP="4E3F49D8">
      <w:pPr>
        <w:spacing w:after="174" w:line="264" w:lineRule="auto"/>
        <w:ind w:left="10" w:hanging="10"/>
        <w:jc w:val="both"/>
      </w:pPr>
      <w:r w:rsidRPr="4E3F49D8">
        <w:rPr>
          <w:rFonts w:eastAsia="Arial" w:cs="Arial"/>
          <w:color w:val="000000" w:themeColor="text1"/>
        </w:rPr>
        <w:t>Table I</w:t>
      </w:r>
      <w:r w:rsidR="44A663BF" w:rsidRPr="4E3F49D8">
        <w:rPr>
          <w:rFonts w:eastAsia="Arial" w:cs="Arial"/>
          <w:color w:val="000000" w:themeColor="text1"/>
        </w:rPr>
        <w:t>V</w:t>
      </w:r>
      <w:r w:rsidRPr="4E3F49D8">
        <w:rPr>
          <w:rFonts w:eastAsia="Arial" w:cs="Arial"/>
          <w:color w:val="000000" w:themeColor="text1"/>
        </w:rPr>
        <w:t xml:space="preserve"> </w:t>
      </w:r>
      <w:r w:rsidR="3EFAF195" w:rsidRPr="4E3F49D8">
        <w:rPr>
          <w:rFonts w:eastAsia="Arial" w:cs="Arial"/>
          <w:color w:val="000000" w:themeColor="text1"/>
        </w:rPr>
        <w:t>Category and Specifications</w:t>
      </w:r>
      <w:r w:rsidRPr="4E3F49D8">
        <w:rPr>
          <w:rFonts w:eastAsia="Arial" w:cs="Arial"/>
          <w:color w:val="000000" w:themeColor="text1"/>
        </w:rPr>
        <w:t xml:space="preserve"> </w:t>
      </w:r>
      <w:r w:rsidRPr="606A68B4">
        <w:rPr>
          <w:rFonts w:eastAsia="Arial" w:cs="Arial"/>
          <w:color w:val="000000" w:themeColor="text1"/>
        </w:rPr>
        <w:t>……………………………………………</w:t>
      </w:r>
      <w:r w:rsidR="05F2BFB9" w:rsidRPr="606A68B4">
        <w:rPr>
          <w:rFonts w:eastAsia="Arial" w:cs="Arial"/>
          <w:color w:val="000000" w:themeColor="text1"/>
        </w:rPr>
        <w:t>..</w:t>
      </w:r>
      <w:r w:rsidRPr="606A68B4">
        <w:rPr>
          <w:rFonts w:eastAsia="Arial" w:cs="Arial"/>
          <w:color w:val="000000" w:themeColor="text1"/>
        </w:rPr>
        <w:t>……………</w:t>
      </w:r>
      <w:r w:rsidRPr="4E3F49D8">
        <w:rPr>
          <w:rFonts w:eastAsia="Arial" w:cs="Arial"/>
          <w:color w:val="000000" w:themeColor="text1"/>
        </w:rPr>
        <w:t xml:space="preserve"> 1</w:t>
      </w:r>
      <w:r w:rsidR="5227B846" w:rsidRPr="4E3F49D8">
        <w:rPr>
          <w:rFonts w:eastAsia="Arial" w:cs="Arial"/>
          <w:color w:val="000000" w:themeColor="text1"/>
        </w:rPr>
        <w:t>9</w:t>
      </w:r>
    </w:p>
    <w:p w14:paraId="20475835" w14:textId="3A8C21E4" w:rsidR="6D6499F6" w:rsidRDefault="6D6499F6" w:rsidP="4E3F49D8">
      <w:pPr>
        <w:spacing w:after="174" w:line="264" w:lineRule="auto"/>
        <w:ind w:left="10" w:hanging="10"/>
        <w:jc w:val="both"/>
        <w:rPr>
          <w:rFonts w:eastAsia="Arial" w:cs="Arial"/>
          <w:color w:val="000000" w:themeColor="text1"/>
        </w:rPr>
      </w:pPr>
      <w:r w:rsidRPr="4E3F49D8">
        <w:rPr>
          <w:rFonts w:eastAsia="Arial" w:cs="Arial"/>
          <w:color w:val="000000" w:themeColor="text1"/>
        </w:rPr>
        <w:t xml:space="preserve">Table </w:t>
      </w:r>
      <w:r w:rsidR="6745E971" w:rsidRPr="4E3F49D8">
        <w:rPr>
          <w:rFonts w:eastAsia="Arial" w:cs="Arial"/>
          <w:color w:val="000000" w:themeColor="text1"/>
        </w:rPr>
        <w:t>V</w:t>
      </w:r>
      <w:r w:rsidRPr="4E3F49D8">
        <w:rPr>
          <w:rFonts w:eastAsia="Arial" w:cs="Arial"/>
          <w:color w:val="000000" w:themeColor="text1"/>
        </w:rPr>
        <w:t xml:space="preserve"> </w:t>
      </w:r>
      <w:r w:rsidR="45F299A4" w:rsidRPr="4E3F49D8">
        <w:rPr>
          <w:rFonts w:eastAsia="Arial" w:cs="Arial"/>
          <w:color w:val="000000" w:themeColor="text1"/>
        </w:rPr>
        <w:t>Product Backlog</w:t>
      </w:r>
      <w:r w:rsidRPr="4E3F49D8">
        <w:rPr>
          <w:rFonts w:eastAsia="Arial" w:cs="Arial"/>
          <w:color w:val="000000" w:themeColor="text1"/>
        </w:rPr>
        <w:t xml:space="preserve"> ………………………………………………………………………… </w:t>
      </w:r>
      <w:r w:rsidR="34FE79F3" w:rsidRPr="4E3F49D8">
        <w:rPr>
          <w:rFonts w:eastAsia="Arial" w:cs="Arial"/>
          <w:color w:val="000000" w:themeColor="text1"/>
        </w:rPr>
        <w:t>21-22</w:t>
      </w:r>
    </w:p>
    <w:p w14:paraId="59123559" w14:textId="1DA12F41" w:rsidR="6D6499F6" w:rsidRDefault="6D6499F6" w:rsidP="4E3F49D8">
      <w:pPr>
        <w:spacing w:after="174" w:line="264" w:lineRule="auto"/>
        <w:ind w:left="10" w:hanging="10"/>
        <w:jc w:val="both"/>
        <w:rPr>
          <w:rFonts w:eastAsia="Arial" w:cs="Arial"/>
          <w:color w:val="000000" w:themeColor="text1"/>
        </w:rPr>
      </w:pPr>
      <w:r w:rsidRPr="4E3F49D8">
        <w:rPr>
          <w:rFonts w:eastAsia="Arial" w:cs="Arial"/>
          <w:color w:val="000000" w:themeColor="text1"/>
        </w:rPr>
        <w:t xml:space="preserve">Table </w:t>
      </w:r>
      <w:r w:rsidR="0096F556" w:rsidRPr="4E3F49D8">
        <w:rPr>
          <w:rFonts w:eastAsia="Arial" w:cs="Arial"/>
          <w:color w:val="000000" w:themeColor="text1"/>
        </w:rPr>
        <w:t>V</w:t>
      </w:r>
      <w:r w:rsidRPr="4E3F49D8">
        <w:rPr>
          <w:rFonts w:eastAsia="Arial" w:cs="Arial"/>
          <w:color w:val="000000" w:themeColor="text1"/>
        </w:rPr>
        <w:t xml:space="preserve">I </w:t>
      </w:r>
      <w:r w:rsidR="33F7BAB0" w:rsidRPr="4E3F49D8">
        <w:rPr>
          <w:rFonts w:eastAsia="Arial" w:cs="Arial"/>
          <w:color w:val="000000" w:themeColor="text1"/>
        </w:rPr>
        <w:t>User Classes</w:t>
      </w:r>
      <w:r w:rsidRPr="4E3F49D8">
        <w:rPr>
          <w:rFonts w:eastAsia="Arial" w:cs="Arial"/>
          <w:color w:val="000000" w:themeColor="text1"/>
        </w:rPr>
        <w:t xml:space="preserve"> </w:t>
      </w:r>
      <w:r w:rsidRPr="606A68B4">
        <w:rPr>
          <w:rFonts w:eastAsia="Arial" w:cs="Arial"/>
          <w:color w:val="000000" w:themeColor="text1"/>
        </w:rPr>
        <w:t>…………………………………………………………………</w:t>
      </w:r>
      <w:r w:rsidR="773728C5" w:rsidRPr="606A68B4">
        <w:rPr>
          <w:rFonts w:eastAsia="Arial" w:cs="Arial"/>
          <w:color w:val="000000" w:themeColor="text1"/>
        </w:rPr>
        <w:t>...</w:t>
      </w:r>
      <w:r w:rsidRPr="606A68B4">
        <w:rPr>
          <w:rFonts w:eastAsia="Arial" w:cs="Arial"/>
          <w:color w:val="000000" w:themeColor="text1"/>
        </w:rPr>
        <w:t>………</w:t>
      </w:r>
      <w:r w:rsidRPr="4E3F49D8">
        <w:rPr>
          <w:rFonts w:eastAsia="Arial" w:cs="Arial"/>
          <w:color w:val="000000" w:themeColor="text1"/>
        </w:rPr>
        <w:t xml:space="preserve"> </w:t>
      </w:r>
      <w:r w:rsidR="1CADD814" w:rsidRPr="4E3F49D8">
        <w:rPr>
          <w:rFonts w:eastAsia="Arial" w:cs="Arial"/>
          <w:color w:val="000000" w:themeColor="text1"/>
        </w:rPr>
        <w:t>24</w:t>
      </w:r>
    </w:p>
    <w:p w14:paraId="3A6BD375" w14:textId="54922F1C" w:rsidR="6D6499F6" w:rsidRDefault="6D6499F6" w:rsidP="4E3F49D8">
      <w:pPr>
        <w:spacing w:after="174" w:line="264" w:lineRule="auto"/>
        <w:ind w:left="10" w:hanging="10"/>
        <w:jc w:val="both"/>
        <w:rPr>
          <w:rFonts w:eastAsia="Arial" w:cs="Arial"/>
          <w:color w:val="000000" w:themeColor="text1"/>
        </w:rPr>
      </w:pPr>
      <w:r w:rsidRPr="4E3F49D8">
        <w:rPr>
          <w:rFonts w:eastAsia="Arial" w:cs="Arial"/>
          <w:color w:val="000000" w:themeColor="text1"/>
        </w:rPr>
        <w:t xml:space="preserve">Table </w:t>
      </w:r>
      <w:r w:rsidR="13043E84" w:rsidRPr="4E3F49D8">
        <w:rPr>
          <w:rFonts w:eastAsia="Arial" w:cs="Arial"/>
          <w:color w:val="000000" w:themeColor="text1"/>
        </w:rPr>
        <w:t>VI</w:t>
      </w:r>
      <w:r w:rsidRPr="4E3F49D8">
        <w:rPr>
          <w:rFonts w:eastAsia="Arial" w:cs="Arial"/>
          <w:color w:val="000000" w:themeColor="text1"/>
        </w:rPr>
        <w:t xml:space="preserve">I </w:t>
      </w:r>
      <w:r w:rsidR="6BBB54C0" w:rsidRPr="4E3F49D8">
        <w:rPr>
          <w:rFonts w:eastAsia="Arial" w:cs="Arial"/>
          <w:color w:val="000000" w:themeColor="text1"/>
        </w:rPr>
        <w:t>Road Map</w:t>
      </w:r>
      <w:r w:rsidRPr="4E3F49D8">
        <w:rPr>
          <w:rFonts w:eastAsia="Arial" w:cs="Arial"/>
          <w:color w:val="000000" w:themeColor="text1"/>
        </w:rPr>
        <w:t xml:space="preserve"> </w:t>
      </w:r>
      <w:r w:rsidRPr="606A68B4">
        <w:rPr>
          <w:rFonts w:eastAsia="Arial" w:cs="Arial"/>
          <w:color w:val="000000" w:themeColor="text1"/>
        </w:rPr>
        <w:t>………………………………………………………………</w:t>
      </w:r>
      <w:r w:rsidR="762749D5" w:rsidRPr="606A68B4">
        <w:rPr>
          <w:rFonts w:eastAsia="Arial" w:cs="Arial"/>
          <w:color w:val="000000" w:themeColor="text1"/>
        </w:rPr>
        <w:t>.....</w:t>
      </w:r>
      <w:r w:rsidRPr="606A68B4">
        <w:rPr>
          <w:rFonts w:eastAsia="Arial" w:cs="Arial"/>
          <w:color w:val="000000" w:themeColor="text1"/>
        </w:rPr>
        <w:t>…………</w:t>
      </w:r>
      <w:r w:rsidR="2753CA4E" w:rsidRPr="606A68B4">
        <w:rPr>
          <w:rFonts w:eastAsia="Arial" w:cs="Arial"/>
          <w:color w:val="000000" w:themeColor="text1"/>
        </w:rPr>
        <w:t>..</w:t>
      </w:r>
      <w:r w:rsidRPr="4E3F49D8">
        <w:rPr>
          <w:rFonts w:eastAsia="Arial" w:cs="Arial"/>
          <w:color w:val="000000" w:themeColor="text1"/>
        </w:rPr>
        <w:t xml:space="preserve"> </w:t>
      </w:r>
      <w:r w:rsidR="45EF8DEB" w:rsidRPr="4E3F49D8">
        <w:rPr>
          <w:rFonts w:eastAsia="Arial" w:cs="Arial"/>
          <w:color w:val="000000" w:themeColor="text1"/>
        </w:rPr>
        <w:t>37</w:t>
      </w:r>
    </w:p>
    <w:p w14:paraId="599B5E81" w14:textId="4A6CB13C" w:rsidR="4E3F49D8" w:rsidRDefault="4E3F49D8" w:rsidP="4E3F49D8">
      <w:pPr>
        <w:spacing w:after="174" w:line="264" w:lineRule="auto"/>
        <w:ind w:left="10" w:hanging="10"/>
        <w:jc w:val="both"/>
        <w:rPr>
          <w:rFonts w:eastAsia="Arial" w:cs="Arial"/>
          <w:color w:val="000000" w:themeColor="text1"/>
        </w:rPr>
      </w:pPr>
    </w:p>
    <w:p w14:paraId="12B051D7" w14:textId="3988F522" w:rsidR="4E3F49D8" w:rsidRDefault="4E3F49D8" w:rsidP="4E3F49D8">
      <w:pPr>
        <w:spacing w:after="174" w:line="264" w:lineRule="auto"/>
        <w:ind w:left="10" w:hanging="10"/>
        <w:jc w:val="both"/>
        <w:rPr>
          <w:rFonts w:eastAsia="Arial" w:cs="Arial"/>
          <w:color w:val="000000" w:themeColor="text1"/>
        </w:rPr>
      </w:pPr>
    </w:p>
    <w:p w14:paraId="56D0D428" w14:textId="6688DA8C" w:rsidR="4E3F49D8" w:rsidRDefault="4E3F49D8" w:rsidP="4E3F49D8"/>
    <w:p w14:paraId="33E26E04" w14:textId="77777777" w:rsidR="0065536F" w:rsidRDefault="0065536F" w:rsidP="0301CF81">
      <w:pPr>
        <w:pStyle w:val="Heading1"/>
        <w:sectPr w:rsidR="0065536F" w:rsidSect="00A4605A">
          <w:footerReference w:type="default" r:id="rId18"/>
          <w:pgSz w:w="12240" w:h="15840"/>
          <w:pgMar w:top="1440" w:right="1440" w:bottom="1440" w:left="1440" w:header="708" w:footer="708" w:gutter="0"/>
          <w:pgNumType w:fmt="lowerRoman"/>
          <w:cols w:space="708"/>
          <w:docGrid w:linePitch="360"/>
        </w:sectPr>
      </w:pPr>
    </w:p>
    <w:p w14:paraId="5F0D6490" w14:textId="42723EDD" w:rsidR="000E3781" w:rsidRDefault="005E3B8F" w:rsidP="00BC4784">
      <w:pPr>
        <w:pStyle w:val="Heading1"/>
        <w:numPr>
          <w:ilvl w:val="0"/>
          <w:numId w:val="4"/>
        </w:numPr>
        <w:ind w:left="567" w:hanging="567"/>
      </w:pPr>
      <w:bookmarkStart w:id="18" w:name="_Toc670238500"/>
      <w:bookmarkStart w:id="19" w:name="_Toc708370270"/>
      <w:r>
        <w:t>Introduction</w:t>
      </w:r>
      <w:bookmarkEnd w:id="18"/>
      <w:bookmarkEnd w:id="19"/>
    </w:p>
    <w:p w14:paraId="3971D00D" w14:textId="678E867C" w:rsidR="00033D9A" w:rsidRDefault="00033D9A" w:rsidP="00033D9A"/>
    <w:p w14:paraId="4BD3DD61" w14:textId="5174415B" w:rsidR="002153AC" w:rsidRPr="00033D9A" w:rsidRDefault="07B45D1E" w:rsidP="002E2917">
      <w:pPr>
        <w:spacing w:line="480" w:lineRule="auto"/>
      </w:pPr>
      <w:r>
        <w:t xml:space="preserve">In the contemporary medical industry, </w:t>
      </w:r>
      <w:r w:rsidR="6933B9EF">
        <w:t>reliable supply</w:t>
      </w:r>
      <w:r>
        <w:t xml:space="preserve"> chain management is critical for ensuring the timely availability of essential medical equipment (MRI, Electrolytes analyzer, hospital beds, non-consumables). The complexity of handling various medical equipment, the need for fast and efficient tagging, and the imperative to maintain accurate records necessitate a comprehensive supply chain management system. Recognizing these challenges, our team will develop the DHAN Supply Chain Management System (SCMS), a solution specifically designed for MEGAION, involved in storing, distributing, and delivering medical equipment.</w:t>
      </w:r>
    </w:p>
    <w:p w14:paraId="6CA88A4D" w14:textId="5A291A2E" w:rsidR="002153AC" w:rsidRPr="00033D9A" w:rsidRDefault="002153AC" w:rsidP="4E3F49D8">
      <w:pPr>
        <w:spacing w:line="480" w:lineRule="auto"/>
      </w:pPr>
    </w:p>
    <w:p w14:paraId="3E46F854" w14:textId="7A1B2F0D" w:rsidR="00D13815" w:rsidRDefault="00112074" w:rsidP="00BC4784">
      <w:pPr>
        <w:pStyle w:val="Heading2"/>
        <w:numPr>
          <w:ilvl w:val="1"/>
          <w:numId w:val="5"/>
        </w:numPr>
        <w:spacing w:line="480" w:lineRule="auto"/>
      </w:pPr>
      <w:bookmarkStart w:id="20" w:name="_Toc501943301"/>
      <w:bookmarkStart w:id="21" w:name="_Toc1808022818"/>
      <w:r>
        <w:t>Project Context</w:t>
      </w:r>
      <w:bookmarkEnd w:id="20"/>
      <w:bookmarkEnd w:id="21"/>
    </w:p>
    <w:p w14:paraId="48E0B628" w14:textId="5D64C528" w:rsidR="2246F603" w:rsidRDefault="2246F603" w:rsidP="4E3F49D8">
      <w:pPr>
        <w:spacing w:line="480" w:lineRule="auto"/>
      </w:pPr>
    </w:p>
    <w:p w14:paraId="06D9AB10" w14:textId="5CF68BAA" w:rsidR="4E3F49D8" w:rsidRDefault="18EFE807" w:rsidP="4E3F49D8">
      <w:pPr>
        <w:spacing w:line="480" w:lineRule="auto"/>
      </w:pPr>
      <w:r>
        <w:t>For businesses that distribute and store medical equipment, such as MEGAION in Paranaque City, an efficient supply chain management system is essential for success. The nature of medical supplies demands precise inventory tracking, procurement efficiency, logistics coordination, and strict adherence to regulatory guidelines. Traditional supply chain management systems, often reliant on manual processes, are susceptible to human errors and delays. These shortcomings can jeopardize the availability of vital equipment, highlighting the urgent need for a more advanced, reliable, and user-friendly supply chain management system.</w:t>
      </w:r>
    </w:p>
    <w:p w14:paraId="0B224AE1" w14:textId="4A64F461" w:rsidR="4E3F49D8" w:rsidRDefault="4E3F49D8" w:rsidP="4E3F49D8">
      <w:pPr>
        <w:spacing w:line="480" w:lineRule="auto"/>
      </w:pPr>
    </w:p>
    <w:p w14:paraId="2AAA0A6F" w14:textId="5F31FDD7" w:rsidR="4E3F49D8" w:rsidRDefault="4E3F49D8" w:rsidP="4E3F49D8">
      <w:pPr>
        <w:spacing w:line="480" w:lineRule="auto"/>
      </w:pPr>
    </w:p>
    <w:p w14:paraId="53EB7DB2" w14:textId="102ABFB7" w:rsidR="09F79589" w:rsidRDefault="09F79589" w:rsidP="09F79589">
      <w:pPr>
        <w:spacing w:line="480" w:lineRule="auto"/>
      </w:pPr>
    </w:p>
    <w:p w14:paraId="1FDFF068" w14:textId="47A56047" w:rsidR="6163EF4C" w:rsidRDefault="6163EF4C" w:rsidP="6163EF4C">
      <w:pPr>
        <w:spacing w:line="480" w:lineRule="auto"/>
      </w:pPr>
    </w:p>
    <w:p w14:paraId="10767808" w14:textId="62ED9A78" w:rsidR="00D13815" w:rsidRDefault="00D13815" w:rsidP="00BC4784">
      <w:pPr>
        <w:pStyle w:val="Heading2"/>
        <w:numPr>
          <w:ilvl w:val="1"/>
          <w:numId w:val="5"/>
        </w:numPr>
        <w:spacing w:line="480" w:lineRule="auto"/>
      </w:pPr>
      <w:bookmarkStart w:id="22" w:name="_Toc868752176"/>
      <w:bookmarkStart w:id="23" w:name="_Toc1966408486"/>
      <w:r>
        <w:t>Statement of the Problem</w:t>
      </w:r>
      <w:bookmarkEnd w:id="22"/>
      <w:bookmarkEnd w:id="23"/>
    </w:p>
    <w:p w14:paraId="08C89B3A" w14:textId="5FF8106B" w:rsidR="00A72650" w:rsidRDefault="00A72650" w:rsidP="4E3F49D8">
      <w:pPr>
        <w:spacing w:line="480" w:lineRule="auto"/>
      </w:pPr>
    </w:p>
    <w:p w14:paraId="612FEDAE" w14:textId="19FC16D9" w:rsidR="426F1F94" w:rsidRDefault="426F1F94" w:rsidP="4E3F49D8">
      <w:pPr>
        <w:spacing w:line="480" w:lineRule="auto"/>
      </w:pPr>
      <w:r>
        <w:t>Our client, a medical equipment distributor, is struggling with their inventory management due to a large</w:t>
      </w:r>
      <w:r w:rsidR="55D1902D">
        <w:t xml:space="preserve"> </w:t>
      </w:r>
      <w:r>
        <w:t xml:space="preserve">manual process. This makes it hard to maintain accurate and up-to-date records. The complexity of their operations and strict regulatory requirements further </w:t>
      </w:r>
      <w:r w:rsidR="3BD47430">
        <w:t>complicates</w:t>
      </w:r>
      <w:r>
        <w:t xml:space="preserve"> the situation. </w:t>
      </w:r>
      <w:r>
        <w:br/>
      </w:r>
    </w:p>
    <w:p w14:paraId="5CB48C49" w14:textId="347ADF36" w:rsidR="426F1F94" w:rsidRDefault="513A3AD7" w:rsidP="4E3F49D8">
      <w:pPr>
        <w:spacing w:line="480" w:lineRule="auto"/>
      </w:pPr>
      <w:r>
        <w:t>The specific</w:t>
      </w:r>
      <w:r w:rsidR="015CF18A">
        <w:t xml:space="preserve"> </w:t>
      </w:r>
      <w:r w:rsidR="306EDCDC">
        <w:t>problems they are facing includes:</w:t>
      </w:r>
    </w:p>
    <w:p w14:paraId="2422ECA8" w14:textId="159A091E" w:rsidR="5282FC39" w:rsidRDefault="008058F5" w:rsidP="00BC4784">
      <w:pPr>
        <w:pStyle w:val="ListParagraph"/>
        <w:numPr>
          <w:ilvl w:val="0"/>
          <w:numId w:val="42"/>
        </w:numPr>
        <w:spacing w:after="0" w:line="360" w:lineRule="auto"/>
        <w:jc w:val="both"/>
      </w:pPr>
      <w:r w:rsidRPr="5E804393">
        <w:rPr>
          <w:b/>
        </w:rPr>
        <w:t xml:space="preserve">Manual process of </w:t>
      </w:r>
      <w:r w:rsidR="3721C1FC" w:rsidRPr="5E804393">
        <w:rPr>
          <w:b/>
        </w:rPr>
        <w:t>tracking</w:t>
      </w:r>
      <w:r w:rsidRPr="5E804393">
        <w:rPr>
          <w:b/>
        </w:rPr>
        <w:t xml:space="preserve"> stock levels for delivery or demonstration of machines, leading to potential delays</w:t>
      </w:r>
      <w:r>
        <w:t>.</w:t>
      </w:r>
      <w:r w:rsidR="6EB69BC2">
        <w:t xml:space="preserve"> MEGAION</w:t>
      </w:r>
      <w:r w:rsidR="6DBC362F">
        <w:t xml:space="preserve"> recognizes the need for a</w:t>
      </w:r>
      <w:r w:rsidR="6EB69BC2">
        <w:t xml:space="preserve"> </w:t>
      </w:r>
      <w:r w:rsidR="6DBC362F">
        <w:t xml:space="preserve">reliable inventory </w:t>
      </w:r>
      <w:r w:rsidR="011E8E59">
        <w:t xml:space="preserve">management system to mitigate these risks. </w:t>
      </w:r>
      <w:r w:rsidR="03CAE484">
        <w:t xml:space="preserve">According to Edson Maybituin, the Inventory Manager, he struggles to keep up with the </w:t>
      </w:r>
      <w:r w:rsidR="6B6D06F5" w:rsidRPr="24D813DD">
        <w:t xml:space="preserve">current </w:t>
      </w:r>
      <w:r w:rsidR="03CAE484">
        <w:t xml:space="preserve">system </w:t>
      </w:r>
      <w:r w:rsidR="0D2ED0C6">
        <w:t xml:space="preserve">and the </w:t>
      </w:r>
      <w:r w:rsidR="6B6D06F5" w:rsidRPr="24D813DD">
        <w:t>extensive</w:t>
      </w:r>
      <w:r w:rsidR="0D2ED0C6">
        <w:t xml:space="preserve"> manual process</w:t>
      </w:r>
      <w:r w:rsidR="6B6D06F5" w:rsidRPr="24D813DD">
        <w:t>, citing increased</w:t>
      </w:r>
      <w:r w:rsidR="4C0A1857">
        <w:t xml:space="preserve"> error </w:t>
      </w:r>
      <w:r w:rsidR="6B6D06F5" w:rsidRPr="24D813DD">
        <w:t>susceptibility</w:t>
      </w:r>
      <w:r w:rsidR="5A355453">
        <w:t>.</w:t>
      </w:r>
    </w:p>
    <w:p w14:paraId="0DC782F1" w14:textId="34963D85" w:rsidR="351624B2" w:rsidRDefault="351624B2" w:rsidP="351624B2">
      <w:pPr>
        <w:pStyle w:val="ListParagraph"/>
        <w:spacing w:line="480" w:lineRule="auto"/>
        <w:ind w:hanging="360"/>
      </w:pPr>
    </w:p>
    <w:p w14:paraId="729CCC5E" w14:textId="74F79F18" w:rsidR="4CEC6522" w:rsidRDefault="00784241" w:rsidP="00BC4784">
      <w:pPr>
        <w:pStyle w:val="ListParagraph"/>
        <w:numPr>
          <w:ilvl w:val="0"/>
          <w:numId w:val="42"/>
        </w:numPr>
        <w:spacing w:line="480" w:lineRule="auto"/>
      </w:pPr>
      <w:r w:rsidRPr="00621FFC">
        <w:rPr>
          <w:b/>
          <w:bCs/>
        </w:rPr>
        <w:t xml:space="preserve">There are instances when the products are understocked, leading to </w:t>
      </w:r>
      <w:r w:rsidR="36C6F478" w:rsidRPr="20B3E881">
        <w:rPr>
          <w:b/>
          <w:bCs/>
        </w:rPr>
        <w:t>supply</w:t>
      </w:r>
      <w:r w:rsidRPr="00621FFC">
        <w:rPr>
          <w:b/>
          <w:bCs/>
        </w:rPr>
        <w:t xml:space="preserve"> disruptions.</w:t>
      </w:r>
      <w:r w:rsidR="72EB3933">
        <w:t xml:space="preserve"> According to Edson Maybituin, the inventory manager, </w:t>
      </w:r>
      <w:r w:rsidR="3F516C53">
        <w:t>he</w:t>
      </w:r>
      <w:r w:rsidR="0B23F17B">
        <w:t xml:space="preserve"> </w:t>
      </w:r>
      <w:r w:rsidR="7397BF9A">
        <w:t xml:space="preserve">also stated that there is </w:t>
      </w:r>
      <w:r w:rsidR="58DB320C" w:rsidRPr="623C4134">
        <w:t xml:space="preserve">a problem with </w:t>
      </w:r>
      <w:r w:rsidR="7397BF9A">
        <w:t xml:space="preserve">an </w:t>
      </w:r>
      <w:r w:rsidR="58DB320C" w:rsidRPr="623C4134">
        <w:t xml:space="preserve">advance purchase </w:t>
      </w:r>
      <w:r w:rsidR="7397BF9A">
        <w:t xml:space="preserve">order with </w:t>
      </w:r>
      <w:r w:rsidR="746BD29C">
        <w:t xml:space="preserve">currently </w:t>
      </w:r>
      <w:r w:rsidR="58DB320C" w:rsidRPr="623C4134">
        <w:t>zero (0) stock for machine equipment.</w:t>
      </w:r>
      <w:r w:rsidR="46344D05">
        <w:t xml:space="preserve"> </w:t>
      </w:r>
    </w:p>
    <w:p w14:paraId="54BFA82C" w14:textId="24A07BE9" w:rsidR="35B1CB78" w:rsidRDefault="35B1CB78" w:rsidP="4E279055">
      <w:pPr>
        <w:pStyle w:val="ListParagraph"/>
        <w:spacing w:line="480" w:lineRule="auto"/>
      </w:pPr>
    </w:p>
    <w:p w14:paraId="1AA5AA27" w14:textId="1F5A0693" w:rsidR="35E9F9C6" w:rsidRDefault="19473C7B" w:rsidP="00BC4784">
      <w:pPr>
        <w:pStyle w:val="ListParagraph"/>
        <w:numPr>
          <w:ilvl w:val="0"/>
          <w:numId w:val="42"/>
        </w:numPr>
        <w:spacing w:line="480" w:lineRule="auto"/>
        <w:rPr>
          <w:b/>
        </w:rPr>
      </w:pPr>
      <w:r w:rsidRPr="7101C63B">
        <w:rPr>
          <w:b/>
          <w:bCs/>
        </w:rPr>
        <w:t xml:space="preserve">Outdated </w:t>
      </w:r>
      <w:r w:rsidRPr="10870168">
        <w:rPr>
          <w:b/>
          <w:bCs/>
        </w:rPr>
        <w:t>and inefficient</w:t>
      </w:r>
      <w:r w:rsidRPr="380BCB65">
        <w:rPr>
          <w:b/>
          <w:bCs/>
        </w:rPr>
        <w:t xml:space="preserve"> </w:t>
      </w:r>
      <w:r w:rsidRPr="53408C7F">
        <w:rPr>
          <w:b/>
          <w:bCs/>
        </w:rPr>
        <w:t xml:space="preserve">process of </w:t>
      </w:r>
      <w:r w:rsidR="7CE8EF95" w:rsidRPr="3E4E89A5">
        <w:rPr>
          <w:b/>
          <w:bCs/>
        </w:rPr>
        <w:t xml:space="preserve">machine </w:t>
      </w:r>
      <w:r w:rsidR="7CE8EF95" w:rsidRPr="2C9F2288">
        <w:rPr>
          <w:b/>
          <w:bCs/>
        </w:rPr>
        <w:t xml:space="preserve">retrieval after </w:t>
      </w:r>
      <w:r w:rsidR="7CE8EF95" w:rsidRPr="4D207D46">
        <w:rPr>
          <w:b/>
          <w:bCs/>
        </w:rPr>
        <w:t>demonstration</w:t>
      </w:r>
      <w:r w:rsidR="2EF0762D" w:rsidRPr="4EB444AA">
        <w:rPr>
          <w:b/>
          <w:bCs/>
        </w:rPr>
        <w:t>.</w:t>
      </w:r>
      <w:r w:rsidR="2EF0762D" w:rsidRPr="1808BC76">
        <w:rPr>
          <w:b/>
          <w:bCs/>
        </w:rPr>
        <w:t xml:space="preserve"> </w:t>
      </w:r>
      <w:r w:rsidR="10C44946">
        <w:t>According to Edson Maybituin, the Inventory Manager, machines used for demonstrations are not being retrieved. There are times when these machines are not logged into the system, resulting in missing stock.</w:t>
      </w:r>
    </w:p>
    <w:p w14:paraId="6E65D576" w14:textId="77777777" w:rsidR="001C06F1" w:rsidRPr="001C06F1" w:rsidRDefault="001C06F1" w:rsidP="001C06F1">
      <w:pPr>
        <w:pStyle w:val="ListParagraph"/>
        <w:rPr>
          <w:b/>
        </w:rPr>
      </w:pPr>
    </w:p>
    <w:p w14:paraId="555D07C5" w14:textId="68E0B21C" w:rsidR="38AE3D49" w:rsidRPr="00784241" w:rsidRDefault="38AE3D49" w:rsidP="00784241">
      <w:pPr>
        <w:spacing w:line="480" w:lineRule="auto"/>
        <w:rPr>
          <w:highlight w:val="yellow"/>
        </w:rPr>
      </w:pPr>
    </w:p>
    <w:p w14:paraId="564346CA" w14:textId="75053F1B" w:rsidR="2246F603" w:rsidRDefault="2246F603" w:rsidP="2246F603">
      <w:pPr>
        <w:rPr>
          <w:i/>
          <w:iCs/>
        </w:rPr>
      </w:pPr>
    </w:p>
    <w:p w14:paraId="74E87DB4" w14:textId="6E1DF526" w:rsidR="026665B0" w:rsidRDefault="026665B0" w:rsidP="026665B0">
      <w:pPr>
        <w:rPr>
          <w:i/>
          <w:iCs/>
        </w:rPr>
      </w:pPr>
    </w:p>
    <w:p w14:paraId="40AD27AA" w14:textId="38399E40" w:rsidR="026665B0" w:rsidRDefault="026665B0" w:rsidP="026665B0">
      <w:pPr>
        <w:rPr>
          <w:i/>
          <w:iCs/>
        </w:rPr>
      </w:pPr>
    </w:p>
    <w:p w14:paraId="2951E891" w14:textId="01EAC39B" w:rsidR="026665B0" w:rsidRDefault="026665B0" w:rsidP="026665B0">
      <w:pPr>
        <w:rPr>
          <w:i/>
          <w:iCs/>
        </w:rPr>
      </w:pPr>
    </w:p>
    <w:p w14:paraId="34177FC4" w14:textId="5A64E3A2" w:rsidR="4E3F49D8" w:rsidRDefault="4E3F49D8" w:rsidP="0C971705">
      <w:pPr>
        <w:rPr>
          <w:i/>
        </w:rPr>
      </w:pPr>
    </w:p>
    <w:p w14:paraId="6D82310C" w14:textId="63DEC116" w:rsidR="20B3E881" w:rsidRDefault="20B3E881" w:rsidP="20B3E881">
      <w:pPr>
        <w:rPr>
          <w:i/>
          <w:iCs/>
        </w:rPr>
      </w:pPr>
    </w:p>
    <w:p w14:paraId="1A1BA261" w14:textId="33465C09" w:rsidR="20B3E881" w:rsidRDefault="20B3E881" w:rsidP="20B3E881">
      <w:pPr>
        <w:rPr>
          <w:i/>
          <w:iCs/>
        </w:rPr>
      </w:pPr>
    </w:p>
    <w:p w14:paraId="4410AE28" w14:textId="30C7BE52" w:rsidR="00112074" w:rsidRDefault="00112074" w:rsidP="00BC4784">
      <w:pPr>
        <w:pStyle w:val="Heading2"/>
        <w:numPr>
          <w:ilvl w:val="1"/>
          <w:numId w:val="5"/>
        </w:numPr>
      </w:pPr>
      <w:bookmarkStart w:id="24" w:name="_Toc1245191306"/>
      <w:bookmarkStart w:id="25" w:name="_Toc847093653"/>
      <w:r>
        <w:t>Objectives</w:t>
      </w:r>
      <w:bookmarkEnd w:id="24"/>
      <w:bookmarkEnd w:id="25"/>
    </w:p>
    <w:p w14:paraId="6593FAE3" w14:textId="4FCF9894" w:rsidR="00157BF5" w:rsidRDefault="00157BF5" w:rsidP="00157BF5"/>
    <w:p w14:paraId="5F239EE3" w14:textId="02D08B37" w:rsidR="79F03F8D" w:rsidRDefault="79F03F8D" w:rsidP="4E3F49D8">
      <w:pPr>
        <w:spacing w:line="480" w:lineRule="auto"/>
      </w:pPr>
      <w:r>
        <w:t xml:space="preserve">To automate and streamline the inventory management system of the medical equipment distributor using barcodes, ensuring accurate tracking, real-time status updates, and </w:t>
      </w:r>
      <w:r w:rsidR="49149F3B">
        <w:t xml:space="preserve">integrate </w:t>
      </w:r>
      <w:r w:rsidR="1F5FCB5A">
        <w:t>supply chain management</w:t>
      </w:r>
      <w:r w:rsidR="49149F3B">
        <w:t xml:space="preserve"> system</w:t>
      </w:r>
      <w:r>
        <w:t>.</w:t>
      </w:r>
      <w:r w:rsidR="5C1BB11D">
        <w:t xml:space="preserve"> </w:t>
      </w:r>
      <w:r>
        <w:br/>
      </w:r>
    </w:p>
    <w:p w14:paraId="646BB8B0" w14:textId="78905DAF" w:rsidR="12F0FD84" w:rsidRDefault="5C1BB11D" w:rsidP="2829C694">
      <w:pPr>
        <w:spacing w:line="480" w:lineRule="auto"/>
      </w:pPr>
      <w:r>
        <w:t>To resolve these challenges, the client aims to automate their inventory system</w:t>
      </w:r>
      <w:r w:rsidR="31302B8D">
        <w:t>,</w:t>
      </w:r>
      <w:r w:rsidR="5E39DC8B">
        <w:t xml:space="preserve"> and here are the specific objectives:</w:t>
      </w:r>
    </w:p>
    <w:p w14:paraId="4B9D785B" w14:textId="5B7DE74D" w:rsidR="086243DE" w:rsidRDefault="7592B213" w:rsidP="00BC4784">
      <w:pPr>
        <w:pStyle w:val="ListParagraph"/>
        <w:numPr>
          <w:ilvl w:val="0"/>
          <w:numId w:val="43"/>
        </w:numPr>
        <w:spacing w:line="480" w:lineRule="auto"/>
      </w:pPr>
      <w:r>
        <w:t xml:space="preserve">To reduce the delay </w:t>
      </w:r>
      <w:r w:rsidR="5B5126ED">
        <w:t>in</w:t>
      </w:r>
      <w:r>
        <w:t xml:space="preserve"> checking stock levels for items that are for delivery or demonstration by </w:t>
      </w:r>
      <w:r w:rsidR="012D0C2C">
        <w:t>95</w:t>
      </w:r>
      <w:r w:rsidR="1AC1150D">
        <w:t>%</w:t>
      </w:r>
      <w:r>
        <w:t>.</w:t>
      </w:r>
    </w:p>
    <w:p w14:paraId="65AB17EA" w14:textId="2F78F223" w:rsidR="066D73DA" w:rsidRDefault="066D73DA" w:rsidP="00BC4784">
      <w:pPr>
        <w:pStyle w:val="ListParagraph"/>
        <w:numPr>
          <w:ilvl w:val="0"/>
          <w:numId w:val="43"/>
        </w:numPr>
        <w:spacing w:line="480" w:lineRule="auto"/>
      </w:pPr>
      <w:r w:rsidRPr="1350A69E">
        <w:rPr>
          <w:b/>
          <w:bCs/>
        </w:rPr>
        <w:t>To optimize processes and ensure seamless coordination among stakeholders</w:t>
      </w:r>
      <w:r w:rsidRPr="1350A69E">
        <w:t xml:space="preserve"> in the supply chain of MEGAION, particularly when sourcing hospital equipment from various suppliers.</w:t>
      </w:r>
    </w:p>
    <w:p w14:paraId="6F89EBD1" w14:textId="47A1006D" w:rsidR="48FC3021" w:rsidRDefault="48FC3021" w:rsidP="00BC4784">
      <w:pPr>
        <w:pStyle w:val="ListParagraph"/>
        <w:numPr>
          <w:ilvl w:val="0"/>
          <w:numId w:val="43"/>
        </w:numPr>
        <w:spacing w:line="480" w:lineRule="auto"/>
      </w:pPr>
      <w:r>
        <w:t>To streamline the process for retrieving and logging demonstration machines to mitigate instances of missing stock</w:t>
      </w:r>
      <w:r w:rsidR="141B528F">
        <w:t>.</w:t>
      </w:r>
    </w:p>
    <w:p w14:paraId="1A664DAF" w14:textId="3770E9CD" w:rsidR="2D1B2FF0" w:rsidRDefault="2D1B2FF0" w:rsidP="33EC80D3">
      <w:pPr>
        <w:pStyle w:val="ListParagraph"/>
        <w:spacing w:line="480" w:lineRule="auto"/>
        <w:rPr>
          <w:highlight w:val="red"/>
        </w:rPr>
      </w:pPr>
    </w:p>
    <w:p w14:paraId="6416AEBA" w14:textId="100C225E" w:rsidR="4E3F49D8" w:rsidRDefault="4E3F49D8" w:rsidP="4E3F49D8">
      <w:pPr>
        <w:spacing w:line="480" w:lineRule="auto"/>
        <w:rPr>
          <w:highlight w:val="red"/>
        </w:rPr>
      </w:pPr>
    </w:p>
    <w:p w14:paraId="723FFB4D" w14:textId="3464D45A" w:rsidR="4E3F49D8" w:rsidRDefault="4E3F49D8" w:rsidP="4E3F49D8">
      <w:pPr>
        <w:spacing w:line="480" w:lineRule="auto"/>
        <w:rPr>
          <w:highlight w:val="red"/>
        </w:rPr>
      </w:pPr>
    </w:p>
    <w:p w14:paraId="46137F1D" w14:textId="2811A725" w:rsidR="73BAA4B7" w:rsidRDefault="73BAA4B7" w:rsidP="73BAA4B7">
      <w:pPr>
        <w:spacing w:line="480" w:lineRule="auto"/>
        <w:rPr>
          <w:highlight w:val="red"/>
        </w:rPr>
      </w:pPr>
    </w:p>
    <w:p w14:paraId="238CB0C1" w14:textId="4840AE4A" w:rsidR="73BAA4B7" w:rsidRDefault="73BAA4B7" w:rsidP="73BAA4B7">
      <w:pPr>
        <w:spacing w:line="480" w:lineRule="auto"/>
        <w:rPr>
          <w:highlight w:val="red"/>
        </w:rPr>
      </w:pPr>
    </w:p>
    <w:p w14:paraId="22B7C8B5" w14:textId="4E939C6B" w:rsidR="73BAA4B7" w:rsidRDefault="73BAA4B7" w:rsidP="73BAA4B7">
      <w:pPr>
        <w:spacing w:line="480" w:lineRule="auto"/>
        <w:rPr>
          <w:highlight w:val="red"/>
        </w:rPr>
      </w:pPr>
    </w:p>
    <w:p w14:paraId="2814E797" w14:textId="46BE1F56" w:rsidR="73BAA4B7" w:rsidRDefault="73BAA4B7" w:rsidP="73BAA4B7">
      <w:pPr>
        <w:spacing w:line="480" w:lineRule="auto"/>
        <w:rPr>
          <w:highlight w:val="red"/>
        </w:rPr>
      </w:pPr>
    </w:p>
    <w:p w14:paraId="1510DEFF" w14:textId="49BC9318" w:rsidR="73BAA4B7" w:rsidRDefault="73BAA4B7" w:rsidP="73BAA4B7">
      <w:pPr>
        <w:spacing w:line="480" w:lineRule="auto"/>
        <w:rPr>
          <w:highlight w:val="red"/>
        </w:rPr>
      </w:pPr>
    </w:p>
    <w:p w14:paraId="6CF5202A" w14:textId="4BE84BEB" w:rsidR="73BAA4B7" w:rsidRDefault="73BAA4B7" w:rsidP="73BAA4B7">
      <w:pPr>
        <w:spacing w:line="480" w:lineRule="auto"/>
        <w:rPr>
          <w:highlight w:val="red"/>
        </w:rPr>
      </w:pPr>
    </w:p>
    <w:p w14:paraId="4961A873" w14:textId="4BE823A9" w:rsidR="73BAA4B7" w:rsidRDefault="73BAA4B7" w:rsidP="73BAA4B7">
      <w:pPr>
        <w:spacing w:line="480" w:lineRule="auto"/>
        <w:rPr>
          <w:highlight w:val="red"/>
        </w:rPr>
      </w:pPr>
    </w:p>
    <w:p w14:paraId="6B82BE30" w14:textId="6F937787" w:rsidR="4E3F49D8" w:rsidRDefault="4E3F49D8" w:rsidP="4E3F49D8">
      <w:pPr>
        <w:spacing w:line="480" w:lineRule="auto"/>
        <w:rPr>
          <w:highlight w:val="red"/>
        </w:rPr>
      </w:pPr>
    </w:p>
    <w:p w14:paraId="0AC030FC" w14:textId="367F3ABF" w:rsidR="00EF30E6" w:rsidRDefault="00EF30E6" w:rsidP="00BC4784">
      <w:pPr>
        <w:pStyle w:val="Heading2"/>
        <w:numPr>
          <w:ilvl w:val="1"/>
          <w:numId w:val="5"/>
        </w:numPr>
      </w:pPr>
      <w:bookmarkStart w:id="26" w:name="_Toc2110652065"/>
      <w:bookmarkStart w:id="27" w:name="_Toc1824466421"/>
      <w:r>
        <w:t>Significance of the Project</w:t>
      </w:r>
      <w:bookmarkEnd w:id="26"/>
      <w:bookmarkEnd w:id="27"/>
    </w:p>
    <w:p w14:paraId="526BC142" w14:textId="536FD2DE" w:rsidR="00C32CB8" w:rsidRDefault="00C32CB8" w:rsidP="00C32CB8"/>
    <w:p w14:paraId="65CBC75B" w14:textId="529B082E" w:rsidR="62ABA670" w:rsidRDefault="53589002" w:rsidP="4E3F49D8">
      <w:pPr>
        <w:spacing w:line="480" w:lineRule="auto"/>
      </w:pPr>
      <w:r>
        <w:t xml:space="preserve">            Fixing the client’s problem is the main goal of creating</w:t>
      </w:r>
      <w:r w:rsidR="11FD7534">
        <w:t xml:space="preserve"> this</w:t>
      </w:r>
      <w:r>
        <w:t xml:space="preserve"> project. Adapting to modern technologies </w:t>
      </w:r>
      <w:r w:rsidR="71BEB076">
        <w:t>and</w:t>
      </w:r>
      <w:r>
        <w:t xml:space="preserve"> i</w:t>
      </w:r>
      <w:r w:rsidR="53EF6509">
        <w:t>ncorporating them</w:t>
      </w:r>
      <w:r w:rsidR="62FD2D76">
        <w:t xml:space="preserve"> into the client’s business will enhance the current system that they are using.</w:t>
      </w:r>
      <w:r w:rsidR="41C7A084">
        <w:t xml:space="preserve"> Furthermore,</w:t>
      </w:r>
      <w:r w:rsidR="028096FF">
        <w:t xml:space="preserve"> creating this system will negate any employees’ hindrances in doing their work.</w:t>
      </w:r>
      <w:r w:rsidR="6E7FF75F">
        <w:t xml:space="preserve"> </w:t>
      </w:r>
      <w:r w:rsidR="62ABA670">
        <w:t>The project will benefit the following</w:t>
      </w:r>
      <w:r w:rsidR="10216C3E">
        <w:t>:</w:t>
      </w:r>
    </w:p>
    <w:p w14:paraId="6775868A" w14:textId="757EC184" w:rsidR="7626D0F0" w:rsidRDefault="7626D0F0" w:rsidP="4E3F49D8">
      <w:pPr>
        <w:spacing w:line="480" w:lineRule="auto"/>
      </w:pPr>
    </w:p>
    <w:p w14:paraId="35AFA673" w14:textId="4AD1E77C" w:rsidR="62ABA670" w:rsidRDefault="62ABA670" w:rsidP="00BC4784">
      <w:pPr>
        <w:pStyle w:val="ListParagraph"/>
        <w:numPr>
          <w:ilvl w:val="0"/>
          <w:numId w:val="3"/>
        </w:numPr>
        <w:spacing w:line="480" w:lineRule="auto"/>
      </w:pPr>
      <w:r>
        <w:t>Business Owner/s:</w:t>
      </w:r>
    </w:p>
    <w:p w14:paraId="3B9ABEEB" w14:textId="5FBE674A" w:rsidR="346C3EE3" w:rsidRDefault="346C3EE3" w:rsidP="4E3F49D8">
      <w:pPr>
        <w:pStyle w:val="ListParagraph"/>
        <w:spacing w:line="480" w:lineRule="auto"/>
      </w:pPr>
      <w:r>
        <w:t xml:space="preserve">           This project will benefit the business owner/s</w:t>
      </w:r>
      <w:r w:rsidR="7DEA222A">
        <w:t xml:space="preserve"> because</w:t>
      </w:r>
      <w:r>
        <w:t xml:space="preserve"> </w:t>
      </w:r>
      <w:r w:rsidR="2AE0AA38">
        <w:t xml:space="preserve">they will have an improved system that will assist </w:t>
      </w:r>
      <w:r w:rsidR="59D118A3">
        <w:t xml:space="preserve">their challenges in encoding items, profiling data, </w:t>
      </w:r>
      <w:r w:rsidR="6169F74E">
        <w:t xml:space="preserve">and checking their own inventory. </w:t>
      </w:r>
      <w:r w:rsidR="54714BDF">
        <w:t>Furthermore, the client could utilize various project features that will help manage their business.</w:t>
      </w:r>
    </w:p>
    <w:p w14:paraId="5F475B89" w14:textId="3618E040" w:rsidR="7626D0F0" w:rsidRDefault="7626D0F0" w:rsidP="4E3F49D8">
      <w:pPr>
        <w:pStyle w:val="ListParagraph"/>
        <w:spacing w:line="480" w:lineRule="auto"/>
      </w:pPr>
    </w:p>
    <w:p w14:paraId="3138CECE" w14:textId="49DC510B" w:rsidR="775AE4D8" w:rsidRDefault="775AE4D8" w:rsidP="00BC4784">
      <w:pPr>
        <w:pStyle w:val="ListParagraph"/>
        <w:numPr>
          <w:ilvl w:val="0"/>
          <w:numId w:val="2"/>
        </w:numPr>
        <w:spacing w:line="480" w:lineRule="auto"/>
      </w:pPr>
      <w:r>
        <w:t>Service Employees:</w:t>
      </w:r>
    </w:p>
    <w:p w14:paraId="0B7999E2" w14:textId="665B4679" w:rsidR="677829F2" w:rsidRDefault="677829F2" w:rsidP="4E3F49D8">
      <w:pPr>
        <w:pStyle w:val="ListParagraph"/>
        <w:spacing w:line="480" w:lineRule="auto"/>
      </w:pPr>
      <w:r>
        <w:t xml:space="preserve">          This project will benefit the service employees</w:t>
      </w:r>
      <w:r w:rsidR="753F6D6B">
        <w:t xml:space="preserve"> by providing </w:t>
      </w:r>
      <w:r w:rsidR="2562241E">
        <w:t>them with</w:t>
      </w:r>
      <w:r w:rsidR="753F6D6B">
        <w:t xml:space="preserve"> a way to manage what goes in and out of their inventory, </w:t>
      </w:r>
      <w:r w:rsidR="2B448860">
        <w:t xml:space="preserve">what available stocks they currently have, and the items being prepared to sell. This will help minimize </w:t>
      </w:r>
      <w:r w:rsidR="31A044BB">
        <w:t>errors for any employees using the system</w:t>
      </w:r>
      <w:r w:rsidR="2035BBF9">
        <w:t>.</w:t>
      </w:r>
    </w:p>
    <w:p w14:paraId="0D8CF236" w14:textId="68D78E1E" w:rsidR="7626D0F0" w:rsidRDefault="7626D0F0" w:rsidP="4E3F49D8">
      <w:pPr>
        <w:pStyle w:val="ListParagraph"/>
        <w:spacing w:line="480" w:lineRule="auto"/>
      </w:pPr>
    </w:p>
    <w:p w14:paraId="2E4A2D0E" w14:textId="331DDE00" w:rsidR="31A044BB" w:rsidRDefault="31A044BB" w:rsidP="00BC4784">
      <w:pPr>
        <w:pStyle w:val="ListParagraph"/>
        <w:numPr>
          <w:ilvl w:val="0"/>
          <w:numId w:val="1"/>
        </w:numPr>
        <w:spacing w:line="480" w:lineRule="auto"/>
      </w:pPr>
      <w:r>
        <w:t>Developers</w:t>
      </w:r>
    </w:p>
    <w:p w14:paraId="523CC404" w14:textId="12D137B3" w:rsidR="31A044BB" w:rsidRDefault="31A044BB" w:rsidP="4E3F49D8">
      <w:pPr>
        <w:pStyle w:val="ListParagraph"/>
        <w:spacing w:line="480" w:lineRule="auto"/>
      </w:pPr>
      <w:r>
        <w:t xml:space="preserve">         </w:t>
      </w:r>
      <w:r w:rsidR="409FE98F">
        <w:t>As for the developers, this project will benefit them because it gives them broader knowledge on how to tackle a problem and think of a</w:t>
      </w:r>
      <w:r w:rsidR="3F56823B">
        <w:t xml:space="preserve"> technological</w:t>
      </w:r>
      <w:r w:rsidR="409FE98F">
        <w:t xml:space="preserve"> solution that comes along with it.</w:t>
      </w:r>
      <w:r w:rsidR="6D4CE4CB">
        <w:t xml:space="preserve"> The developers would have a clear understanding </w:t>
      </w:r>
      <w:r w:rsidR="19F5389D">
        <w:t>of</w:t>
      </w:r>
      <w:r w:rsidR="6D4CE4CB">
        <w:t xml:space="preserve"> how to plan the project, build it, and implement it to solve the problem they’re facing.</w:t>
      </w:r>
    </w:p>
    <w:p w14:paraId="5EEA0782" w14:textId="68232F57" w:rsidR="775AE4D8" w:rsidRDefault="775AE4D8" w:rsidP="4E3F49D8">
      <w:pPr>
        <w:pStyle w:val="ListParagraph"/>
        <w:spacing w:line="480" w:lineRule="auto"/>
      </w:pPr>
      <w:r>
        <w:t xml:space="preserve">          </w:t>
      </w:r>
    </w:p>
    <w:p w14:paraId="489E4F5B" w14:textId="7692D595" w:rsidR="7626D0F0" w:rsidRDefault="7626D0F0" w:rsidP="4E3F49D8">
      <w:pPr>
        <w:pStyle w:val="ListParagraph"/>
        <w:spacing w:line="480" w:lineRule="auto"/>
      </w:pPr>
    </w:p>
    <w:p w14:paraId="11B5362C" w14:textId="710DE038" w:rsidR="1F9A8A1C" w:rsidRDefault="1F9A8A1C" w:rsidP="4E3F49D8">
      <w:pPr>
        <w:pStyle w:val="ListParagraph"/>
        <w:spacing w:line="480" w:lineRule="auto"/>
      </w:pPr>
      <w:r>
        <w:t>Sustainable Development Goals:</w:t>
      </w:r>
    </w:p>
    <w:p w14:paraId="60668F7E" w14:textId="72D34C6E" w:rsidR="7626D0F0" w:rsidRDefault="7626D0F0" w:rsidP="4E3F49D8">
      <w:pPr>
        <w:pStyle w:val="ListParagraph"/>
        <w:spacing w:line="480" w:lineRule="auto"/>
      </w:pPr>
    </w:p>
    <w:p w14:paraId="4FB32B87" w14:textId="56FA06FE" w:rsidR="1F9A8A1C" w:rsidRDefault="1F9A8A1C" w:rsidP="4E3F49D8">
      <w:pPr>
        <w:pStyle w:val="ListParagraph"/>
        <w:spacing w:line="480" w:lineRule="auto"/>
      </w:pPr>
      <w:r>
        <w:t>SDG No.9: Industry, Innovation and Infrastructure</w:t>
      </w:r>
    </w:p>
    <w:p w14:paraId="0F2FD6FA" w14:textId="6F4DC646" w:rsidR="1F9A8A1C" w:rsidRDefault="1F9A8A1C" w:rsidP="4E3F49D8">
      <w:pPr>
        <w:pStyle w:val="ListParagraph"/>
        <w:spacing w:line="480" w:lineRule="auto"/>
      </w:pPr>
      <w:r>
        <w:t xml:space="preserve">                 - </w:t>
      </w:r>
      <w:r w:rsidR="51571B5B">
        <w:t xml:space="preserve">To promote innovation in modern technologies, </w:t>
      </w:r>
      <w:r w:rsidR="45227AC0">
        <w:t>facilitating local and international trade</w:t>
      </w:r>
      <w:r w:rsidR="0693D2D7">
        <w:t xml:space="preserve"> in the medical industry.</w:t>
      </w:r>
    </w:p>
    <w:p w14:paraId="2257787E" w14:textId="5AB0628A" w:rsidR="7626D0F0" w:rsidRDefault="62ABA670" w:rsidP="00E07AF4">
      <w:pPr>
        <w:pStyle w:val="ListParagraph"/>
      </w:pPr>
      <w:r>
        <w:t xml:space="preserve">            </w:t>
      </w:r>
    </w:p>
    <w:p w14:paraId="43A1F87F" w14:textId="1898A39C" w:rsidR="7626D0F0" w:rsidRDefault="7626D0F0" w:rsidP="7626D0F0">
      <w:pPr>
        <w:pStyle w:val="Heading2"/>
      </w:pPr>
    </w:p>
    <w:p w14:paraId="5C7EFCB7" w14:textId="2B71FF4C" w:rsidR="4E3F49D8" w:rsidRDefault="4E3F49D8" w:rsidP="4E3F49D8"/>
    <w:p w14:paraId="551996C5" w14:textId="2517F9AD" w:rsidR="4E3F49D8" w:rsidRDefault="4E3F49D8" w:rsidP="4E3F49D8"/>
    <w:p w14:paraId="577EA537" w14:textId="429E8ABE" w:rsidR="4E3F49D8" w:rsidRDefault="4E3F49D8" w:rsidP="4E3F49D8"/>
    <w:p w14:paraId="2629C994" w14:textId="3EF27DCF" w:rsidR="4E3F49D8" w:rsidRDefault="4E3F49D8" w:rsidP="4E3F49D8"/>
    <w:p w14:paraId="4399BDB8" w14:textId="7D4B1EED" w:rsidR="4E3F49D8" w:rsidRDefault="4E3F49D8" w:rsidP="4E3F49D8"/>
    <w:p w14:paraId="001D16DF" w14:textId="123FDC5B" w:rsidR="4E3F49D8" w:rsidRDefault="4E3F49D8" w:rsidP="4E3F49D8"/>
    <w:p w14:paraId="7BA9473F" w14:textId="26B537FA" w:rsidR="4E3F49D8" w:rsidRDefault="4E3F49D8" w:rsidP="4E3F49D8"/>
    <w:p w14:paraId="0E492DE9" w14:textId="281F427E" w:rsidR="4E3F49D8" w:rsidRDefault="4E3F49D8" w:rsidP="4E3F49D8"/>
    <w:p w14:paraId="41A6FCF3" w14:textId="2B4C7E51" w:rsidR="4E3F49D8" w:rsidRDefault="4E3F49D8" w:rsidP="4E3F49D8"/>
    <w:p w14:paraId="1F58D963" w14:textId="52E2E45F" w:rsidR="4E3F49D8" w:rsidRDefault="4E3F49D8" w:rsidP="4E3F49D8"/>
    <w:p w14:paraId="4A585C32" w14:textId="3CD0C012" w:rsidR="4E3F49D8" w:rsidRDefault="4E3F49D8" w:rsidP="4E3F49D8"/>
    <w:p w14:paraId="4AEC4834" w14:textId="481A0379" w:rsidR="425FA931" w:rsidRDefault="425FA931"/>
    <w:p w14:paraId="79BEA332" w14:textId="58B31F58" w:rsidR="425FA931" w:rsidRDefault="425FA931"/>
    <w:p w14:paraId="5E6A76C5" w14:textId="4D8017C5" w:rsidR="2EC76237" w:rsidRDefault="2EC76237"/>
    <w:p w14:paraId="02ABBDED" w14:textId="6844865E" w:rsidR="2EC76237" w:rsidRDefault="2EC76237"/>
    <w:p w14:paraId="0C78EA1B" w14:textId="1F776210" w:rsidR="2EC76237" w:rsidRDefault="2EC76237"/>
    <w:p w14:paraId="181714B9" w14:textId="2BA5BC99" w:rsidR="2EC76237" w:rsidRDefault="2EC76237"/>
    <w:p w14:paraId="72213D82" w14:textId="16A92F4F" w:rsidR="2EC76237" w:rsidRDefault="2EC76237"/>
    <w:p w14:paraId="6ACFEAFE" w14:textId="2CD63EE9" w:rsidR="2EC76237" w:rsidRDefault="2EC76237"/>
    <w:p w14:paraId="7B9F54E4" w14:textId="4ACCF7AB" w:rsidR="2EC76237" w:rsidRDefault="2EC76237"/>
    <w:p w14:paraId="419F5039" w14:textId="701BFE75" w:rsidR="73BAA4B7" w:rsidRDefault="73BAA4B7"/>
    <w:p w14:paraId="19E541B2" w14:textId="17A5CB2E" w:rsidR="73BAA4B7" w:rsidRDefault="73BAA4B7"/>
    <w:p w14:paraId="13C79CEF" w14:textId="077E2498" w:rsidR="73BAA4B7" w:rsidRDefault="73BAA4B7"/>
    <w:p w14:paraId="795C5188" w14:textId="10C1014D" w:rsidR="00112074" w:rsidRDefault="00112074" w:rsidP="00BC4784">
      <w:pPr>
        <w:pStyle w:val="Heading2"/>
        <w:numPr>
          <w:ilvl w:val="1"/>
          <w:numId w:val="5"/>
        </w:numPr>
      </w:pPr>
      <w:bookmarkStart w:id="28" w:name="_Toc335405303"/>
      <w:bookmarkStart w:id="29" w:name="_Toc876516228"/>
      <w:r>
        <w:t>Scope and Limitations</w:t>
      </w:r>
      <w:bookmarkEnd w:id="28"/>
      <w:bookmarkEnd w:id="29"/>
    </w:p>
    <w:p w14:paraId="70DEED58" w14:textId="3D9FE2AD" w:rsidR="425FA931" w:rsidRDefault="425FA931" w:rsidP="425FA931"/>
    <w:p w14:paraId="36C3107A" w14:textId="40766EFD" w:rsidR="425FA931" w:rsidRDefault="425FA931" w:rsidP="425FA931"/>
    <w:p w14:paraId="3C6EB907" w14:textId="46A8AE4B" w:rsidR="512C62EA" w:rsidRDefault="512C62EA" w:rsidP="425FA931">
      <w:pPr>
        <w:spacing w:line="480" w:lineRule="auto"/>
      </w:pPr>
      <w:r>
        <w:t xml:space="preserve">             The supply chain management system will automate the inventory management, procurement, and logistics coordination. The focus of this project will be on items that go in and out of the inventory, procurement efficiency, and logistics. The focus will be implementing important features such as building user dashboard and modules. Furthermore, the creation, selection, and deletion of products will also be part of </w:t>
      </w:r>
      <w:r w:rsidR="00C627E9">
        <w:t>its</w:t>
      </w:r>
      <w:r>
        <w:t xml:space="preserve"> features. Moreover, the system will also cover reporting that will provide a centralized dashboard with real-time data and customizable reports. The barcode scanning functionality of the system will automatically demonstrate if a product is for delivery or for demonstration. </w:t>
      </w:r>
      <w:r w:rsidR="4C1C41DF">
        <w:t xml:space="preserve">It will also be automatically added </w:t>
      </w:r>
      <w:r w:rsidR="781FF80F">
        <w:t>to</w:t>
      </w:r>
      <w:r w:rsidR="4C1C41DF">
        <w:t xml:space="preserve"> the inventory dashboard of the system. </w:t>
      </w:r>
      <w:r>
        <w:t xml:space="preserve"> If the product is for demonstration, there will be a notification system that will notify the client in retrieving the machines after demonstration. In procurement management, a feature would be added in placing orders for </w:t>
      </w:r>
      <w:r w:rsidR="006204F6">
        <w:t>products and</w:t>
      </w:r>
      <w:r>
        <w:t xml:space="preserve"> making invoices. A real-time </w:t>
      </w:r>
      <w:r w:rsidR="6ACC7565">
        <w:t>location</w:t>
      </w:r>
      <w:r>
        <w:t xml:space="preserve"> tracker will also be added to the system. This will help in tracking the location of </w:t>
      </w:r>
      <w:r w:rsidR="23EA5B1D">
        <w:t>machine equipment</w:t>
      </w:r>
      <w:r>
        <w:t xml:space="preserve"> </w:t>
      </w:r>
      <w:r w:rsidR="5B0805C2">
        <w:t xml:space="preserve">that </w:t>
      </w:r>
      <w:r w:rsidR="09108630">
        <w:t>is</w:t>
      </w:r>
      <w:r w:rsidR="5B0805C2">
        <w:t xml:space="preserve"> for demonstration</w:t>
      </w:r>
      <w:r>
        <w:t>.</w:t>
      </w:r>
      <w:r w:rsidR="00CA6867">
        <w:t xml:space="preserve"> </w:t>
      </w:r>
      <w:r>
        <w:t>Lastly, there will be an AI assistant that will be used in demand forecasting, inventory needs, and potential supply chain disruptions.</w:t>
      </w:r>
    </w:p>
    <w:p w14:paraId="730D5AA9" w14:textId="13780DC2" w:rsidR="00374E33" w:rsidRDefault="00374E33" w:rsidP="00374E33"/>
    <w:p w14:paraId="0A99AF9A" w14:textId="40E1CECC" w:rsidR="3662654B" w:rsidRDefault="3C4356D6" w:rsidP="19AC2F78">
      <w:pPr>
        <w:pStyle w:val="ListParagraph"/>
        <w:spacing w:line="480" w:lineRule="auto"/>
        <w:ind w:left="0" w:firstLine="720"/>
      </w:pPr>
      <w:r>
        <w:t xml:space="preserve">This project will only </w:t>
      </w:r>
      <w:r w:rsidR="62025E70">
        <w:t xml:space="preserve">focus on </w:t>
      </w:r>
      <w:r w:rsidR="2A3CF6F4">
        <w:t>inventory management, procurement, and logistics</w:t>
      </w:r>
      <w:r w:rsidR="4FB61E72">
        <w:t>.</w:t>
      </w:r>
      <w:r>
        <w:t xml:space="preserve"> </w:t>
      </w:r>
      <w:r w:rsidR="286F6B20">
        <w:t xml:space="preserve">Other matters such as company </w:t>
      </w:r>
      <w:r w:rsidR="4FB61E72">
        <w:t>expenditure</w:t>
      </w:r>
      <w:r w:rsidR="13E2FACB">
        <w:t>s and sales</w:t>
      </w:r>
      <w:r w:rsidR="4FB61E72">
        <w:t xml:space="preserve"> </w:t>
      </w:r>
      <w:r w:rsidR="18D38CBD">
        <w:t>will not be involved in the project.</w:t>
      </w:r>
      <w:r w:rsidR="0E164629">
        <w:t xml:space="preserve"> </w:t>
      </w:r>
      <w:r w:rsidR="18D38CBD">
        <w:t>Lastly,</w:t>
      </w:r>
      <w:r w:rsidR="056E9812">
        <w:t xml:space="preserve"> the project will only limit </w:t>
      </w:r>
      <w:r w:rsidR="61DBFD13">
        <w:t>its</w:t>
      </w:r>
      <w:r w:rsidR="056E9812">
        <w:t xml:space="preserve"> coverage to the current developers and clients that will be able to access the product.</w:t>
      </w:r>
    </w:p>
    <w:p w14:paraId="1B370B43" w14:textId="718C7BAE" w:rsidR="3662654B" w:rsidRDefault="3662654B" w:rsidP="3662654B">
      <w:pPr>
        <w:pStyle w:val="ListParagraph"/>
      </w:pPr>
    </w:p>
    <w:p w14:paraId="0904AE43" w14:textId="76C20575" w:rsidR="7626D0F0" w:rsidRDefault="7626D0F0" w:rsidP="7626D0F0">
      <w:pPr>
        <w:pStyle w:val="ListParagraph"/>
      </w:pPr>
    </w:p>
    <w:p w14:paraId="575BAED4" w14:textId="4FF20A0A" w:rsidR="00374E33" w:rsidRPr="00374E33" w:rsidRDefault="00374E33" w:rsidP="00374E33"/>
    <w:p w14:paraId="66844581" w14:textId="77777777" w:rsidR="0065536F" w:rsidRDefault="0065536F" w:rsidP="0301CF81">
      <w:pPr>
        <w:pStyle w:val="Heading1"/>
        <w:sectPr w:rsidR="0065536F" w:rsidSect="00A4605A">
          <w:headerReference w:type="default" r:id="rId19"/>
          <w:footerReference w:type="default" r:id="rId20"/>
          <w:pgSz w:w="12240" w:h="15840"/>
          <w:pgMar w:top="1440" w:right="1440" w:bottom="1440" w:left="1440" w:header="708" w:footer="708" w:gutter="0"/>
          <w:pgNumType w:start="1"/>
          <w:cols w:space="708"/>
          <w:docGrid w:linePitch="360"/>
        </w:sectPr>
      </w:pPr>
    </w:p>
    <w:p w14:paraId="26A97734" w14:textId="10A35F1B" w:rsidR="005E3B8F" w:rsidRDefault="005E3B8F" w:rsidP="00BC4784">
      <w:pPr>
        <w:pStyle w:val="Heading1"/>
        <w:numPr>
          <w:ilvl w:val="0"/>
          <w:numId w:val="4"/>
        </w:numPr>
        <w:ind w:left="567" w:hanging="567"/>
      </w:pPr>
      <w:bookmarkStart w:id="30" w:name="_Toc1038991935"/>
      <w:bookmarkStart w:id="31" w:name="_Toc1286056377"/>
      <w:r>
        <w:t>Review of Related Literature / Systems</w:t>
      </w:r>
      <w:bookmarkEnd w:id="30"/>
      <w:bookmarkEnd w:id="31"/>
    </w:p>
    <w:p w14:paraId="332F9646" w14:textId="57FBE291" w:rsidR="2A793C88" w:rsidRDefault="2A793C88"/>
    <w:p w14:paraId="0F8A7249" w14:textId="2A36B4C7" w:rsidR="534A3CE1" w:rsidRDefault="534A3CE1" w:rsidP="2246F603">
      <w:r>
        <w:t xml:space="preserve">          </w:t>
      </w:r>
      <w:r w:rsidRPr="2246F603">
        <w:rPr>
          <w:b/>
          <w:bCs/>
        </w:rPr>
        <w:t xml:space="preserve"> </w:t>
      </w:r>
      <w:r w:rsidR="385F27A4" w:rsidRPr="2246F603">
        <w:rPr>
          <w:b/>
          <w:bCs/>
        </w:rPr>
        <w:t xml:space="preserve">2.1 </w:t>
      </w:r>
      <w:r w:rsidR="2130034C" w:rsidRPr="2246F603">
        <w:rPr>
          <w:b/>
          <w:bCs/>
        </w:rPr>
        <w:t xml:space="preserve">   </w:t>
      </w:r>
      <w:r w:rsidR="16B92539" w:rsidRPr="2246F603">
        <w:rPr>
          <w:b/>
          <w:bCs/>
        </w:rPr>
        <w:t xml:space="preserve">Related </w:t>
      </w:r>
      <w:r w:rsidR="11E5A000" w:rsidRPr="2246F603">
        <w:rPr>
          <w:b/>
          <w:bCs/>
        </w:rPr>
        <w:t>Application</w:t>
      </w:r>
      <w:r w:rsidR="16B92539" w:rsidRPr="2246F603">
        <w:rPr>
          <w:b/>
          <w:bCs/>
        </w:rPr>
        <w:t>s</w:t>
      </w:r>
    </w:p>
    <w:p w14:paraId="3C2AF5A0" w14:textId="29222F05" w:rsidR="2246F603" w:rsidRDefault="2246F603" w:rsidP="2246F603">
      <w:pPr>
        <w:rPr>
          <w:b/>
          <w:bCs/>
        </w:rPr>
      </w:pPr>
    </w:p>
    <w:p w14:paraId="6061D87D" w14:textId="245D1652" w:rsidR="3D9A321D" w:rsidRDefault="3D9A321D" w:rsidP="425FA931">
      <w:r w:rsidRPr="425FA931">
        <w:rPr>
          <w:b/>
          <w:bCs/>
        </w:rPr>
        <w:t>Anaplan</w:t>
      </w:r>
    </w:p>
    <w:p w14:paraId="2F273AE3" w14:textId="49F97B79" w:rsidR="7AF65B25" w:rsidRDefault="7AF65B25" w:rsidP="664DF3B7">
      <w:pPr>
        <w:spacing w:after="0" w:line="480" w:lineRule="auto"/>
        <w:jc w:val="both"/>
        <w:rPr>
          <w:rFonts w:eastAsia="Arial" w:cs="Arial"/>
        </w:rPr>
      </w:pPr>
      <w:r w:rsidRPr="2B395BF7">
        <w:rPr>
          <w:rFonts w:eastAsia="Arial" w:cs="Arial"/>
        </w:rPr>
        <w:t xml:space="preserve">        </w:t>
      </w:r>
      <w:r w:rsidR="7AE9A337" w:rsidRPr="2B395BF7">
        <w:rPr>
          <w:rFonts w:eastAsia="Arial" w:cs="Arial"/>
        </w:rPr>
        <w:t>A software called Anaplan is well-known for its sophisticated analytics features, which include machine learning and predictive analytics to improve forecast accuracy. The software also facilitates scenario planning, which enables companies to assess the possible effects of different situations. Because of Anaplan's platform's great degree of customization, companies may easily adapt their forecasting models to meet their unique requirements. Because of this versatility, businesses can include specific workflows, business rules, and scenarios into their forecasting procedures. High data volumes and complicated models can be handled by Anaplan without affecting performance. Large organizations or companies with intricate supply chains that need to handle and analyze big datasets to produce precise forecasts must have this scalability. [1]</w:t>
      </w:r>
    </w:p>
    <w:p w14:paraId="059BB388" w14:textId="351ED299" w:rsidR="24EDC9A8" w:rsidRDefault="24EDC9A8" w:rsidP="24EDC9A8">
      <w:pPr>
        <w:spacing w:after="0" w:line="480" w:lineRule="auto"/>
        <w:jc w:val="both"/>
        <w:rPr>
          <w:rFonts w:eastAsia="Arial" w:cs="Arial"/>
        </w:rPr>
      </w:pPr>
    </w:p>
    <w:p w14:paraId="744A7906" w14:textId="11297B62" w:rsidR="6B43A29B" w:rsidRDefault="6B43A29B" w:rsidP="2B201936">
      <w:r w:rsidRPr="442944C3">
        <w:rPr>
          <w:b/>
          <w:bCs/>
        </w:rPr>
        <w:t>Magaya</w:t>
      </w:r>
    </w:p>
    <w:p w14:paraId="17825B2D" w14:textId="117377BF" w:rsidR="6B43A29B" w:rsidRDefault="6B43A29B" w:rsidP="2B201936">
      <w:pPr>
        <w:spacing w:after="0" w:line="480" w:lineRule="auto"/>
        <w:jc w:val="both"/>
        <w:rPr>
          <w:rFonts w:eastAsia="Arial" w:cs="Arial"/>
        </w:rPr>
      </w:pPr>
      <w:r w:rsidRPr="5FADEE1C">
        <w:rPr>
          <w:rFonts w:eastAsia="Arial" w:cs="Arial"/>
        </w:rPr>
        <w:t xml:space="preserve">        </w:t>
      </w:r>
      <w:r w:rsidR="50104DD8" w:rsidRPr="5FADEE1C">
        <w:rPr>
          <w:rFonts w:eastAsia="Arial" w:cs="Arial"/>
        </w:rPr>
        <w:t>For handling the entire logistics process—from quotation to billing—Magaya is the finest option. With Magaya, users may quickly and accurately provide quotes for clients based on current pricing, which include carrier rates, surcharges, and other costs. This feature makes quoting easier and aids in more effectively securing business. Users can also handle all shipment kinds on a single platform, including air, sea, and ground. In addition to creating shipments, combining cargo, and handling the associated paperwork, this also entails giving a comprehensive progress report for each shipment. The software comes with features for managing compliance with customs laws, such as creating the required paperwork and electronically submitting it to the appropriate customs authorities.</w:t>
      </w:r>
      <w:r w:rsidR="50104DD8" w:rsidRPr="68490A2E">
        <w:rPr>
          <w:rFonts w:eastAsia="Arial" w:cs="Arial"/>
        </w:rPr>
        <w:t xml:space="preserve"> [1]</w:t>
      </w:r>
    </w:p>
    <w:p w14:paraId="6FC54B44" w14:textId="59D41F4D" w:rsidR="7659C41F" w:rsidRDefault="7659C41F" w:rsidP="7659C41F">
      <w:pPr>
        <w:spacing w:after="0" w:line="480" w:lineRule="auto"/>
        <w:jc w:val="both"/>
        <w:rPr>
          <w:rFonts w:eastAsia="Arial" w:cs="Arial"/>
        </w:rPr>
      </w:pPr>
    </w:p>
    <w:p w14:paraId="4754C525" w14:textId="0D0FC1A9" w:rsidR="4848222E" w:rsidRDefault="4848222E" w:rsidP="4848222E">
      <w:pPr>
        <w:rPr>
          <w:b/>
          <w:bCs/>
        </w:rPr>
      </w:pPr>
    </w:p>
    <w:p w14:paraId="5EFEA26D" w14:textId="63AC94F4" w:rsidR="28C6BDCB" w:rsidRDefault="28C6BDCB" w:rsidP="1893A30A">
      <w:pPr>
        <w:rPr>
          <w:b/>
        </w:rPr>
      </w:pPr>
      <w:r w:rsidRPr="1893A30A">
        <w:rPr>
          <w:rFonts w:eastAsia="Arial" w:cs="Arial"/>
        </w:rPr>
        <w:t xml:space="preserve">       </w:t>
      </w:r>
      <w:r w:rsidRPr="0E761690">
        <w:rPr>
          <w:b/>
          <w:bCs/>
        </w:rPr>
        <w:t>Netstock</w:t>
      </w:r>
    </w:p>
    <w:p w14:paraId="2CFF30D2" w14:textId="33280700" w:rsidR="28C6BDCB" w:rsidRDefault="28C6BDCB" w:rsidP="1893A30A">
      <w:pPr>
        <w:spacing w:after="0" w:line="480" w:lineRule="auto"/>
        <w:jc w:val="both"/>
        <w:rPr>
          <w:rFonts w:eastAsia="Arial" w:cs="Arial"/>
        </w:rPr>
      </w:pPr>
      <w:r w:rsidRPr="3290E2B5">
        <w:rPr>
          <w:rFonts w:eastAsia="Arial" w:cs="Arial"/>
        </w:rPr>
        <w:t xml:space="preserve">        Netstock's ability to foresee demand is one of its advantages. It helps businesses manage ideal stock levels and lower the risk of stockouts or excess inventory by using sophisticated algorithms and past sales data to forecast future inventory demands. Advanced analytics tools in the program offer information on inventory performance. For proactive inventory control, it can draw attention to problems including overstock, understock, and product obsolescence. Multiple departments and outside partners are frequently involved in effective SCM. All parties involved in inventory management may easily communicate and coordinate thanks to the collaboration options offered by Netstock</w:t>
      </w:r>
      <w:r w:rsidRPr="32AB454F">
        <w:rPr>
          <w:rFonts w:eastAsia="Arial" w:cs="Arial"/>
        </w:rPr>
        <w:t>.[</w:t>
      </w:r>
      <w:r w:rsidRPr="5D67517C">
        <w:rPr>
          <w:rFonts w:eastAsia="Arial" w:cs="Arial"/>
        </w:rPr>
        <w:t>1]</w:t>
      </w:r>
    </w:p>
    <w:p w14:paraId="199A5D18" w14:textId="005A2B45" w:rsidR="28C6BDCB" w:rsidRDefault="28C6BDCB" w:rsidP="5548F274">
      <w:pPr>
        <w:spacing w:after="0" w:line="480" w:lineRule="auto"/>
        <w:jc w:val="both"/>
        <w:rPr>
          <w:rFonts w:eastAsia="Arial" w:cs="Arial"/>
        </w:rPr>
      </w:pPr>
    </w:p>
    <w:p w14:paraId="7292151B" w14:textId="6A006026" w:rsidR="1B14469D" w:rsidRDefault="1B14469D" w:rsidP="7659C41F">
      <w:pPr>
        <w:rPr>
          <w:b/>
        </w:rPr>
      </w:pPr>
    </w:p>
    <w:p w14:paraId="4421D96E" w14:textId="3A905DD0" w:rsidR="1B14469D" w:rsidRDefault="1B14469D" w:rsidP="7659C41F">
      <w:pPr>
        <w:spacing w:after="0" w:line="480" w:lineRule="auto"/>
        <w:jc w:val="both"/>
        <w:rPr>
          <w:rFonts w:eastAsia="Arial" w:cs="Arial"/>
        </w:rPr>
      </w:pPr>
      <w:r w:rsidRPr="44015462">
        <w:rPr>
          <w:rFonts w:eastAsia="Arial" w:cs="Arial"/>
        </w:rPr>
        <w:t xml:space="preserve">        </w:t>
      </w:r>
    </w:p>
    <w:p w14:paraId="618083D1" w14:textId="3008EC12" w:rsidR="7659C41F" w:rsidRDefault="7659C41F" w:rsidP="7659C41F">
      <w:pPr>
        <w:spacing w:after="0" w:line="480" w:lineRule="auto"/>
        <w:jc w:val="both"/>
        <w:rPr>
          <w:rFonts w:eastAsia="Arial" w:cs="Arial"/>
        </w:rPr>
      </w:pPr>
    </w:p>
    <w:p w14:paraId="2614FB89" w14:textId="4865A54F" w:rsidR="00EDCF0E" w:rsidRDefault="00EDCF0E" w:rsidP="016C8A3B">
      <w:pPr>
        <w:spacing w:after="0" w:line="480" w:lineRule="auto"/>
        <w:jc w:val="both"/>
        <w:rPr>
          <w:rFonts w:eastAsia="Arial" w:cs="Arial"/>
        </w:rPr>
      </w:pPr>
    </w:p>
    <w:p w14:paraId="07B9162E" w14:textId="7FCFF811" w:rsidR="65D4E298" w:rsidRDefault="65D4E298" w:rsidP="2246F603">
      <w:pPr>
        <w:rPr>
          <w:rFonts w:eastAsia="Arial" w:cs="Arial"/>
          <w:b/>
          <w:bCs/>
        </w:rPr>
      </w:pPr>
      <w:r w:rsidRPr="2246F603">
        <w:rPr>
          <w:rFonts w:eastAsia="Arial" w:cs="Arial"/>
          <w:b/>
          <w:bCs/>
        </w:rPr>
        <w:t>Ordoro</w:t>
      </w:r>
    </w:p>
    <w:p w14:paraId="3D62819F" w14:textId="5E26A7A2" w:rsidR="65D4E298" w:rsidRDefault="65D4E298" w:rsidP="664DF3B7">
      <w:pPr>
        <w:spacing w:after="0" w:line="480" w:lineRule="auto"/>
        <w:jc w:val="both"/>
        <w:rPr>
          <w:rFonts w:eastAsia="Arial" w:cs="Arial"/>
        </w:rPr>
      </w:pPr>
      <w:r w:rsidRPr="5766AEBE">
        <w:rPr>
          <w:rFonts w:eastAsia="Arial" w:cs="Arial"/>
          <w:b/>
          <w:bCs/>
        </w:rPr>
        <w:t xml:space="preserve">         </w:t>
      </w:r>
      <w:r w:rsidR="28287119" w:rsidRPr="5766AEBE">
        <w:rPr>
          <w:rFonts w:eastAsia="Arial" w:cs="Arial"/>
        </w:rPr>
        <w:t>Ordoro is an online platform that helps you manage all aspects of your shipping. An online tool called Ordoro assists you in handling every facet of your shipment. With this platform, you can manage returns from one or more locations, assess inventory, print postage, and give consumers tracking information. Ordoro is compatible with a number of e-commerce sites and marketplaces, such as Shopify, Etsy, Amazon, and eBay. From a single dashboard, you'll be able to simply process shipping labels for each order and keep track of them all</w:t>
      </w:r>
      <w:r w:rsidR="0AF0D246" w:rsidRPr="1DDBB7A0">
        <w:rPr>
          <w:rFonts w:eastAsia="Arial" w:cs="Arial"/>
        </w:rPr>
        <w:t xml:space="preserve"> </w:t>
      </w:r>
      <w:r w:rsidR="0AF0D246" w:rsidRPr="6ADD5EB2">
        <w:rPr>
          <w:rFonts w:eastAsia="Arial" w:cs="Arial"/>
        </w:rPr>
        <w:t>[2]</w:t>
      </w:r>
      <w:r w:rsidR="28287119" w:rsidRPr="6ADD5EB2">
        <w:rPr>
          <w:rFonts w:eastAsia="Arial" w:cs="Arial"/>
        </w:rPr>
        <w:t>.</w:t>
      </w:r>
    </w:p>
    <w:p w14:paraId="7058571E" w14:textId="7036A990" w:rsidR="5766AEBE" w:rsidRDefault="5766AEBE" w:rsidP="5766AEBE">
      <w:pPr>
        <w:rPr>
          <w:rFonts w:eastAsia="Arial" w:cs="Arial"/>
        </w:rPr>
      </w:pPr>
    </w:p>
    <w:p w14:paraId="06945A4A" w14:textId="013B2415" w:rsidR="492281CC" w:rsidRDefault="492281CC" w:rsidP="492281CC">
      <w:pPr>
        <w:rPr>
          <w:rFonts w:eastAsia="Arial" w:cs="Arial"/>
          <w:b/>
          <w:bCs/>
        </w:rPr>
      </w:pPr>
    </w:p>
    <w:p w14:paraId="2FDD07B4" w14:textId="04B84AD6" w:rsidR="2C65BA5F" w:rsidRDefault="2C65BA5F" w:rsidP="2C65BA5F">
      <w:pPr>
        <w:rPr>
          <w:rFonts w:eastAsia="Arial" w:cs="Arial"/>
          <w:b/>
          <w:bCs/>
        </w:rPr>
      </w:pPr>
    </w:p>
    <w:p w14:paraId="0A39D463" w14:textId="49C787B6" w:rsidR="6CF9EBA3" w:rsidRDefault="6CF9EBA3" w:rsidP="6CF9EBA3">
      <w:pPr>
        <w:rPr>
          <w:rFonts w:eastAsia="Arial" w:cs="Arial"/>
          <w:b/>
          <w:bCs/>
        </w:rPr>
      </w:pPr>
    </w:p>
    <w:p w14:paraId="639B4B42" w14:textId="7A9A3F25" w:rsidR="6CF9EBA3" w:rsidRDefault="6CF9EBA3" w:rsidP="6CF9EBA3">
      <w:pPr>
        <w:rPr>
          <w:rFonts w:eastAsia="Arial" w:cs="Arial"/>
          <w:b/>
          <w:bCs/>
        </w:rPr>
      </w:pPr>
    </w:p>
    <w:p w14:paraId="2BD824C6" w14:textId="49BB75BB" w:rsidR="6CF9EBA3" w:rsidRDefault="6CF9EBA3" w:rsidP="6CF9EBA3">
      <w:pPr>
        <w:rPr>
          <w:rFonts w:eastAsia="Arial" w:cs="Arial"/>
          <w:b/>
          <w:bCs/>
        </w:rPr>
      </w:pPr>
    </w:p>
    <w:p w14:paraId="42DF5DC3" w14:textId="1263C36D" w:rsidR="6CF9EBA3" w:rsidRDefault="6CF9EBA3" w:rsidP="6CF9EBA3">
      <w:pPr>
        <w:rPr>
          <w:rFonts w:eastAsia="Arial" w:cs="Arial"/>
          <w:b/>
          <w:bCs/>
        </w:rPr>
      </w:pPr>
    </w:p>
    <w:p w14:paraId="56AC5492" w14:textId="25A81B54" w:rsidR="2C65BA5F" w:rsidRDefault="2C65BA5F" w:rsidP="2C65BA5F">
      <w:pPr>
        <w:rPr>
          <w:rFonts w:eastAsia="Arial" w:cs="Arial"/>
          <w:b/>
          <w:bCs/>
        </w:rPr>
      </w:pPr>
    </w:p>
    <w:p w14:paraId="742AEADD" w14:textId="0A94BC6A" w:rsidR="72119BB0" w:rsidRDefault="72119BB0" w:rsidP="5766AEBE">
      <w:pPr>
        <w:rPr>
          <w:rFonts w:eastAsia="Arial" w:cs="Arial"/>
          <w:b/>
          <w:bCs/>
        </w:rPr>
      </w:pPr>
      <w:r w:rsidRPr="5766AEBE">
        <w:rPr>
          <w:rFonts w:eastAsia="Arial" w:cs="Arial"/>
          <w:b/>
          <w:bCs/>
        </w:rPr>
        <w:t>Cin7</w:t>
      </w:r>
    </w:p>
    <w:p w14:paraId="48D0ADE3" w14:textId="2CCC354F" w:rsidR="35817EDF" w:rsidRDefault="35817EDF" w:rsidP="664DF3B7">
      <w:pPr>
        <w:spacing w:after="0" w:line="480" w:lineRule="auto"/>
        <w:jc w:val="both"/>
        <w:rPr>
          <w:rFonts w:eastAsia="Arial" w:cs="Arial"/>
        </w:rPr>
      </w:pPr>
      <w:r w:rsidRPr="5766AEBE">
        <w:rPr>
          <w:rFonts w:eastAsia="Arial" w:cs="Arial"/>
        </w:rPr>
        <w:t xml:space="preserve">        </w:t>
      </w:r>
      <w:r w:rsidR="0A27A8F8" w:rsidRPr="5766AEBE">
        <w:rPr>
          <w:rFonts w:eastAsia="Arial" w:cs="Arial"/>
        </w:rPr>
        <w:t>Cin7 is a cloud-based inventory management tool made to assist companies incontrolling their stock, orders, and sales via a variety of distribution methods. It is a complete solution for companies trying to optimize their operations since it incorporates multiple features like order management, inventory control, point of sale (POS), and warehouse management</w:t>
      </w:r>
      <w:r w:rsidR="5383AC6C" w:rsidRPr="464CC938">
        <w:rPr>
          <w:rFonts w:eastAsia="Arial" w:cs="Arial"/>
        </w:rPr>
        <w:t xml:space="preserve"> </w:t>
      </w:r>
      <w:r w:rsidR="5383AC6C" w:rsidRPr="6435C964">
        <w:rPr>
          <w:rFonts w:eastAsia="Arial" w:cs="Arial"/>
        </w:rPr>
        <w:t>[3]</w:t>
      </w:r>
      <w:r w:rsidR="0A27A8F8" w:rsidRPr="6435C964">
        <w:rPr>
          <w:rFonts w:eastAsia="Arial" w:cs="Arial"/>
        </w:rPr>
        <w:t>.</w:t>
      </w:r>
    </w:p>
    <w:p w14:paraId="111294C7" w14:textId="0670361D" w:rsidR="0EE28BA2" w:rsidRDefault="0EE28BA2" w:rsidP="0EE28BA2">
      <w:pPr>
        <w:rPr>
          <w:rFonts w:eastAsia="Arial" w:cs="Arial"/>
        </w:rPr>
      </w:pPr>
    </w:p>
    <w:p w14:paraId="20539668" w14:textId="1CE56D9F" w:rsidR="473AD7EC" w:rsidRDefault="473AD7EC" w:rsidP="473AD7EC">
      <w:pPr>
        <w:rPr>
          <w:rFonts w:eastAsia="Arial" w:cs="Arial"/>
        </w:rPr>
      </w:pPr>
    </w:p>
    <w:p w14:paraId="10E95D26" w14:textId="567D4445" w:rsidR="473AD7EC" w:rsidRDefault="473AD7EC" w:rsidP="473AD7EC">
      <w:pPr>
        <w:rPr>
          <w:rFonts w:eastAsia="Arial" w:cs="Arial"/>
        </w:rPr>
      </w:pPr>
    </w:p>
    <w:p w14:paraId="3CB664B8" w14:textId="46695711" w:rsidR="473AD7EC" w:rsidRDefault="473AD7EC" w:rsidP="473AD7EC">
      <w:pPr>
        <w:rPr>
          <w:rFonts w:eastAsia="Arial" w:cs="Arial"/>
        </w:rPr>
      </w:pPr>
    </w:p>
    <w:p w14:paraId="370AE56A" w14:textId="76A1FF02" w:rsidR="473AD7EC" w:rsidRDefault="473AD7EC" w:rsidP="473AD7EC">
      <w:pPr>
        <w:rPr>
          <w:rFonts w:eastAsia="Arial" w:cs="Arial"/>
        </w:rPr>
      </w:pPr>
    </w:p>
    <w:p w14:paraId="251D63A1" w14:textId="36C2AEE1" w:rsidR="2C3B2771" w:rsidRDefault="2C3B2771" w:rsidP="2C3B2771">
      <w:pPr>
        <w:rPr>
          <w:rFonts w:eastAsia="Arial" w:cs="Arial"/>
        </w:rPr>
      </w:pPr>
    </w:p>
    <w:p w14:paraId="7B23C330" w14:textId="26D966E9" w:rsidR="2AAAC35A" w:rsidRDefault="2AAAC35A" w:rsidP="473AD7EC">
      <w:pPr>
        <w:rPr>
          <w:rFonts w:eastAsia="Arial" w:cs="Arial"/>
          <w:b/>
        </w:rPr>
      </w:pPr>
      <w:r w:rsidRPr="68A9124C">
        <w:rPr>
          <w:rFonts w:eastAsia="Arial" w:cs="Arial"/>
          <w:b/>
          <w:bCs/>
        </w:rPr>
        <w:t>Odoo</w:t>
      </w:r>
    </w:p>
    <w:p w14:paraId="6DA2E552" w14:textId="7FCAFBB0" w:rsidR="68A9124C" w:rsidRDefault="2AAAC35A" w:rsidP="664DF3B7">
      <w:pPr>
        <w:spacing w:after="0" w:line="480" w:lineRule="auto"/>
        <w:jc w:val="both"/>
        <w:rPr>
          <w:rFonts w:eastAsia="Arial" w:cs="Arial"/>
        </w:rPr>
      </w:pPr>
      <w:r w:rsidRPr="6914F5A0">
        <w:rPr>
          <w:rFonts w:eastAsia="Arial" w:cs="Arial"/>
          <w:b/>
          <w:bCs/>
        </w:rPr>
        <w:t xml:space="preserve">       </w:t>
      </w:r>
      <w:r w:rsidR="5C08297B" w:rsidRPr="6914F5A0">
        <w:rPr>
          <w:rFonts w:eastAsia="Arial" w:cs="Arial"/>
        </w:rPr>
        <w:t>Odoo is an all-in-one program for managing businesses. Numerous applications are available for it, including inventory management, HR administration, sales and purchase management, accounting, and much more. It is simple to use for both administrators and end users thanks to its intuitive UI. Apart from the typical functionalities of accounting software, Odoo comes with a range of pre-built business processes that can be tailored to your specific requirements or utilized exactly as is</w:t>
      </w:r>
      <w:r w:rsidR="431AB84A" w:rsidRPr="51A1886E">
        <w:rPr>
          <w:rFonts w:eastAsia="Arial" w:cs="Arial"/>
        </w:rPr>
        <w:t xml:space="preserve"> [4</w:t>
      </w:r>
      <w:r w:rsidR="431AB84A" w:rsidRPr="4600F489">
        <w:rPr>
          <w:rFonts w:eastAsia="Arial" w:cs="Arial"/>
        </w:rPr>
        <w:t>]</w:t>
      </w:r>
      <w:r w:rsidR="5C08297B" w:rsidRPr="4600F489">
        <w:rPr>
          <w:rFonts w:eastAsia="Arial" w:cs="Arial"/>
        </w:rPr>
        <w:t>.</w:t>
      </w:r>
    </w:p>
    <w:p w14:paraId="2FEC8F62" w14:textId="77777777" w:rsidR="005C57B2" w:rsidRDefault="005C57B2" w:rsidP="664DF3B7">
      <w:pPr>
        <w:spacing w:after="0" w:line="480" w:lineRule="auto"/>
        <w:jc w:val="both"/>
        <w:rPr>
          <w:rFonts w:eastAsia="Arial" w:cs="Arial"/>
        </w:rPr>
      </w:pPr>
    </w:p>
    <w:p w14:paraId="7E657384" w14:textId="77777777" w:rsidR="005C57B2" w:rsidRDefault="005C57B2" w:rsidP="664DF3B7">
      <w:pPr>
        <w:spacing w:after="0" w:line="480" w:lineRule="auto"/>
        <w:jc w:val="both"/>
        <w:rPr>
          <w:rFonts w:eastAsia="Arial" w:cs="Arial"/>
        </w:rPr>
      </w:pPr>
    </w:p>
    <w:p w14:paraId="32C4FAF0" w14:textId="27A82FD5" w:rsidR="49312C1F" w:rsidRDefault="49312C1F" w:rsidP="2C65BA5F">
      <w:pPr>
        <w:rPr>
          <w:rFonts w:eastAsia="Arial" w:cs="Arial"/>
          <w:b/>
          <w:bCs/>
        </w:rPr>
      </w:pPr>
    </w:p>
    <w:p w14:paraId="72881984" w14:textId="77777777" w:rsidR="00E121BC" w:rsidRPr="00E121BC" w:rsidRDefault="00E121BC" w:rsidP="2C65BA5F">
      <w:pPr>
        <w:rPr>
          <w:rFonts w:eastAsia="Arial" w:cs="Arial"/>
          <w:b/>
          <w:bCs/>
        </w:rPr>
      </w:pPr>
    </w:p>
    <w:p w14:paraId="4D7EB022" w14:textId="2BF107E0" w:rsidR="735BE231" w:rsidRDefault="735BE231" w:rsidP="735BE231">
      <w:pPr>
        <w:rPr>
          <w:rFonts w:eastAsia="Arial" w:cs="Arial"/>
        </w:rPr>
      </w:pPr>
    </w:p>
    <w:p w14:paraId="1037A53F" w14:textId="2A9B5CE8" w:rsidR="0EDD68C3" w:rsidRDefault="0EDD68C3" w:rsidP="0EDD68C3">
      <w:pPr>
        <w:rPr>
          <w:rFonts w:eastAsia="Arial" w:cs="Arial"/>
        </w:rPr>
      </w:pPr>
    </w:p>
    <w:p w14:paraId="5D5157C2" w14:textId="79327E56" w:rsidR="7A0F0F69" w:rsidRDefault="7A0F0F69" w:rsidP="7A0F0F69">
      <w:pPr>
        <w:rPr>
          <w:rFonts w:eastAsia="Arial" w:cs="Arial"/>
        </w:rPr>
      </w:pPr>
    </w:p>
    <w:p w14:paraId="343F541D" w14:textId="6EC2AF6C" w:rsidR="7A0F0F69" w:rsidRDefault="7A0F0F69" w:rsidP="7A0F0F69">
      <w:pPr>
        <w:rPr>
          <w:rFonts w:eastAsia="Arial" w:cs="Arial"/>
        </w:rPr>
      </w:pPr>
    </w:p>
    <w:p w14:paraId="49CCE7FD" w14:textId="70C20F81" w:rsidR="7A0F0F69" w:rsidRDefault="7A0F0F69" w:rsidP="7A0F0F69">
      <w:pPr>
        <w:rPr>
          <w:rFonts w:eastAsia="Arial" w:cs="Arial"/>
        </w:rPr>
      </w:pPr>
    </w:p>
    <w:p w14:paraId="2FDEEBC0" w14:textId="4D7B9937" w:rsidR="7A0F0F69" w:rsidRDefault="7A0F0F69" w:rsidP="7A0F0F69">
      <w:pPr>
        <w:rPr>
          <w:rFonts w:eastAsia="Arial" w:cs="Arial"/>
        </w:rPr>
      </w:pPr>
    </w:p>
    <w:p w14:paraId="5E34788D" w14:textId="1583C6D8" w:rsidR="7A0F0F69" w:rsidRDefault="7A0F0F69" w:rsidP="7A0F0F69">
      <w:pPr>
        <w:rPr>
          <w:rFonts w:eastAsia="Arial" w:cs="Arial"/>
        </w:rPr>
      </w:pPr>
    </w:p>
    <w:p w14:paraId="11DED476" w14:textId="68C89A68" w:rsidR="7A0F0F69" w:rsidRDefault="7A0F0F69" w:rsidP="7A0F0F69">
      <w:pPr>
        <w:rPr>
          <w:rFonts w:eastAsia="Arial" w:cs="Arial"/>
        </w:rPr>
      </w:pPr>
    </w:p>
    <w:p w14:paraId="3E01D88B" w14:textId="74B6FD8F" w:rsidR="7A0F0F69" w:rsidRDefault="7A0F0F69" w:rsidP="7A0F0F69">
      <w:pPr>
        <w:rPr>
          <w:rFonts w:eastAsia="Arial" w:cs="Arial"/>
        </w:rPr>
      </w:pPr>
    </w:p>
    <w:p w14:paraId="0C9D6616" w14:textId="4B0DB68E" w:rsidR="7A0F0F69" w:rsidRDefault="7A0F0F69" w:rsidP="7A0F0F69">
      <w:pPr>
        <w:rPr>
          <w:rFonts w:eastAsia="Arial" w:cs="Arial"/>
        </w:rPr>
      </w:pPr>
    </w:p>
    <w:p w14:paraId="0E4B0429" w14:textId="3B624C50" w:rsidR="7A0F0F69" w:rsidRDefault="7A0F0F69" w:rsidP="7A0F0F69">
      <w:pPr>
        <w:rPr>
          <w:rFonts w:eastAsia="Arial" w:cs="Arial"/>
        </w:rPr>
      </w:pPr>
    </w:p>
    <w:p w14:paraId="567021A9" w14:textId="3078C753" w:rsidR="49312C1F" w:rsidRDefault="5C08297B" w:rsidP="6D8C85C5">
      <w:pPr>
        <w:rPr>
          <w:rFonts w:eastAsia="Arial" w:cs="Arial"/>
          <w:b/>
          <w:bCs/>
        </w:rPr>
      </w:pPr>
      <w:r w:rsidRPr="6D8C85C5">
        <w:rPr>
          <w:rFonts w:eastAsia="Arial" w:cs="Arial"/>
          <w:b/>
          <w:bCs/>
        </w:rPr>
        <w:t xml:space="preserve"> 2.2 Related Literature</w:t>
      </w:r>
    </w:p>
    <w:p w14:paraId="2333C644" w14:textId="3C034635" w:rsidR="274AE0E0" w:rsidRDefault="274AE0E0" w:rsidP="274AE0E0">
      <w:pPr>
        <w:rPr>
          <w:rFonts w:eastAsia="Arial" w:cs="Arial"/>
          <w:b/>
          <w:bCs/>
        </w:rPr>
      </w:pPr>
    </w:p>
    <w:p w14:paraId="4B44B56C" w14:textId="13C898C3" w:rsidR="6D8C85C5" w:rsidRDefault="7AE994C8" w:rsidP="6D8C85C5">
      <w:pPr>
        <w:rPr>
          <w:rFonts w:eastAsia="Arial" w:cs="Arial"/>
          <w:b/>
          <w:bCs/>
        </w:rPr>
      </w:pPr>
      <w:r w:rsidRPr="44408D46">
        <w:rPr>
          <w:rFonts w:eastAsia="Arial" w:cs="Arial"/>
          <w:b/>
          <w:bCs/>
        </w:rPr>
        <w:t xml:space="preserve">2.2.1 </w:t>
      </w:r>
      <w:r w:rsidR="54EE31A5" w:rsidRPr="44408D46">
        <w:rPr>
          <w:rFonts w:eastAsia="Arial" w:cs="Arial"/>
          <w:b/>
          <w:bCs/>
        </w:rPr>
        <w:t>Marketing Adaptation to Modern Technologies</w:t>
      </w:r>
    </w:p>
    <w:p w14:paraId="077C4F10" w14:textId="573DBA52" w:rsidR="54EE31A5" w:rsidRDefault="54EE31A5" w:rsidP="664DF3B7">
      <w:pPr>
        <w:spacing w:after="0" w:line="480" w:lineRule="auto"/>
        <w:jc w:val="both"/>
        <w:rPr>
          <w:rFonts w:eastAsia="Arial" w:cs="Arial"/>
        </w:rPr>
      </w:pPr>
      <w:r w:rsidRPr="1D59CCA7">
        <w:rPr>
          <w:rFonts w:eastAsia="Arial" w:cs="Arial"/>
          <w:b/>
          <w:bCs/>
        </w:rPr>
        <w:t xml:space="preserve">      </w:t>
      </w:r>
      <w:r w:rsidR="5851F856" w:rsidRPr="4CAF7F52">
        <w:rPr>
          <w:rFonts w:eastAsia="Arial" w:cs="Arial"/>
          <w:b/>
          <w:bCs/>
        </w:rPr>
        <w:t xml:space="preserve"> </w:t>
      </w:r>
      <w:r w:rsidR="00AAA968" w:rsidRPr="4CAF7F52">
        <w:rPr>
          <w:rFonts w:eastAsia="Arial" w:cs="Arial"/>
        </w:rPr>
        <w:t>Marketers must stay ahead of the technological curve due to the applications and solutions that follow technological advancements, which have never-before-seen consequences and results. For instance, it's critical to determine how new technology will probably affect business strategy as well as consumer (and customer) behaviors. In addition, new developments in data storage, analytics, and technology present marketing professionals with chances to generate, share, collect, and provide worth for their clientele</w:t>
      </w:r>
      <w:r w:rsidR="35F11489" w:rsidRPr="2BEABB92">
        <w:rPr>
          <w:rFonts w:eastAsia="Arial" w:cs="Arial"/>
        </w:rPr>
        <w:t xml:space="preserve"> </w:t>
      </w:r>
      <w:r w:rsidR="35F11489" w:rsidRPr="4B31D5EA">
        <w:rPr>
          <w:rFonts w:eastAsia="Arial" w:cs="Arial"/>
        </w:rPr>
        <w:t>[5]</w:t>
      </w:r>
      <w:r w:rsidR="00AAA968" w:rsidRPr="4B31D5EA">
        <w:rPr>
          <w:rFonts w:eastAsia="Arial" w:cs="Arial"/>
        </w:rPr>
        <w:t>.</w:t>
      </w:r>
    </w:p>
    <w:p w14:paraId="5E344C55" w14:textId="0E8EEA24" w:rsidR="69BF36BB" w:rsidRDefault="69BF36BB" w:rsidP="69BF36BB">
      <w:pPr>
        <w:spacing w:after="0" w:line="480" w:lineRule="auto"/>
        <w:jc w:val="both"/>
        <w:rPr>
          <w:rFonts w:eastAsia="Arial" w:cs="Arial"/>
        </w:rPr>
      </w:pPr>
    </w:p>
    <w:p w14:paraId="2C93D82D" w14:textId="34BAC405" w:rsidR="10E3A829" w:rsidRDefault="10E3A829" w:rsidP="10E3A829">
      <w:pPr>
        <w:spacing w:after="0" w:line="480" w:lineRule="auto"/>
        <w:jc w:val="both"/>
        <w:rPr>
          <w:rFonts w:eastAsia="Arial" w:cs="Arial"/>
        </w:rPr>
      </w:pPr>
    </w:p>
    <w:p w14:paraId="52BCEE76" w14:textId="3D7FBE41" w:rsidR="348BED43" w:rsidRDefault="348BED43" w:rsidP="348BED43">
      <w:pPr>
        <w:spacing w:after="0" w:line="480" w:lineRule="auto"/>
        <w:jc w:val="both"/>
        <w:rPr>
          <w:rFonts w:eastAsia="Arial" w:cs="Arial"/>
        </w:rPr>
      </w:pPr>
    </w:p>
    <w:p w14:paraId="0D9D82B2" w14:textId="20C3271F" w:rsidR="1C75188A" w:rsidRDefault="1C75188A" w:rsidP="1C75188A">
      <w:pPr>
        <w:spacing w:after="0" w:line="480" w:lineRule="auto"/>
        <w:jc w:val="both"/>
        <w:rPr>
          <w:rFonts w:eastAsia="Arial" w:cs="Arial"/>
        </w:rPr>
      </w:pPr>
    </w:p>
    <w:p w14:paraId="3A8753B1" w14:textId="39C260D9" w:rsidR="1C75188A" w:rsidRDefault="1C75188A" w:rsidP="1C75188A">
      <w:pPr>
        <w:spacing w:after="0" w:line="480" w:lineRule="auto"/>
        <w:jc w:val="both"/>
        <w:rPr>
          <w:rFonts w:eastAsia="Arial" w:cs="Arial"/>
        </w:rPr>
      </w:pPr>
    </w:p>
    <w:p w14:paraId="4A87B1DB" w14:textId="61B9D8DE" w:rsidR="05E50FC4" w:rsidRDefault="05E50FC4" w:rsidP="05E50FC4">
      <w:pPr>
        <w:spacing w:after="0" w:line="480" w:lineRule="auto"/>
        <w:jc w:val="both"/>
        <w:rPr>
          <w:rFonts w:eastAsia="Arial" w:cs="Arial"/>
        </w:rPr>
      </w:pPr>
    </w:p>
    <w:p w14:paraId="16C9E142" w14:textId="6A011688" w:rsidR="63C1A260" w:rsidRDefault="63C1A260" w:rsidP="63C1A260">
      <w:pPr>
        <w:spacing w:after="0" w:line="480" w:lineRule="auto"/>
        <w:jc w:val="both"/>
        <w:rPr>
          <w:rFonts w:eastAsia="Arial" w:cs="Arial"/>
        </w:rPr>
      </w:pPr>
    </w:p>
    <w:p w14:paraId="2C26394E" w14:textId="149BA007" w:rsidR="63C1A260" w:rsidRDefault="63C1A260" w:rsidP="63C1A260">
      <w:pPr>
        <w:spacing w:after="0" w:line="480" w:lineRule="auto"/>
        <w:jc w:val="both"/>
        <w:rPr>
          <w:rFonts w:eastAsia="Arial" w:cs="Arial"/>
        </w:rPr>
      </w:pPr>
    </w:p>
    <w:p w14:paraId="7AF319B9" w14:textId="3FC17676" w:rsidR="63C1A260" w:rsidRDefault="63C1A260" w:rsidP="63C1A260">
      <w:pPr>
        <w:spacing w:after="0" w:line="480" w:lineRule="auto"/>
        <w:jc w:val="both"/>
        <w:rPr>
          <w:rFonts w:eastAsia="Arial" w:cs="Arial"/>
        </w:rPr>
      </w:pPr>
    </w:p>
    <w:p w14:paraId="5C4C70BD" w14:textId="2FF3796C" w:rsidR="63C1A260" w:rsidRDefault="63C1A260" w:rsidP="63C1A260">
      <w:pPr>
        <w:spacing w:after="0" w:line="480" w:lineRule="auto"/>
        <w:jc w:val="both"/>
        <w:rPr>
          <w:rFonts w:eastAsia="Arial" w:cs="Arial"/>
        </w:rPr>
      </w:pPr>
    </w:p>
    <w:p w14:paraId="79C33B1E" w14:textId="3E8B6249" w:rsidR="63C1A260" w:rsidRDefault="63C1A260" w:rsidP="63C1A260">
      <w:pPr>
        <w:spacing w:after="0" w:line="480" w:lineRule="auto"/>
        <w:jc w:val="both"/>
        <w:rPr>
          <w:rFonts w:eastAsia="Arial" w:cs="Arial"/>
        </w:rPr>
      </w:pPr>
    </w:p>
    <w:p w14:paraId="474DECA3" w14:textId="58CFB85C" w:rsidR="08C929C2" w:rsidRDefault="08C929C2" w:rsidP="08C929C2">
      <w:pPr>
        <w:spacing w:after="0" w:line="480" w:lineRule="auto"/>
        <w:jc w:val="both"/>
        <w:rPr>
          <w:rFonts w:eastAsia="Arial" w:cs="Arial"/>
        </w:rPr>
      </w:pPr>
    </w:p>
    <w:p w14:paraId="1EC76A5B" w14:textId="767C6A29" w:rsidR="08C929C2" w:rsidRDefault="08C929C2" w:rsidP="08C929C2">
      <w:pPr>
        <w:spacing w:after="0" w:line="480" w:lineRule="auto"/>
        <w:jc w:val="both"/>
        <w:rPr>
          <w:rFonts w:eastAsia="Arial" w:cs="Arial"/>
        </w:rPr>
      </w:pPr>
    </w:p>
    <w:p w14:paraId="2AC83F51" w14:textId="33DB4557" w:rsidR="08C929C2" w:rsidRDefault="08C929C2" w:rsidP="08C929C2">
      <w:pPr>
        <w:spacing w:after="0" w:line="480" w:lineRule="auto"/>
        <w:jc w:val="both"/>
        <w:rPr>
          <w:rFonts w:eastAsia="Arial" w:cs="Arial"/>
        </w:rPr>
      </w:pPr>
    </w:p>
    <w:p w14:paraId="222D8098" w14:textId="23D8A4E7" w:rsidR="08C929C2" w:rsidRDefault="08C929C2" w:rsidP="08C929C2">
      <w:pPr>
        <w:spacing w:after="0" w:line="480" w:lineRule="auto"/>
        <w:jc w:val="both"/>
        <w:rPr>
          <w:rFonts w:eastAsia="Arial" w:cs="Arial"/>
        </w:rPr>
      </w:pPr>
    </w:p>
    <w:p w14:paraId="38920328" w14:textId="17E1AE99" w:rsidR="411A38B9" w:rsidRDefault="59E9537B" w:rsidP="156115D2">
      <w:pPr>
        <w:spacing w:after="0" w:line="480" w:lineRule="auto"/>
        <w:jc w:val="both"/>
        <w:rPr>
          <w:rFonts w:eastAsia="Arial" w:cs="Arial"/>
          <w:b/>
        </w:rPr>
      </w:pPr>
      <w:r w:rsidRPr="598BFEEA">
        <w:rPr>
          <w:rFonts w:eastAsia="Arial" w:cs="Arial"/>
          <w:b/>
          <w:bCs/>
        </w:rPr>
        <w:t xml:space="preserve"> </w:t>
      </w:r>
    </w:p>
    <w:p w14:paraId="20B23B93" w14:textId="51CA0BE5" w:rsidR="4CAF7F52" w:rsidRDefault="00AAA968" w:rsidP="4CAF7F52">
      <w:pPr>
        <w:rPr>
          <w:rFonts w:eastAsia="Arial" w:cs="Arial"/>
          <w:b/>
        </w:rPr>
      </w:pPr>
      <w:r w:rsidRPr="1678CB1A">
        <w:rPr>
          <w:rFonts w:eastAsia="Arial" w:cs="Arial"/>
          <w:b/>
        </w:rPr>
        <w:t xml:space="preserve">2.2.2 </w:t>
      </w:r>
      <w:r w:rsidRPr="3BFD8538">
        <w:rPr>
          <w:rFonts w:eastAsia="Arial" w:cs="Arial"/>
          <w:b/>
        </w:rPr>
        <w:t>Implementation of Automated Inventory System to</w:t>
      </w:r>
      <w:r w:rsidR="3D6C9341" w:rsidRPr="3BFD8538">
        <w:rPr>
          <w:rFonts w:eastAsia="Arial" w:cs="Arial"/>
          <w:b/>
        </w:rPr>
        <w:t xml:space="preserve"> Medium-sized Enterprises</w:t>
      </w:r>
    </w:p>
    <w:p w14:paraId="0717C6C8" w14:textId="0D6EEC78" w:rsidR="6F4D4E31" w:rsidRDefault="74123787" w:rsidP="664DF3B7">
      <w:pPr>
        <w:spacing w:after="0" w:line="480" w:lineRule="auto"/>
        <w:jc w:val="both"/>
        <w:rPr>
          <w:rFonts w:eastAsia="Arial" w:cs="Arial"/>
          <w:b/>
          <w:bCs/>
        </w:rPr>
      </w:pPr>
      <w:r w:rsidRPr="71FD2619">
        <w:rPr>
          <w:rFonts w:eastAsia="Arial" w:cs="Arial"/>
          <w:b/>
          <w:bCs/>
        </w:rPr>
        <w:t xml:space="preserve">       </w:t>
      </w:r>
      <w:r w:rsidR="04C08F23" w:rsidRPr="71FD2619">
        <w:rPr>
          <w:rFonts w:eastAsia="Arial" w:cs="Arial"/>
          <w:b/>
          <w:bCs/>
        </w:rPr>
        <w:t xml:space="preserve"> </w:t>
      </w:r>
      <w:r w:rsidR="04C08F23" w:rsidRPr="71FD2619">
        <w:rPr>
          <w:rFonts w:eastAsia="Arial" w:cs="Arial"/>
        </w:rPr>
        <w:t>The advantages and disadvantages of setting up an automated inventory management system for SMEs are thoroughly discussed in the case study of the business. The business was able to reduce costs, simplify its inventory management processes, and improve client support after implementing the new technology. The case study demonstrates how important it is for small and medium-sized businesses to consider the advantages and disadvantages of utilizing an automated mechanism for managing inventories. Prior to starting such projects, SMEs ought to assess the technical complexity of the procedure for implementation, the requirement for employee training, and the possible return on investment</w:t>
      </w:r>
      <w:r w:rsidR="59B8BA7E" w:rsidRPr="1741392B">
        <w:rPr>
          <w:rFonts w:eastAsia="Arial" w:cs="Arial"/>
        </w:rPr>
        <w:t xml:space="preserve"> </w:t>
      </w:r>
      <w:r w:rsidR="59B8BA7E" w:rsidRPr="5F901FF3">
        <w:rPr>
          <w:rFonts w:eastAsia="Arial" w:cs="Arial"/>
        </w:rPr>
        <w:t>[6]</w:t>
      </w:r>
      <w:r w:rsidR="04C08F23" w:rsidRPr="5F901FF3">
        <w:rPr>
          <w:rFonts w:eastAsia="Arial" w:cs="Arial"/>
        </w:rPr>
        <w:t>.</w:t>
      </w:r>
    </w:p>
    <w:p w14:paraId="39B796D3" w14:textId="07DB6841" w:rsidR="6929EB11" w:rsidRDefault="6929EB11" w:rsidP="6929EB11">
      <w:pPr>
        <w:rPr>
          <w:rFonts w:eastAsia="Arial" w:cs="Arial"/>
        </w:rPr>
      </w:pPr>
    </w:p>
    <w:p w14:paraId="32368A92" w14:textId="034689CA" w:rsidR="04C08F23" w:rsidRDefault="04C08F23" w:rsidP="77228B4F">
      <w:pPr>
        <w:rPr>
          <w:rFonts w:eastAsia="Arial" w:cs="Arial"/>
        </w:rPr>
      </w:pPr>
    </w:p>
    <w:p w14:paraId="6107DA5E" w14:textId="4FEF5F98" w:rsidR="457E88A6" w:rsidRDefault="457E88A6" w:rsidP="457E88A6">
      <w:pPr>
        <w:rPr>
          <w:rFonts w:eastAsia="Arial" w:cs="Arial"/>
        </w:rPr>
      </w:pPr>
    </w:p>
    <w:p w14:paraId="5C7A3EAA" w14:textId="05654113" w:rsidR="457E88A6" w:rsidRDefault="457E88A6" w:rsidP="457E88A6">
      <w:pPr>
        <w:rPr>
          <w:rFonts w:eastAsia="Arial" w:cs="Arial"/>
        </w:rPr>
      </w:pPr>
    </w:p>
    <w:p w14:paraId="5A494E94" w14:textId="15C590FB" w:rsidR="457E88A6" w:rsidRDefault="457E88A6" w:rsidP="457E88A6">
      <w:pPr>
        <w:rPr>
          <w:rFonts w:eastAsia="Arial" w:cs="Arial"/>
        </w:rPr>
      </w:pPr>
    </w:p>
    <w:p w14:paraId="5666F436" w14:textId="14E4245A" w:rsidR="00C63525" w:rsidRDefault="04C08F23" w:rsidP="365EC325">
      <w:pPr>
        <w:pStyle w:val="Heading1"/>
        <w:spacing w:before="0" w:after="156"/>
        <w:ind w:right="624"/>
        <w:rPr>
          <w:rFonts w:eastAsia="Arial" w:cs="Arial"/>
          <w:sz w:val="22"/>
          <w:szCs w:val="22"/>
        </w:rPr>
      </w:pPr>
      <w:bookmarkStart w:id="32" w:name="_Toc1229985891"/>
      <w:bookmarkStart w:id="33" w:name="_Toc557243901"/>
      <w:r w:rsidRPr="4D930878">
        <w:rPr>
          <w:rFonts w:eastAsia="Arial" w:cs="Arial"/>
          <w:sz w:val="22"/>
          <w:szCs w:val="22"/>
        </w:rPr>
        <w:t xml:space="preserve">2.2.3 Implementation of </w:t>
      </w:r>
      <w:r w:rsidR="7C7ED23E" w:rsidRPr="4D930878">
        <w:rPr>
          <w:rFonts w:eastAsia="Arial" w:cs="Arial"/>
          <w:sz w:val="22"/>
          <w:szCs w:val="22"/>
        </w:rPr>
        <w:t>Barcode on Warehouse Management Systems for efficiency</w:t>
      </w:r>
      <w:bookmarkEnd w:id="32"/>
      <w:bookmarkEnd w:id="33"/>
    </w:p>
    <w:p w14:paraId="718BF7A5" w14:textId="7D323BFA" w:rsidR="00876B9D" w:rsidRDefault="57140439" w:rsidP="10292052">
      <w:pPr>
        <w:spacing w:line="480" w:lineRule="auto"/>
      </w:pPr>
      <w:r>
        <w:t xml:space="preserve">           </w:t>
      </w:r>
      <w:r w:rsidR="4287C44F">
        <w:t xml:space="preserve"> Barcode implementation in warehouses has many benefits, including the ability to reduce errors in receiving goods and speed up this process;  can  automatically determine the location of storage; can minimize errors in storing goods at the storage area; can reduce errors in location and goods picked by the picker; it can help identify excess or insufficient inventory; it can determine the suitability and quality of the goods to be shipped; it reduces human error in checking goods; it uses less paper; and it speeds up the process of issuing manifests for shipping</w:t>
      </w:r>
      <w:r w:rsidR="41837F19">
        <w:t xml:space="preserve"> [7]</w:t>
      </w:r>
      <w:r w:rsidR="4287C44F">
        <w:t>.</w:t>
      </w:r>
    </w:p>
    <w:p w14:paraId="0A722B5F" w14:textId="22D0D80D" w:rsidR="573EAC47" w:rsidRDefault="573EAC47" w:rsidP="573EAC47">
      <w:pPr>
        <w:spacing w:line="480" w:lineRule="auto"/>
      </w:pPr>
    </w:p>
    <w:p w14:paraId="4B691C6D" w14:textId="7CE73A13" w:rsidR="573EAC47" w:rsidRDefault="573EAC47" w:rsidP="573EAC47">
      <w:pPr>
        <w:spacing w:line="480" w:lineRule="auto"/>
      </w:pPr>
    </w:p>
    <w:p w14:paraId="7E02CD59" w14:textId="3175F713" w:rsidR="573EAC47" w:rsidRDefault="573EAC47" w:rsidP="573EAC47">
      <w:pPr>
        <w:spacing w:line="480" w:lineRule="auto"/>
      </w:pPr>
    </w:p>
    <w:p w14:paraId="0941674B" w14:textId="49FB1C62" w:rsidR="573EAC47" w:rsidRDefault="573EAC47" w:rsidP="573EAC47">
      <w:pPr>
        <w:spacing w:line="480" w:lineRule="auto"/>
      </w:pPr>
    </w:p>
    <w:p w14:paraId="0FDC341A" w14:textId="3E7DC76D" w:rsidR="159C2027" w:rsidRDefault="159C2027" w:rsidP="159C2027">
      <w:pPr>
        <w:spacing w:line="480" w:lineRule="auto"/>
      </w:pPr>
    </w:p>
    <w:p w14:paraId="3431FB6F" w14:textId="64A87F10" w:rsidR="4B6B68B3" w:rsidRDefault="4B6B68B3" w:rsidP="4B6B68B3">
      <w:pPr>
        <w:spacing w:line="480" w:lineRule="auto"/>
      </w:pPr>
    </w:p>
    <w:p w14:paraId="07D54A0D" w14:textId="04C52BDA" w:rsidR="4B6B68B3" w:rsidRDefault="4B6B68B3" w:rsidP="4B6B68B3">
      <w:pPr>
        <w:spacing w:line="480" w:lineRule="auto"/>
      </w:pPr>
    </w:p>
    <w:p w14:paraId="6947D26F" w14:textId="0DE30997" w:rsidR="4B6B68B3" w:rsidRDefault="4B6B68B3" w:rsidP="4B6B68B3">
      <w:pPr>
        <w:spacing w:line="480" w:lineRule="auto"/>
      </w:pPr>
    </w:p>
    <w:p w14:paraId="150AA5F7" w14:textId="4D15C489" w:rsidR="1F40AC43" w:rsidRDefault="1F40AC43" w:rsidP="504DC933">
      <w:pPr>
        <w:pStyle w:val="Heading1"/>
        <w:spacing w:before="0" w:after="156" w:line="480" w:lineRule="auto"/>
        <w:ind w:right="624"/>
        <w:rPr>
          <w:rFonts w:eastAsia="Arial" w:cs="Arial"/>
          <w:sz w:val="22"/>
          <w:szCs w:val="22"/>
        </w:rPr>
      </w:pPr>
      <w:bookmarkStart w:id="34" w:name="_Toc244987708"/>
      <w:bookmarkStart w:id="35" w:name="_Toc1524970455"/>
      <w:r w:rsidRPr="4D930878">
        <w:rPr>
          <w:rFonts w:eastAsia="Arial" w:cs="Arial"/>
          <w:sz w:val="22"/>
          <w:szCs w:val="22"/>
        </w:rPr>
        <w:t xml:space="preserve">2.2.4 </w:t>
      </w:r>
      <w:r w:rsidR="67D63D7D" w:rsidRPr="4D930878">
        <w:rPr>
          <w:rFonts w:eastAsia="Arial" w:cs="Arial"/>
          <w:sz w:val="22"/>
          <w:szCs w:val="22"/>
        </w:rPr>
        <w:t>O</w:t>
      </w:r>
      <w:r w:rsidR="24E50DDF" w:rsidRPr="4D930878">
        <w:rPr>
          <w:rFonts w:eastAsia="Arial" w:cs="Arial"/>
          <w:sz w:val="22"/>
          <w:szCs w:val="22"/>
        </w:rPr>
        <w:t>ptimizing SCM with Python</w:t>
      </w:r>
      <w:bookmarkEnd w:id="34"/>
      <w:bookmarkEnd w:id="35"/>
    </w:p>
    <w:p w14:paraId="03699C08" w14:textId="04CAD803" w:rsidR="3EFBACC3" w:rsidRDefault="3EFBACC3" w:rsidP="3EFBACC3"/>
    <w:p w14:paraId="3D18B827" w14:textId="7D506CF9" w:rsidR="37A19FB2" w:rsidRDefault="1F40AC43" w:rsidP="37A19FB2">
      <w:pPr>
        <w:spacing w:line="480" w:lineRule="auto"/>
      </w:pPr>
      <w:r>
        <w:t xml:space="preserve">         </w:t>
      </w:r>
      <w:r w:rsidR="7985EE54">
        <w:t>Pandas and scikit-learn, two of Python's data analysis tools, enable analysts to glean insights from supply chain data. This facilitates decision-making based on evidence rather than intuition. Python helps analysts more correctly forecast demand, estimate delivery schedules, and predict inventory levels. Furthermore, reinforcement learning techniques in Python's machine learning capabilities can enhance vehicle routing, warehouse storage sites, predictive maintenance, and other features. Businesses can get information on inventory levels, transportation costs, demand forecasting, and other topics by utilizing data and analytics. Python is a useful tool for supply chain optimization and analytics. Algorithms utilizing machine learning, for instance, can identify trends and forecast ideal stock levels. [8]</w:t>
      </w:r>
    </w:p>
    <w:p w14:paraId="023E0966" w14:textId="38C99D25" w:rsidR="37A19FB2" w:rsidRDefault="37A19FB2" w:rsidP="37A19FB2">
      <w:pPr>
        <w:spacing w:line="480" w:lineRule="auto"/>
      </w:pPr>
    </w:p>
    <w:p w14:paraId="250A4F5F" w14:textId="65108FBF" w:rsidR="0404966F" w:rsidRDefault="0404966F" w:rsidP="0404966F">
      <w:pPr>
        <w:spacing w:line="480" w:lineRule="auto"/>
      </w:pPr>
    </w:p>
    <w:p w14:paraId="1177B1CC" w14:textId="054AFD4A" w:rsidR="6FE5307F" w:rsidRDefault="6FE5307F" w:rsidP="6FE5307F">
      <w:pPr>
        <w:spacing w:line="480" w:lineRule="auto"/>
      </w:pPr>
    </w:p>
    <w:p w14:paraId="37713B41" w14:textId="1401E9E4" w:rsidR="6FE5307F" w:rsidRDefault="6FE5307F" w:rsidP="6FE5307F">
      <w:pPr>
        <w:spacing w:line="480" w:lineRule="auto"/>
      </w:pPr>
    </w:p>
    <w:p w14:paraId="653F4E54" w14:textId="433F1ABB" w:rsidR="6FE5307F" w:rsidRDefault="6FE5307F" w:rsidP="6FE5307F">
      <w:pPr>
        <w:spacing w:line="480" w:lineRule="auto"/>
      </w:pPr>
    </w:p>
    <w:p w14:paraId="5FFA51DB" w14:textId="08D8C579" w:rsidR="6FE5307F" w:rsidRDefault="6FE5307F" w:rsidP="6FE5307F">
      <w:pPr>
        <w:spacing w:line="480" w:lineRule="auto"/>
      </w:pPr>
    </w:p>
    <w:p w14:paraId="534E123E" w14:textId="5FB4A195" w:rsidR="6FE5307F" w:rsidRDefault="6FE5307F" w:rsidP="6FE5307F">
      <w:pPr>
        <w:spacing w:line="480" w:lineRule="auto"/>
      </w:pPr>
    </w:p>
    <w:p w14:paraId="59CA00A0" w14:textId="65728CE5" w:rsidR="6FE5307F" w:rsidRDefault="6FE5307F" w:rsidP="6FE5307F">
      <w:pPr>
        <w:spacing w:line="480" w:lineRule="auto"/>
      </w:pPr>
    </w:p>
    <w:p w14:paraId="089423BB" w14:textId="7C9F3F32" w:rsidR="6FE5307F" w:rsidRDefault="6FE5307F" w:rsidP="6FE5307F">
      <w:pPr>
        <w:spacing w:line="480" w:lineRule="auto"/>
      </w:pPr>
    </w:p>
    <w:p w14:paraId="618BC88F" w14:textId="67EB1ABA" w:rsidR="6FE5307F" w:rsidRDefault="6FE5307F" w:rsidP="6FE5307F">
      <w:pPr>
        <w:spacing w:line="480" w:lineRule="auto"/>
      </w:pPr>
    </w:p>
    <w:p w14:paraId="048D0D8B" w14:textId="295B8841" w:rsidR="6FE5307F" w:rsidRDefault="6FE5307F" w:rsidP="6FE5307F">
      <w:pPr>
        <w:spacing w:line="480" w:lineRule="auto"/>
      </w:pPr>
    </w:p>
    <w:p w14:paraId="798F46FC" w14:textId="59C5CEF9" w:rsidR="20DE76C0" w:rsidRDefault="20DE76C0" w:rsidP="504DC933">
      <w:pPr>
        <w:pStyle w:val="Heading1"/>
        <w:spacing w:before="0" w:after="156" w:line="480" w:lineRule="auto"/>
        <w:ind w:right="624"/>
        <w:rPr>
          <w:rFonts w:eastAsia="Arial" w:cs="Arial"/>
          <w:sz w:val="22"/>
          <w:szCs w:val="22"/>
        </w:rPr>
      </w:pPr>
      <w:bookmarkStart w:id="36" w:name="_Toc1370127141"/>
      <w:bookmarkStart w:id="37" w:name="_Toc1969812089"/>
      <w:r w:rsidRPr="4D930878">
        <w:rPr>
          <w:rFonts w:eastAsia="Arial" w:cs="Arial"/>
          <w:sz w:val="22"/>
          <w:szCs w:val="22"/>
        </w:rPr>
        <w:t>2.2.5 Role of AI in Inventory Management</w:t>
      </w:r>
      <w:bookmarkEnd w:id="36"/>
      <w:bookmarkEnd w:id="37"/>
    </w:p>
    <w:p w14:paraId="30C67C86" w14:textId="062575A7" w:rsidR="56D35E7D" w:rsidRDefault="56D35E7D" w:rsidP="56D35E7D"/>
    <w:p w14:paraId="2B273A16" w14:textId="6EAB3996" w:rsidR="20DE76C0" w:rsidRDefault="20DE76C0" w:rsidP="432D514F">
      <w:pPr>
        <w:spacing w:line="480" w:lineRule="auto"/>
      </w:pPr>
      <w:r>
        <w:t xml:space="preserve">    </w:t>
      </w:r>
      <w:r w:rsidR="46D126AA">
        <w:t>AI technologies hold the potential to completely transform the way firms manage their inventories by optimizing workflows, reducing expenses, and improving overall effectiveness. It's anticipated that this shift would affect small manufacturers and distributors in addition to big businesses.</w:t>
      </w:r>
      <w:r w:rsidR="0EC07D12">
        <w:t>[9]</w:t>
      </w:r>
      <w:r w:rsidR="46D126AA">
        <w:t>.</w:t>
      </w:r>
    </w:p>
    <w:p w14:paraId="13C9A127" w14:textId="7C8BFB7E" w:rsidR="3572DBBC" w:rsidRDefault="3572DBBC" w:rsidP="432D514F">
      <w:pPr>
        <w:spacing w:line="480" w:lineRule="auto"/>
      </w:pPr>
    </w:p>
    <w:p w14:paraId="06473F7F" w14:textId="49B780D4" w:rsidR="46D126AA" w:rsidRDefault="46D126AA" w:rsidP="432D514F">
      <w:pPr>
        <w:spacing w:line="480" w:lineRule="auto"/>
      </w:pPr>
      <w:r>
        <w:t xml:space="preserve">    Artificial intelligence (AI) systems can forecast future demand by analyzing past sales data. This helps firms avoid stockouts or overstocking by helping them maintain ideal inventory levels. For improved predicting accuracy, AI can also take seasonal patterns, market movements, and other variables into account. AI, for example, can spot a trend in which demand for a given product rises during important athletic events. Then, by keeping an eye on event calendars and historical sales trends, it can forecast these increases in demand. To seize these chances, the business can modify its marketing plans and inventory levels</w:t>
      </w:r>
      <w:r w:rsidR="61F99D46">
        <w:t xml:space="preserve"> [9]</w:t>
      </w:r>
      <w:r>
        <w:t>.</w:t>
      </w:r>
    </w:p>
    <w:p w14:paraId="25FF27AC" w14:textId="7644E645" w:rsidR="7E381086" w:rsidRDefault="7E381086" w:rsidP="7E381086">
      <w:pPr>
        <w:spacing w:line="480" w:lineRule="auto"/>
      </w:pPr>
    </w:p>
    <w:p w14:paraId="642B5E2C" w14:textId="4A4DBD68" w:rsidR="51D24D83" w:rsidRDefault="51D24D83" w:rsidP="51D24D83">
      <w:pPr>
        <w:spacing w:line="480" w:lineRule="auto"/>
      </w:pPr>
    </w:p>
    <w:p w14:paraId="31DFADA5" w14:textId="74A6D5CB" w:rsidR="51D24D83" w:rsidRDefault="51D24D83" w:rsidP="51D24D83">
      <w:pPr>
        <w:spacing w:line="480" w:lineRule="auto"/>
      </w:pPr>
    </w:p>
    <w:p w14:paraId="60D6E5FD" w14:textId="452BC67D" w:rsidR="51D24D83" w:rsidRDefault="51D24D83" w:rsidP="51D24D83">
      <w:pPr>
        <w:spacing w:line="480" w:lineRule="auto"/>
      </w:pPr>
    </w:p>
    <w:p w14:paraId="78900DEC" w14:textId="7A56EAC5" w:rsidR="51D24D83" w:rsidRDefault="51D24D83" w:rsidP="51D24D83">
      <w:pPr>
        <w:spacing w:line="480" w:lineRule="auto"/>
      </w:pPr>
    </w:p>
    <w:p w14:paraId="7F58237E" w14:textId="5102DCF0" w:rsidR="51D24D83" w:rsidRDefault="51D24D83" w:rsidP="51D24D83">
      <w:pPr>
        <w:spacing w:line="480" w:lineRule="auto"/>
      </w:pPr>
    </w:p>
    <w:p w14:paraId="277A3C10" w14:textId="6C1F6C76" w:rsidR="51D24D83" w:rsidRDefault="51D24D83" w:rsidP="51D24D83">
      <w:pPr>
        <w:spacing w:line="480" w:lineRule="auto"/>
      </w:pPr>
    </w:p>
    <w:p w14:paraId="5249B0A4" w14:textId="36625156" w:rsidR="51D24D83" w:rsidRDefault="51D24D83" w:rsidP="51D24D83">
      <w:pPr>
        <w:spacing w:line="480" w:lineRule="auto"/>
      </w:pPr>
    </w:p>
    <w:p w14:paraId="39B3F22F" w14:textId="6C57A371" w:rsidR="51D24D83" w:rsidRDefault="51D24D83" w:rsidP="51D24D83">
      <w:pPr>
        <w:spacing w:line="480" w:lineRule="auto"/>
      </w:pPr>
    </w:p>
    <w:p w14:paraId="3FD70B39" w14:textId="4ED84EF6" w:rsidR="205DF2FE" w:rsidRDefault="205DF2FE" w:rsidP="51D24D83">
      <w:pPr>
        <w:spacing w:line="480" w:lineRule="auto"/>
        <w:rPr>
          <w:b/>
        </w:rPr>
      </w:pPr>
      <w:r w:rsidRPr="74F4F68D">
        <w:rPr>
          <w:b/>
        </w:rPr>
        <w:t xml:space="preserve">2.2.6 Role of GPS Tracking in Supply Chain </w:t>
      </w:r>
      <w:r w:rsidRPr="74F4F68D">
        <w:rPr>
          <w:b/>
          <w:bCs/>
        </w:rPr>
        <w:t>Management</w:t>
      </w:r>
    </w:p>
    <w:p w14:paraId="034EABD3" w14:textId="7C26D0F5" w:rsidR="74F4F68D" w:rsidRDefault="6F3B0728" w:rsidP="74F4F68D">
      <w:pPr>
        <w:spacing w:line="480" w:lineRule="auto"/>
      </w:pPr>
      <w:r>
        <w:t xml:space="preserve">         GPS technology allows for real-time tracking of shipments, allowing for ongoing monitoring and location updates of items as they move through the supply chain. GPS improves visibility and control over the whole supply chain by giving exact position data and movement insights. This enhances operational efficiency by enabling businesses to minimize delivery delays, manage shipment routing, and react quickly to any unforeseen events. To guarantee customer pleasure and uphold confidence, real-time tracking gives stakeholders access to reliable information on shipping status.</w:t>
      </w:r>
      <w:r w:rsidR="18D3C297">
        <w:t xml:space="preserve"> [10]</w:t>
      </w:r>
    </w:p>
    <w:p w14:paraId="32E9D86D" w14:textId="121CCB11" w:rsidR="04528993" w:rsidRDefault="04528993" w:rsidP="07B4AB98">
      <w:pPr>
        <w:spacing w:line="480" w:lineRule="auto"/>
      </w:pPr>
      <w:r>
        <w:t xml:space="preserve">        </w:t>
      </w:r>
    </w:p>
    <w:p w14:paraId="03470F86" w14:textId="260FACC4" w:rsidR="6BA5EFF9" w:rsidRDefault="04528993" w:rsidP="6BA5EFF9">
      <w:pPr>
        <w:spacing w:line="480" w:lineRule="auto"/>
      </w:pPr>
      <w:r>
        <w:t xml:space="preserve">       </w:t>
      </w:r>
      <w:r w:rsidR="4CE5F6F4">
        <w:t>Items that need to be stored at a given temperature</w:t>
      </w:r>
      <w:r>
        <w:t xml:space="preserve"> are tracked using GPS tracking devices to keep an eye on their temperature and humidity levels, guaranteeing that they are preserved and meet quality standards all the way through the supply chain. Businesses may reduce the danger of </w:t>
      </w:r>
      <w:r w:rsidR="60662146">
        <w:t>item malfunction</w:t>
      </w:r>
      <w:r>
        <w:t xml:space="preserve"> and guarantee that goods arrive at their destination in ideal shape by using GPS tracking to precisely monitor the environmental conditions of their items throughout transportation and storage. Because it allows for real-time monitoring and notifications for any deviations from the necessary temperature and humidity ranges, this technology is essential to quality assurance. By offering thorough documentation of the environmental conditions to support adherence to industry norms and laws, it simplifies regulatory compliance. [1</w:t>
      </w:r>
      <w:r w:rsidR="775BD40F">
        <w:t>0</w:t>
      </w:r>
      <w:r>
        <w:t>]</w:t>
      </w:r>
    </w:p>
    <w:p w14:paraId="0CCF5C04" w14:textId="4B0381A3" w:rsidR="36B651D9" w:rsidRDefault="36B651D9" w:rsidP="36B651D9">
      <w:pPr>
        <w:spacing w:line="480" w:lineRule="auto"/>
      </w:pPr>
    </w:p>
    <w:p w14:paraId="2E5F0FB1" w14:textId="68047369" w:rsidR="0084271C" w:rsidRDefault="0084271C" w:rsidP="36B651D9">
      <w:pPr>
        <w:spacing w:line="480" w:lineRule="auto"/>
      </w:pPr>
    </w:p>
    <w:p w14:paraId="04A86CD5" w14:textId="7D2F545A" w:rsidR="212A2406" w:rsidRDefault="212A2406" w:rsidP="3B663C7B">
      <w:pPr>
        <w:spacing w:line="480" w:lineRule="auto"/>
      </w:pPr>
      <w:r>
        <w:t xml:space="preserve">     </w:t>
      </w:r>
    </w:p>
    <w:p w14:paraId="4B40E80F" w14:textId="190E4C9C" w:rsidR="3B663C7B" w:rsidRDefault="3B663C7B" w:rsidP="3B663C7B">
      <w:pPr>
        <w:spacing w:line="480" w:lineRule="auto"/>
      </w:pPr>
    </w:p>
    <w:p w14:paraId="465D0BD1" w14:textId="7CF86EEE" w:rsidR="3B663C7B" w:rsidRDefault="3B663C7B" w:rsidP="3B663C7B">
      <w:pPr>
        <w:spacing w:line="480" w:lineRule="auto"/>
      </w:pPr>
    </w:p>
    <w:p w14:paraId="4FCE38D0" w14:textId="2C24DF03" w:rsidR="3B663C7B" w:rsidRDefault="3B663C7B" w:rsidP="3B663C7B">
      <w:pPr>
        <w:spacing w:line="480" w:lineRule="auto"/>
      </w:pPr>
    </w:p>
    <w:p w14:paraId="43DF0C25" w14:textId="54FCFE56" w:rsidR="212A2406" w:rsidRDefault="212A2406" w:rsidP="36B651D9">
      <w:pPr>
        <w:spacing w:line="480" w:lineRule="auto"/>
      </w:pPr>
      <w:r>
        <w:t xml:space="preserve">    </w:t>
      </w:r>
    </w:p>
    <w:p w14:paraId="49879A7F" w14:textId="6ECBF706" w:rsidR="4F98FC53" w:rsidRDefault="4F98FC53" w:rsidP="4F98FC53"/>
    <w:p w14:paraId="2FAF1567" w14:textId="0B65980D" w:rsidR="4F98FC53" w:rsidRDefault="20DE76C0" w:rsidP="4F98FC53">
      <w:r>
        <w:t xml:space="preserve">    </w:t>
      </w:r>
    </w:p>
    <w:p w14:paraId="3620FC9E" w14:textId="529F8C9A" w:rsidR="0BE318D1" w:rsidRDefault="0BE318D1" w:rsidP="14523B94">
      <w:pPr>
        <w:spacing w:line="480" w:lineRule="auto"/>
      </w:pPr>
      <w:r>
        <w:t xml:space="preserve">Synthesis: </w:t>
      </w:r>
    </w:p>
    <w:p w14:paraId="2752E416" w14:textId="7170365B" w:rsidR="3D5E9F58" w:rsidRDefault="4B6FEDA3" w:rsidP="3D5E9F58">
      <w:pPr>
        <w:spacing w:line="480" w:lineRule="auto"/>
        <w:rPr>
          <w:rFonts w:eastAsia="Arial" w:cs="Arial"/>
        </w:rPr>
      </w:pPr>
      <w:r w:rsidRPr="14A5F469">
        <w:rPr>
          <w:rFonts w:eastAsia="Arial" w:cs="Arial"/>
        </w:rPr>
        <w:t xml:space="preserve">       </w:t>
      </w:r>
      <w:r w:rsidRPr="6D4D3194">
        <w:rPr>
          <w:rFonts w:eastAsia="Arial" w:cs="Arial"/>
        </w:rPr>
        <w:t xml:space="preserve">The systems and literature reviews highlight how important technology is </w:t>
      </w:r>
      <w:r w:rsidRPr="480BE510">
        <w:rPr>
          <w:rFonts w:eastAsia="Arial" w:cs="Arial"/>
        </w:rPr>
        <w:t>to</w:t>
      </w:r>
      <w:r w:rsidR="6258E852" w:rsidRPr="480BE510">
        <w:rPr>
          <w:rFonts w:eastAsia="Arial" w:cs="Arial"/>
        </w:rPr>
        <w:t xml:space="preserve"> supply chain </w:t>
      </w:r>
      <w:r w:rsidR="6258E852" w:rsidRPr="6B824269">
        <w:rPr>
          <w:rFonts w:eastAsia="Arial" w:cs="Arial"/>
        </w:rPr>
        <w:t>management</w:t>
      </w:r>
      <w:r w:rsidR="64028F3E" w:rsidRPr="4EBA66AA">
        <w:rPr>
          <w:rFonts w:eastAsia="Arial" w:cs="Arial"/>
        </w:rPr>
        <w:t>.</w:t>
      </w:r>
      <w:r w:rsidRPr="6D4D3194">
        <w:rPr>
          <w:rFonts w:eastAsia="Arial" w:cs="Arial"/>
        </w:rPr>
        <w:t xml:space="preserve"> Systems like </w:t>
      </w:r>
      <w:r w:rsidR="0CD7DE36" w:rsidRPr="233CED8B">
        <w:rPr>
          <w:rFonts w:eastAsia="Arial" w:cs="Arial"/>
        </w:rPr>
        <w:t xml:space="preserve">Anaplan, </w:t>
      </w:r>
      <w:r w:rsidR="0CD7DE36" w:rsidRPr="1F9D9D93">
        <w:rPr>
          <w:rFonts w:eastAsia="Arial" w:cs="Arial"/>
        </w:rPr>
        <w:t xml:space="preserve">Magaya, and </w:t>
      </w:r>
      <w:r w:rsidR="0CD7DE36" w:rsidRPr="694EB619">
        <w:rPr>
          <w:rFonts w:eastAsia="Arial" w:cs="Arial"/>
        </w:rPr>
        <w:t>Netstock</w:t>
      </w:r>
      <w:r w:rsidRPr="6D4D3194">
        <w:rPr>
          <w:rFonts w:eastAsia="Arial" w:cs="Arial"/>
        </w:rPr>
        <w:t xml:space="preserve"> provide several ways to improve operational effectiveness using integrated solutions. </w:t>
      </w:r>
      <w:r w:rsidRPr="09321358">
        <w:rPr>
          <w:rFonts w:eastAsia="Arial" w:cs="Arial"/>
        </w:rPr>
        <w:t>This is by using</w:t>
      </w:r>
      <w:r w:rsidRPr="6D4D3194">
        <w:rPr>
          <w:rFonts w:eastAsia="Arial" w:cs="Arial"/>
        </w:rPr>
        <w:t xml:space="preserve"> automation, boosting customer service, and increasing data accuracy</w:t>
      </w:r>
      <w:r w:rsidRPr="58F69D69">
        <w:rPr>
          <w:rFonts w:eastAsia="Arial" w:cs="Arial"/>
        </w:rPr>
        <w:t xml:space="preserve"> </w:t>
      </w:r>
      <w:r w:rsidRPr="14A5F469">
        <w:rPr>
          <w:rFonts w:eastAsia="Arial" w:cs="Arial"/>
        </w:rPr>
        <w:t>for system functionalities.</w:t>
      </w:r>
    </w:p>
    <w:p w14:paraId="75927130" w14:textId="048C0064" w:rsidR="14A5F469" w:rsidRDefault="14A5F469" w:rsidP="14A5F469">
      <w:pPr>
        <w:spacing w:line="480" w:lineRule="auto"/>
        <w:rPr>
          <w:rFonts w:eastAsia="Arial" w:cs="Arial"/>
        </w:rPr>
      </w:pPr>
    </w:p>
    <w:p w14:paraId="4EB91EAD" w14:textId="2194A568" w:rsidR="4B6FEDA3" w:rsidRDefault="4B6FEDA3" w:rsidP="53F18CB9">
      <w:pPr>
        <w:spacing w:line="480" w:lineRule="auto"/>
        <w:rPr>
          <w:rFonts w:eastAsia="Arial" w:cs="Arial"/>
        </w:rPr>
      </w:pPr>
      <w:r w:rsidRPr="696B663D">
        <w:rPr>
          <w:rFonts w:eastAsia="Arial" w:cs="Arial"/>
        </w:rPr>
        <w:t xml:space="preserve">     In this project, </w:t>
      </w:r>
      <w:r w:rsidRPr="2F8CE2CE">
        <w:rPr>
          <w:rFonts w:eastAsia="Arial" w:cs="Arial"/>
        </w:rPr>
        <w:t xml:space="preserve">the developers </w:t>
      </w:r>
      <w:r w:rsidRPr="5F4E39F1">
        <w:rPr>
          <w:rFonts w:eastAsia="Arial" w:cs="Arial"/>
        </w:rPr>
        <w:t xml:space="preserve">will </w:t>
      </w:r>
      <w:r w:rsidRPr="168C8F14">
        <w:rPr>
          <w:rFonts w:eastAsia="Arial" w:cs="Arial"/>
        </w:rPr>
        <w:t xml:space="preserve">create </w:t>
      </w:r>
      <w:r w:rsidRPr="2AEC66F1">
        <w:rPr>
          <w:rFonts w:eastAsia="Arial" w:cs="Arial"/>
        </w:rPr>
        <w:t>a syst</w:t>
      </w:r>
      <w:r w:rsidR="72C594E8" w:rsidRPr="2AEC66F1">
        <w:rPr>
          <w:rFonts w:eastAsia="Arial" w:cs="Arial"/>
        </w:rPr>
        <w:t xml:space="preserve">em that has </w:t>
      </w:r>
      <w:r w:rsidR="72C594E8" w:rsidRPr="168B2607">
        <w:rPr>
          <w:rFonts w:eastAsia="Arial" w:cs="Arial"/>
        </w:rPr>
        <w:t xml:space="preserve">similar functionalities to the </w:t>
      </w:r>
      <w:r w:rsidR="72C594E8" w:rsidRPr="6779AF04">
        <w:rPr>
          <w:rFonts w:eastAsia="Arial" w:cs="Arial"/>
        </w:rPr>
        <w:t xml:space="preserve">systems presented </w:t>
      </w:r>
      <w:r w:rsidR="72C594E8" w:rsidRPr="4D4EA64D">
        <w:rPr>
          <w:rFonts w:eastAsia="Arial" w:cs="Arial"/>
        </w:rPr>
        <w:t xml:space="preserve">above. However, what’s new with our system is we will integrate AI for inventory </w:t>
      </w:r>
      <w:r w:rsidR="72C594E8" w:rsidRPr="3990F5BC">
        <w:rPr>
          <w:rFonts w:eastAsia="Arial" w:cs="Arial"/>
        </w:rPr>
        <w:t>optimization.</w:t>
      </w:r>
      <w:r w:rsidR="72C594E8" w:rsidRPr="7623ED14">
        <w:rPr>
          <w:rFonts w:eastAsia="Arial" w:cs="Arial"/>
        </w:rPr>
        <w:t xml:space="preserve"> </w:t>
      </w:r>
      <w:r w:rsidR="51337650" w:rsidRPr="18193A26">
        <w:rPr>
          <w:rFonts w:eastAsia="Arial" w:cs="Arial"/>
        </w:rPr>
        <w:t xml:space="preserve">We also plan to create automation features such as barcode scanning, and automated data entry to minimize human errors and </w:t>
      </w:r>
      <w:r w:rsidR="717A6237" w:rsidRPr="18193A26">
        <w:rPr>
          <w:rFonts w:eastAsia="Arial" w:cs="Arial"/>
        </w:rPr>
        <w:t xml:space="preserve">streamline operations. </w:t>
      </w:r>
    </w:p>
    <w:p w14:paraId="50B01A23" w14:textId="6817C2AC" w:rsidR="14A5F469" w:rsidRDefault="14A5F469" w:rsidP="14A5F469">
      <w:pPr>
        <w:spacing w:line="480" w:lineRule="auto"/>
        <w:rPr>
          <w:rFonts w:eastAsia="Arial" w:cs="Arial"/>
        </w:rPr>
      </w:pPr>
    </w:p>
    <w:p w14:paraId="66D52521" w14:textId="7485FBDC" w:rsidR="14A5F469" w:rsidRDefault="14A5F469" w:rsidP="14A5F469">
      <w:pPr>
        <w:spacing w:line="480" w:lineRule="auto"/>
        <w:rPr>
          <w:rFonts w:eastAsia="Arial" w:cs="Arial"/>
        </w:rPr>
      </w:pPr>
    </w:p>
    <w:p w14:paraId="69AD2E73" w14:textId="0407FC06" w:rsidR="00876B9D" w:rsidRDefault="00876B9D" w:rsidP="10292052">
      <w:pPr>
        <w:spacing w:line="480" w:lineRule="auto"/>
        <w:sectPr w:rsidR="00876B9D">
          <w:footerReference w:type="default" r:id="rId21"/>
          <w:pgSz w:w="12240" w:h="15840"/>
          <w:pgMar w:top="1440" w:right="1440" w:bottom="1440" w:left="1440" w:header="708" w:footer="708" w:gutter="0"/>
          <w:cols w:space="708"/>
          <w:docGrid w:linePitch="360"/>
        </w:sectPr>
      </w:pPr>
    </w:p>
    <w:p w14:paraId="41A10B54" w14:textId="77777777" w:rsidR="009C3FC7" w:rsidRDefault="00ED455C" w:rsidP="00BC4784">
      <w:pPr>
        <w:pStyle w:val="Heading1"/>
        <w:numPr>
          <w:ilvl w:val="0"/>
          <w:numId w:val="4"/>
        </w:numPr>
      </w:pPr>
      <w:bookmarkStart w:id="38" w:name="_Toc365507281"/>
      <w:bookmarkStart w:id="39" w:name="_Toc1093225500"/>
      <w:r>
        <w:t>Current Systems</w:t>
      </w:r>
      <w:bookmarkEnd w:id="38"/>
      <w:bookmarkEnd w:id="39"/>
    </w:p>
    <w:p w14:paraId="69267364" w14:textId="2D0F624E" w:rsidR="17E1743C" w:rsidRDefault="17E1743C" w:rsidP="17E1743C"/>
    <w:p w14:paraId="12C1A437" w14:textId="2C70529D" w:rsidR="2246F603" w:rsidRDefault="007543F9" w:rsidP="664DF3B7">
      <w:pPr>
        <w:pStyle w:val="Heading2"/>
        <w:ind w:left="709"/>
      </w:pPr>
      <w:bookmarkStart w:id="40" w:name="_Toc1522760612"/>
      <w:bookmarkStart w:id="41" w:name="_Toc1449900385"/>
      <w:r>
        <w:t xml:space="preserve">3.1 </w:t>
      </w:r>
      <w:r>
        <w:tab/>
      </w:r>
      <w:r w:rsidR="009C3FC7">
        <w:t>Current System</w:t>
      </w:r>
      <w:bookmarkEnd w:id="40"/>
      <w:bookmarkEnd w:id="41"/>
    </w:p>
    <w:p w14:paraId="020A9658" w14:textId="53246DE3" w:rsidR="007C6A1E" w:rsidRDefault="007C6A1E" w:rsidP="664DF3B7"/>
    <w:p w14:paraId="5A84F9EE" w14:textId="669CB8CB" w:rsidR="007C6A1E" w:rsidRDefault="61162F02" w:rsidP="7EAE7307">
      <w:pPr>
        <w:spacing w:after="0" w:line="480" w:lineRule="auto"/>
        <w:jc w:val="both"/>
        <w:rPr>
          <w:rFonts w:eastAsia="Arial" w:cs="Arial"/>
        </w:rPr>
      </w:pPr>
      <w:r w:rsidRPr="6DA6B34E">
        <w:rPr>
          <w:rFonts w:eastAsia="Arial" w:cs="Arial"/>
          <w:color w:val="000000" w:themeColor="text1"/>
        </w:rPr>
        <w:t>⁤</w:t>
      </w:r>
      <w:r>
        <w:tab/>
      </w:r>
      <w:r w:rsidR="70F0B7AA" w:rsidRPr="1B84C59F">
        <w:rPr>
          <w:rFonts w:eastAsia="Arial" w:cs="Arial"/>
          <w:color w:val="000000" w:themeColor="text1"/>
        </w:rPr>
        <w:t xml:space="preserve">Medical </w:t>
      </w:r>
      <w:r w:rsidR="77A6A5C0" w:rsidRPr="2518CD2F">
        <w:rPr>
          <w:rFonts w:eastAsia="Arial" w:cs="Arial"/>
          <w:color w:val="000000" w:themeColor="text1"/>
        </w:rPr>
        <w:t xml:space="preserve">hospital </w:t>
      </w:r>
      <w:r w:rsidR="70F0B7AA" w:rsidRPr="2518CD2F">
        <w:rPr>
          <w:rFonts w:eastAsia="Arial" w:cs="Arial"/>
          <w:color w:val="000000" w:themeColor="text1"/>
        </w:rPr>
        <w:t>equipment</w:t>
      </w:r>
      <w:r w:rsidR="70F0B7AA" w:rsidRPr="1B84C59F">
        <w:rPr>
          <w:rFonts w:eastAsia="Arial" w:cs="Arial"/>
          <w:color w:val="000000" w:themeColor="text1"/>
        </w:rPr>
        <w:t xml:space="preserve"> distributor MEGAION still does manual inventory checking. The inventory area of the organization uses Google Forms for entering </w:t>
      </w:r>
      <w:r w:rsidR="46D30AAE" w:rsidRPr="345B72D3">
        <w:rPr>
          <w:rFonts w:eastAsia="Arial" w:cs="Arial"/>
          <w:color w:val="000000" w:themeColor="text1"/>
        </w:rPr>
        <w:t xml:space="preserve">hospital </w:t>
      </w:r>
      <w:r w:rsidR="70F0B7AA" w:rsidRPr="1B84C59F">
        <w:rPr>
          <w:rFonts w:eastAsia="Arial" w:cs="Arial"/>
          <w:color w:val="000000" w:themeColor="text1"/>
        </w:rPr>
        <w:t xml:space="preserve">machine </w:t>
      </w:r>
      <w:r w:rsidR="104F30A5" w:rsidRPr="444A15DC">
        <w:rPr>
          <w:rFonts w:eastAsia="Arial" w:cs="Arial"/>
          <w:color w:val="000000" w:themeColor="text1"/>
        </w:rPr>
        <w:t xml:space="preserve">equipment </w:t>
      </w:r>
      <w:r w:rsidR="70F0B7AA" w:rsidRPr="1B84C59F">
        <w:rPr>
          <w:rFonts w:eastAsia="Arial" w:cs="Arial"/>
          <w:color w:val="000000" w:themeColor="text1"/>
        </w:rPr>
        <w:t>descriptions. Following the collection of responses, the staff members compile the data and enter it into the company's Excel spreadsheet.</w:t>
      </w:r>
    </w:p>
    <w:p w14:paraId="777D72AB" w14:textId="3CDAF759" w:rsidR="007C6A1E" w:rsidRDefault="007C6A1E" w:rsidP="2CD12EA8">
      <w:pPr>
        <w:jc w:val="both"/>
      </w:pPr>
    </w:p>
    <w:p w14:paraId="07E50EF1" w14:textId="1EFB9991" w:rsidR="2CD12EA8" w:rsidRDefault="2CD12EA8" w:rsidP="2CD12EA8">
      <w:pPr>
        <w:jc w:val="both"/>
      </w:pPr>
    </w:p>
    <w:p w14:paraId="6F695EB6" w14:textId="4F9014F8" w:rsidR="004E6792" w:rsidRDefault="79E70A17" w:rsidP="00AF564E">
      <w:pPr>
        <w:pStyle w:val="Heading2"/>
        <w:ind w:left="709"/>
      </w:pPr>
      <w:bookmarkStart w:id="42" w:name="_Toc1884178711"/>
      <w:bookmarkStart w:id="43" w:name="_Toc1461635748"/>
      <w:r>
        <w:t>3.</w:t>
      </w:r>
      <w:r w:rsidR="00610501">
        <w:t>2</w:t>
      </w:r>
      <w:r>
        <w:tab/>
      </w:r>
      <w:r w:rsidR="28CD7C32">
        <w:t>Technical Background</w:t>
      </w:r>
      <w:bookmarkEnd w:id="42"/>
      <w:bookmarkEnd w:id="43"/>
    </w:p>
    <w:p w14:paraId="1781FDD7" w14:textId="4CA83B2B" w:rsidR="632D097B" w:rsidRDefault="632D097B" w:rsidP="632D097B">
      <w:pPr>
        <w:ind w:firstLine="709"/>
        <w:rPr>
          <w:rFonts w:ascii="Segoe UI Historic" w:eastAsia="Segoe UI Historic" w:hAnsi="Segoe UI Historic" w:cs="Segoe UI Historic"/>
          <w:color w:val="000000" w:themeColor="text1"/>
          <w:sz w:val="21"/>
          <w:szCs w:val="21"/>
        </w:rPr>
      </w:pPr>
    </w:p>
    <w:p w14:paraId="1F05E1F7" w14:textId="17982430" w:rsidR="4BF8BD82" w:rsidRDefault="4CB2902B" w:rsidP="632D097B">
      <w:pPr>
        <w:spacing w:after="0" w:line="480" w:lineRule="auto"/>
        <w:ind w:firstLine="709"/>
        <w:jc w:val="both"/>
        <w:rPr>
          <w:rFonts w:eastAsia="Arial" w:cs="Arial"/>
          <w:color w:val="000000" w:themeColor="text1"/>
        </w:rPr>
      </w:pPr>
      <w:r w:rsidRPr="26892AE9">
        <w:rPr>
          <w:rFonts w:eastAsia="Arial" w:cs="Arial"/>
          <w:color w:val="000000" w:themeColor="text1"/>
        </w:rPr>
        <w:t xml:space="preserve">MEGAION, a hospital equipment distributor, still uses manual procedures for their inventory checks. The inventory division of the company still uses Google Forms </w:t>
      </w:r>
      <w:r w:rsidR="369F2C86" w:rsidRPr="26892AE9">
        <w:rPr>
          <w:rFonts w:eastAsia="Arial" w:cs="Arial"/>
          <w:color w:val="000000" w:themeColor="text1"/>
        </w:rPr>
        <w:t xml:space="preserve">to enter the description of the machine, once the </w:t>
      </w:r>
      <w:r w:rsidR="6519AD10" w:rsidRPr="26892AE9">
        <w:rPr>
          <w:rFonts w:eastAsia="Arial" w:cs="Arial"/>
          <w:color w:val="000000" w:themeColor="text1"/>
        </w:rPr>
        <w:t xml:space="preserve">response is gathered, the inventory department staff will finalize the data and </w:t>
      </w:r>
      <w:r w:rsidR="39304A14" w:rsidRPr="6FD77749">
        <w:rPr>
          <w:rFonts w:eastAsia="Arial" w:cs="Arial"/>
          <w:color w:val="000000" w:themeColor="text1"/>
        </w:rPr>
        <w:t>put</w:t>
      </w:r>
      <w:r w:rsidR="6519AD10" w:rsidRPr="26892AE9">
        <w:rPr>
          <w:rFonts w:eastAsia="Arial" w:cs="Arial"/>
          <w:color w:val="000000" w:themeColor="text1"/>
        </w:rPr>
        <w:t xml:space="preserve"> it in excel spreadsheet of the company</w:t>
      </w:r>
      <w:r w:rsidRPr="26892AE9">
        <w:rPr>
          <w:rFonts w:eastAsia="Arial" w:cs="Arial"/>
          <w:color w:val="000000" w:themeColor="text1"/>
        </w:rPr>
        <w:t>. Using Google Forms, they indicate whether each item is for demonstration purposes only or for delivery shipment. From there, each equipment status is manually processed by the inventory division of MEGAION.</w:t>
      </w:r>
    </w:p>
    <w:p w14:paraId="1B0EB5FA" w14:textId="35E846F4" w:rsidR="632D097B" w:rsidRDefault="632D097B" w:rsidP="632D097B">
      <w:pPr>
        <w:ind w:firstLine="709"/>
        <w:rPr>
          <w:rFonts w:ascii="Segoe UI Historic" w:eastAsia="Segoe UI Historic" w:hAnsi="Segoe UI Historic" w:cs="Segoe UI Historic"/>
          <w:color w:val="E4E6EB"/>
          <w:sz w:val="21"/>
          <w:szCs w:val="21"/>
        </w:rPr>
      </w:pPr>
    </w:p>
    <w:p w14:paraId="287DBF55" w14:textId="3E684C58" w:rsidR="632D097B" w:rsidRDefault="632D097B" w:rsidP="632D097B">
      <w:pPr>
        <w:ind w:firstLine="709"/>
        <w:rPr>
          <w:rFonts w:ascii="Segoe UI Historic" w:eastAsia="Segoe UI Historic" w:hAnsi="Segoe UI Historic" w:cs="Segoe UI Historic"/>
          <w:color w:val="E4E6EB"/>
          <w:sz w:val="21"/>
          <w:szCs w:val="21"/>
        </w:rPr>
      </w:pPr>
    </w:p>
    <w:p w14:paraId="0A623E8D" w14:textId="2F23E5CB" w:rsidR="004E6792" w:rsidRDefault="56464B03" w:rsidP="632D097B">
      <w:pPr>
        <w:pStyle w:val="Heading2"/>
      </w:pPr>
      <w:bookmarkStart w:id="44" w:name="_Toc1346177110"/>
      <w:bookmarkStart w:id="45" w:name="_Toc1744663653"/>
      <w:r>
        <w:t>3.</w:t>
      </w:r>
      <w:r w:rsidR="00610501">
        <w:t>3</w:t>
      </w:r>
      <w:r>
        <w:t xml:space="preserve"> </w:t>
      </w:r>
      <w:r>
        <w:tab/>
      </w:r>
      <w:r w:rsidR="7FC9AF8E">
        <w:t>List of Processes</w:t>
      </w:r>
      <w:bookmarkEnd w:id="44"/>
      <w:bookmarkEnd w:id="45"/>
    </w:p>
    <w:p w14:paraId="7CB59C8D" w14:textId="5E43C69B" w:rsidR="008D4D63" w:rsidRDefault="008D4D63" w:rsidP="008D4D63"/>
    <w:p w14:paraId="69270C09" w14:textId="1CEABFF8" w:rsidR="008D4D63" w:rsidRPr="008D4D63" w:rsidRDefault="008D4D63" w:rsidP="008D4D63">
      <w:r w:rsidRPr="005B1445">
        <w:rPr>
          <w:i/>
          <w:iCs/>
        </w:rPr>
        <w:t>Table 1 contains the list of current processes being performed by the client</w:t>
      </w:r>
      <w:r>
        <w:t>.</w:t>
      </w:r>
    </w:p>
    <w:p w14:paraId="714C4129" w14:textId="77777777" w:rsidR="00D869F9" w:rsidRPr="00D869F9" w:rsidRDefault="00D869F9" w:rsidP="00D869F9"/>
    <w:p w14:paraId="41C6FB28" w14:textId="0D1F3784" w:rsidR="00743184" w:rsidRDefault="00743184" w:rsidP="00743184">
      <w:pPr>
        <w:pStyle w:val="Caption"/>
        <w:keepNext/>
      </w:pPr>
      <w:r>
        <w:t xml:space="preserve">Table </w:t>
      </w:r>
      <w:r>
        <w:fldChar w:fldCharType="begin"/>
      </w:r>
      <w:r>
        <w:instrText>SEQ Table \* ARABIC</w:instrText>
      </w:r>
      <w:r>
        <w:fldChar w:fldCharType="separate"/>
      </w:r>
      <w:r w:rsidR="00803326">
        <w:rPr>
          <w:noProof/>
        </w:rPr>
        <w:t>1</w:t>
      </w:r>
      <w:r>
        <w:fldChar w:fldCharType="end"/>
      </w:r>
      <w:r>
        <w:t xml:space="preserve"> List of Processes</w:t>
      </w:r>
      <w:r w:rsidR="769DD969">
        <w:t xml:space="preserve"> </w:t>
      </w:r>
      <w:r w:rsidR="53CEDB7B">
        <w:t>s</w:t>
      </w:r>
    </w:p>
    <w:tbl>
      <w:tblPr>
        <w:tblStyle w:val="TableGrid"/>
        <w:tblW w:w="9393" w:type="dxa"/>
        <w:jc w:val="center"/>
        <w:tblLook w:val="04A0" w:firstRow="1" w:lastRow="0" w:firstColumn="1" w:lastColumn="0" w:noHBand="0" w:noVBand="1"/>
      </w:tblPr>
      <w:tblGrid>
        <w:gridCol w:w="1035"/>
        <w:gridCol w:w="2493"/>
        <w:gridCol w:w="5865"/>
      </w:tblGrid>
      <w:tr w:rsidR="00D869F9" w14:paraId="44E6127F" w14:textId="77777777" w:rsidTr="61DF9C47">
        <w:trPr>
          <w:jc w:val="center"/>
        </w:trPr>
        <w:tc>
          <w:tcPr>
            <w:tcW w:w="1035" w:type="dxa"/>
          </w:tcPr>
          <w:p w14:paraId="3F4AFD67" w14:textId="77777777" w:rsidR="00D869F9" w:rsidRDefault="00D869F9">
            <w:pPr>
              <w:jc w:val="center"/>
            </w:pPr>
            <w:r>
              <w:t>Process ID</w:t>
            </w:r>
          </w:p>
        </w:tc>
        <w:tc>
          <w:tcPr>
            <w:tcW w:w="2493" w:type="dxa"/>
          </w:tcPr>
          <w:p w14:paraId="3AE83B06" w14:textId="77777777" w:rsidR="00D869F9" w:rsidRDefault="00D869F9">
            <w:pPr>
              <w:jc w:val="center"/>
            </w:pPr>
            <w:r>
              <w:t>Process</w:t>
            </w:r>
          </w:p>
          <w:p w14:paraId="7A2D3084" w14:textId="77777777" w:rsidR="00D869F9" w:rsidRDefault="00D869F9">
            <w:pPr>
              <w:jc w:val="center"/>
            </w:pPr>
            <w:r>
              <w:t>Name</w:t>
            </w:r>
          </w:p>
        </w:tc>
        <w:tc>
          <w:tcPr>
            <w:tcW w:w="5865" w:type="dxa"/>
          </w:tcPr>
          <w:p w14:paraId="32AB21E7" w14:textId="77777777" w:rsidR="00D869F9" w:rsidRDefault="00D869F9">
            <w:pPr>
              <w:jc w:val="center"/>
            </w:pPr>
            <w:r>
              <w:t>Process</w:t>
            </w:r>
          </w:p>
          <w:p w14:paraId="6A406EC3" w14:textId="77777777" w:rsidR="00D869F9" w:rsidRDefault="00D869F9">
            <w:pPr>
              <w:jc w:val="center"/>
            </w:pPr>
            <w:r>
              <w:t>Details</w:t>
            </w:r>
          </w:p>
        </w:tc>
      </w:tr>
      <w:tr w:rsidR="00D869F9" w14:paraId="0EAD9C18" w14:textId="77777777" w:rsidTr="61DF9C47">
        <w:trPr>
          <w:jc w:val="center"/>
        </w:trPr>
        <w:tc>
          <w:tcPr>
            <w:tcW w:w="1035" w:type="dxa"/>
          </w:tcPr>
          <w:p w14:paraId="49605BF1" w14:textId="77777777" w:rsidR="00D869F9" w:rsidRDefault="00D869F9">
            <w:pPr>
              <w:jc w:val="center"/>
              <w:rPr>
                <w:b/>
              </w:rPr>
            </w:pPr>
            <w:r w:rsidRPr="03E2DEE3">
              <w:rPr>
                <w:b/>
              </w:rPr>
              <w:t>P001</w:t>
            </w:r>
          </w:p>
        </w:tc>
        <w:tc>
          <w:tcPr>
            <w:tcW w:w="2493" w:type="dxa"/>
          </w:tcPr>
          <w:p w14:paraId="10B4032C" w14:textId="78EA9E62" w:rsidR="00D869F9" w:rsidRDefault="69C5228E" w:rsidP="3072FE5D">
            <w:pPr>
              <w:jc w:val="center"/>
            </w:pPr>
            <w:r w:rsidRPr="03E2DEE3">
              <w:rPr>
                <w:b/>
                <w:bCs/>
              </w:rPr>
              <w:t>Inquiry</w:t>
            </w:r>
          </w:p>
        </w:tc>
        <w:tc>
          <w:tcPr>
            <w:tcW w:w="5865" w:type="dxa"/>
          </w:tcPr>
          <w:p w14:paraId="5EC6D8B8" w14:textId="7ED0DCE5" w:rsidR="00D869F9" w:rsidRDefault="3015A087" w:rsidP="00BC4784">
            <w:pPr>
              <w:pStyle w:val="ListParagraph"/>
              <w:numPr>
                <w:ilvl w:val="0"/>
                <w:numId w:val="17"/>
              </w:numPr>
            </w:pPr>
            <w:r>
              <w:t>The sales representative identifies and qualifies potential buyers. After identifying a prospect, the sales representative will determine the client's needs and wants.</w:t>
            </w:r>
          </w:p>
          <w:p w14:paraId="64EA618F" w14:textId="745A3FD9" w:rsidR="00D869F9" w:rsidRDefault="3015A087" w:rsidP="00BC4784">
            <w:pPr>
              <w:pStyle w:val="ListParagraph"/>
              <w:numPr>
                <w:ilvl w:val="0"/>
                <w:numId w:val="17"/>
              </w:numPr>
            </w:pPr>
            <w:r>
              <w:t>Clients</w:t>
            </w:r>
            <w:r w:rsidR="5693C66A">
              <w:t xml:space="preserve"> can also contact </w:t>
            </w:r>
            <w:r>
              <w:t>the company</w:t>
            </w:r>
            <w:r w:rsidR="5693C66A">
              <w:t xml:space="preserve"> through their website and </w:t>
            </w:r>
            <w:r w:rsidR="779AB718">
              <w:t xml:space="preserve">fill </w:t>
            </w:r>
            <w:r>
              <w:t>out</w:t>
            </w:r>
            <w:r w:rsidR="779AB718">
              <w:t xml:space="preserve"> the </w:t>
            </w:r>
            <w:r>
              <w:t>"Request</w:t>
            </w:r>
            <w:r w:rsidR="779AB718">
              <w:t xml:space="preserve"> a </w:t>
            </w:r>
            <w:r>
              <w:t>Quote"</w:t>
            </w:r>
            <w:r w:rsidR="779AB718">
              <w:t xml:space="preserve"> section </w:t>
            </w:r>
            <w:r>
              <w:t>to specify</w:t>
            </w:r>
            <w:r w:rsidR="779AB718">
              <w:t xml:space="preserve"> what they need.</w:t>
            </w:r>
          </w:p>
        </w:tc>
      </w:tr>
      <w:tr w:rsidR="00D869F9" w14:paraId="6810A171" w14:textId="77777777" w:rsidTr="61DF9C47">
        <w:trPr>
          <w:jc w:val="center"/>
        </w:trPr>
        <w:tc>
          <w:tcPr>
            <w:tcW w:w="1035" w:type="dxa"/>
          </w:tcPr>
          <w:p w14:paraId="354A02D6" w14:textId="77777777" w:rsidR="00D869F9" w:rsidRDefault="00D869F9">
            <w:pPr>
              <w:jc w:val="center"/>
              <w:rPr>
                <w:b/>
              </w:rPr>
            </w:pPr>
            <w:r w:rsidRPr="03E2DEE3">
              <w:rPr>
                <w:b/>
              </w:rPr>
              <w:t>P002</w:t>
            </w:r>
          </w:p>
        </w:tc>
        <w:tc>
          <w:tcPr>
            <w:tcW w:w="2493" w:type="dxa"/>
          </w:tcPr>
          <w:p w14:paraId="22387478" w14:textId="53CD34C6" w:rsidR="00D869F9" w:rsidRDefault="418C49D0" w:rsidP="2817424C">
            <w:pPr>
              <w:spacing w:line="259" w:lineRule="auto"/>
              <w:jc w:val="center"/>
              <w:rPr>
                <w:b/>
                <w:bCs/>
              </w:rPr>
            </w:pPr>
            <w:r w:rsidRPr="2817424C">
              <w:rPr>
                <w:b/>
                <w:bCs/>
              </w:rPr>
              <w:t>Billing Statement</w:t>
            </w:r>
          </w:p>
          <w:p w14:paraId="735B9578" w14:textId="71BDF649" w:rsidR="00D869F9" w:rsidRDefault="00D869F9" w:rsidP="61DF9C47">
            <w:pPr>
              <w:spacing w:line="259" w:lineRule="auto"/>
              <w:jc w:val="center"/>
              <w:rPr>
                <w:b/>
                <w:bCs/>
              </w:rPr>
            </w:pPr>
          </w:p>
        </w:tc>
        <w:tc>
          <w:tcPr>
            <w:tcW w:w="5865" w:type="dxa"/>
          </w:tcPr>
          <w:p w14:paraId="16C53BC4" w14:textId="4CE432AF" w:rsidR="00D869F9" w:rsidRDefault="4A189442" w:rsidP="00BC4784">
            <w:pPr>
              <w:pStyle w:val="ListParagraph"/>
              <w:numPr>
                <w:ilvl w:val="0"/>
                <w:numId w:val="21"/>
              </w:numPr>
            </w:pPr>
            <w:r>
              <w:t>The procurement staff makes the list of items to be ordered according to the client’s purchase order.</w:t>
            </w:r>
          </w:p>
          <w:p w14:paraId="16B8538E" w14:textId="16B33E17" w:rsidR="00D869F9" w:rsidRDefault="4A189442" w:rsidP="00BC4784">
            <w:pPr>
              <w:pStyle w:val="ListParagraph"/>
              <w:numPr>
                <w:ilvl w:val="0"/>
                <w:numId w:val="21"/>
              </w:numPr>
            </w:pPr>
            <w:r>
              <w:t>Upon receiving a client's Purchase Order from the Sales Department, check if ordered items are in stock or need to be ordered from suppliers. Identify any out-of-stock items requiring purchase.</w:t>
            </w:r>
          </w:p>
          <w:p w14:paraId="1B82129C" w14:textId="42D57F0E" w:rsidR="00D869F9" w:rsidRDefault="4A189442" w:rsidP="00BC4784">
            <w:pPr>
              <w:pStyle w:val="ListParagraph"/>
              <w:numPr>
                <w:ilvl w:val="0"/>
                <w:numId w:val="21"/>
              </w:numPr>
            </w:pPr>
            <w:r>
              <w:t>The accounting staff will prepare the sales invoice and statement of account for the client.</w:t>
            </w:r>
          </w:p>
        </w:tc>
      </w:tr>
      <w:tr w:rsidR="6FA9AA1B" w14:paraId="3A02E6C5" w14:textId="77777777" w:rsidTr="61DF9C47">
        <w:trPr>
          <w:trHeight w:val="300"/>
          <w:jc w:val="center"/>
        </w:trPr>
        <w:tc>
          <w:tcPr>
            <w:tcW w:w="1035" w:type="dxa"/>
          </w:tcPr>
          <w:p w14:paraId="52E2A363" w14:textId="1D7D796F" w:rsidR="6726B9E2" w:rsidRDefault="6726B9E2" w:rsidP="6FA9AA1B">
            <w:pPr>
              <w:jc w:val="center"/>
              <w:rPr>
                <w:b/>
                <w:bCs/>
              </w:rPr>
            </w:pPr>
            <w:r w:rsidRPr="2817424C">
              <w:rPr>
                <w:b/>
                <w:bCs/>
              </w:rPr>
              <w:t>P00</w:t>
            </w:r>
            <w:r w:rsidR="29317F78" w:rsidRPr="2817424C">
              <w:rPr>
                <w:b/>
                <w:bCs/>
              </w:rPr>
              <w:t>3</w:t>
            </w:r>
          </w:p>
        </w:tc>
        <w:tc>
          <w:tcPr>
            <w:tcW w:w="2493" w:type="dxa"/>
          </w:tcPr>
          <w:p w14:paraId="61A45D2B" w14:textId="4D76DD27" w:rsidR="6FA9AA1B" w:rsidRDefault="6D25F41E" w:rsidP="2817424C">
            <w:pPr>
              <w:jc w:val="center"/>
              <w:rPr>
                <w:b/>
                <w:bCs/>
              </w:rPr>
            </w:pPr>
            <w:r w:rsidRPr="2817424C">
              <w:rPr>
                <w:b/>
                <w:bCs/>
              </w:rPr>
              <w:t xml:space="preserve">Shipment </w:t>
            </w:r>
            <w:r w:rsidR="7F4473A7" w:rsidRPr="1F4034A7">
              <w:rPr>
                <w:b/>
                <w:bCs/>
              </w:rPr>
              <w:t>and Order</w:t>
            </w:r>
            <w:r w:rsidRPr="089902C2">
              <w:rPr>
                <w:b/>
                <w:bCs/>
              </w:rPr>
              <w:t xml:space="preserve"> </w:t>
            </w:r>
            <w:r w:rsidRPr="2817424C">
              <w:rPr>
                <w:b/>
                <w:bCs/>
              </w:rPr>
              <w:t>of Product</w:t>
            </w:r>
          </w:p>
          <w:p w14:paraId="4FDEDA2E" w14:textId="5926FB75" w:rsidR="6FA9AA1B" w:rsidRDefault="6FA9AA1B" w:rsidP="6FA9AA1B">
            <w:pPr>
              <w:jc w:val="center"/>
              <w:rPr>
                <w:b/>
              </w:rPr>
            </w:pPr>
          </w:p>
        </w:tc>
        <w:tc>
          <w:tcPr>
            <w:tcW w:w="5865" w:type="dxa"/>
          </w:tcPr>
          <w:p w14:paraId="4AC88E49" w14:textId="43883591" w:rsidR="6FA9AA1B" w:rsidRDefault="243B1CAA" w:rsidP="00BC4784">
            <w:pPr>
              <w:pStyle w:val="ListParagraph"/>
              <w:numPr>
                <w:ilvl w:val="0"/>
                <w:numId w:val="20"/>
              </w:numPr>
            </w:pPr>
            <w:r w:rsidRPr="34363D54">
              <w:t xml:space="preserve">The </w:t>
            </w:r>
            <w:r w:rsidR="360B9667" w:rsidRPr="246E79A5">
              <w:t xml:space="preserve">Department Head will make the order with the supplier </w:t>
            </w:r>
            <w:r w:rsidR="2F65A96D">
              <w:t>by</w:t>
            </w:r>
            <w:r w:rsidR="360B9667" w:rsidRPr="246E79A5">
              <w:t xml:space="preserve"> email by providing the approved Purchase Order</w:t>
            </w:r>
            <w:r w:rsidRPr="34363D54">
              <w:t>.</w:t>
            </w:r>
          </w:p>
          <w:p w14:paraId="60A8AA65" w14:textId="43E64CCB" w:rsidR="6FA9AA1B" w:rsidRDefault="557EA2E6" w:rsidP="00BC4784">
            <w:pPr>
              <w:pStyle w:val="ListParagraph"/>
              <w:numPr>
                <w:ilvl w:val="0"/>
                <w:numId w:val="20"/>
              </w:numPr>
            </w:pPr>
            <w:r>
              <w:t xml:space="preserve">The Accounting Department will receive an invoice from the supplier. After receiving the invoice, the accounting staff will review it </w:t>
            </w:r>
            <w:r w:rsidR="19D99755">
              <w:t xml:space="preserve">and </w:t>
            </w:r>
            <w:r w:rsidR="14E44AB0" w:rsidRPr="35B7ADBE">
              <w:t>submit</w:t>
            </w:r>
            <w:r w:rsidR="19D99755">
              <w:t xml:space="preserve"> it to the </w:t>
            </w:r>
            <w:r w:rsidR="14E44AB0" w:rsidRPr="35B7ADBE">
              <w:t>Department</w:t>
            </w:r>
            <w:r w:rsidR="19D99755">
              <w:t xml:space="preserve"> Head for payment </w:t>
            </w:r>
            <w:r w:rsidR="14E44AB0" w:rsidRPr="35B7ADBE">
              <w:t>approval</w:t>
            </w:r>
            <w:r w:rsidR="19D99755">
              <w:t xml:space="preserve"> of the product/machine</w:t>
            </w:r>
            <w:r w:rsidR="77BF1AE1">
              <w:t>.</w:t>
            </w:r>
          </w:p>
          <w:p w14:paraId="22378E49" w14:textId="2F51C95D" w:rsidR="6FA9AA1B" w:rsidRDefault="66F2BD34" w:rsidP="00BC4784">
            <w:pPr>
              <w:pStyle w:val="ListParagraph"/>
              <w:numPr>
                <w:ilvl w:val="0"/>
                <w:numId w:val="20"/>
              </w:numPr>
            </w:pPr>
            <w:r w:rsidRPr="111ED8C6">
              <w:t>If the item to be shipped is a radiation device, apply for Clearance for Customs Release (CFCR) online. After submitting the application, pay the provided payment order through Landbank.</w:t>
            </w:r>
          </w:p>
          <w:p w14:paraId="6D855967" w14:textId="4E68671A" w:rsidR="6FA9AA1B" w:rsidRDefault="7FC3D6C1" w:rsidP="00BC4784">
            <w:pPr>
              <w:pStyle w:val="ListParagraph"/>
              <w:numPr>
                <w:ilvl w:val="0"/>
                <w:numId w:val="20"/>
              </w:numPr>
            </w:pPr>
            <w:r w:rsidRPr="046FEB4D">
              <w:t>After compiling the necessary documents for the CFCR application, email them to the FDA Officer.</w:t>
            </w:r>
          </w:p>
          <w:p w14:paraId="0654EC8E" w14:textId="67168097" w:rsidR="6FA9AA1B" w:rsidRDefault="6A657799" w:rsidP="00BC4784">
            <w:pPr>
              <w:pStyle w:val="ListParagraph"/>
              <w:numPr>
                <w:ilvl w:val="0"/>
                <w:numId w:val="20"/>
              </w:numPr>
            </w:pPr>
            <w:r w:rsidRPr="046FEB4D">
              <w:t>Once paid, the BOC System will transmit an online release order to the broker system. After paying other bills (forwarder), the items will be released and delivered to our warehouse.</w:t>
            </w:r>
          </w:p>
          <w:p w14:paraId="56AF91D7" w14:textId="1A95EFA4" w:rsidR="6FA9AA1B" w:rsidRDefault="6A657799" w:rsidP="00BC4784">
            <w:pPr>
              <w:pStyle w:val="ListParagraph"/>
              <w:numPr>
                <w:ilvl w:val="0"/>
                <w:numId w:val="20"/>
              </w:numPr>
              <w:spacing w:before="240" w:after="240"/>
            </w:pPr>
            <w:r w:rsidRPr="046FEB4D">
              <w:t>The Asset Department will be informed of the upcoming delivery, provided a copy of the Packing List, and notified of the delivery date, time, and trucks to request the necessary gate pass.</w:t>
            </w:r>
          </w:p>
        </w:tc>
      </w:tr>
      <w:tr w:rsidR="6FA9AA1B" w14:paraId="4CE281EC" w14:textId="77777777" w:rsidTr="61DF9C47">
        <w:trPr>
          <w:trHeight w:val="300"/>
          <w:jc w:val="center"/>
        </w:trPr>
        <w:tc>
          <w:tcPr>
            <w:tcW w:w="1035" w:type="dxa"/>
          </w:tcPr>
          <w:p w14:paraId="2A215144" w14:textId="068F53B4" w:rsidR="6726B9E2" w:rsidRDefault="6726B9E2" w:rsidP="6FA9AA1B">
            <w:pPr>
              <w:jc w:val="center"/>
              <w:rPr>
                <w:b/>
                <w:bCs/>
              </w:rPr>
            </w:pPr>
            <w:r w:rsidRPr="2817424C">
              <w:rPr>
                <w:b/>
                <w:bCs/>
              </w:rPr>
              <w:t>P00</w:t>
            </w:r>
            <w:r w:rsidR="388C235A" w:rsidRPr="2817424C">
              <w:rPr>
                <w:b/>
                <w:bCs/>
              </w:rPr>
              <w:t>4</w:t>
            </w:r>
          </w:p>
        </w:tc>
        <w:tc>
          <w:tcPr>
            <w:tcW w:w="2493" w:type="dxa"/>
          </w:tcPr>
          <w:p w14:paraId="79AFE3DD" w14:textId="0086D8C6" w:rsidR="6FA9AA1B" w:rsidRDefault="1D75F8C3" w:rsidP="2817424C">
            <w:pPr>
              <w:spacing w:line="259" w:lineRule="auto"/>
              <w:jc w:val="center"/>
            </w:pPr>
            <w:r w:rsidRPr="2817424C">
              <w:rPr>
                <w:b/>
                <w:bCs/>
              </w:rPr>
              <w:t>Inventory Checking</w:t>
            </w:r>
          </w:p>
        </w:tc>
        <w:tc>
          <w:tcPr>
            <w:tcW w:w="5865" w:type="dxa"/>
          </w:tcPr>
          <w:p w14:paraId="6495FB81" w14:textId="3795B7C8" w:rsidR="6FA9AA1B" w:rsidRDefault="0FCE6BF7" w:rsidP="00BC4784">
            <w:pPr>
              <w:pStyle w:val="ListParagraph"/>
              <w:numPr>
                <w:ilvl w:val="0"/>
                <w:numId w:val="19"/>
              </w:numPr>
            </w:pPr>
            <w:r>
              <w:t>Once the product is received, the warehouse manager will log the machines to update the inventory.</w:t>
            </w:r>
          </w:p>
          <w:p w14:paraId="7268D28D" w14:textId="4D100766" w:rsidR="6FA9AA1B" w:rsidRDefault="0FCE6BF7" w:rsidP="00BC4784">
            <w:pPr>
              <w:pStyle w:val="ListParagraph"/>
              <w:numPr>
                <w:ilvl w:val="0"/>
                <w:numId w:val="19"/>
              </w:numPr>
            </w:pPr>
            <w:r>
              <w:t>After logging the machine, the inventory manager and the service engineer will handle the product and determine whether it is for demonstration or delivery.</w:t>
            </w:r>
          </w:p>
          <w:p w14:paraId="48EA2327" w14:textId="3710D8B7" w:rsidR="6FA9AA1B" w:rsidRDefault="7AD87B07" w:rsidP="00BC4784">
            <w:pPr>
              <w:pStyle w:val="ListParagraph"/>
              <w:numPr>
                <w:ilvl w:val="0"/>
                <w:numId w:val="19"/>
              </w:numPr>
            </w:pPr>
            <w:r>
              <w:t>Lastly, sorting out the products to determine if the machines need to be placed elsewhere because they are hazardous or not.</w:t>
            </w:r>
          </w:p>
        </w:tc>
      </w:tr>
      <w:tr w:rsidR="2817424C" w14:paraId="5D22BDE7" w14:textId="77777777" w:rsidTr="2817424C">
        <w:trPr>
          <w:trHeight w:val="300"/>
          <w:jc w:val="center"/>
        </w:trPr>
        <w:tc>
          <w:tcPr>
            <w:tcW w:w="1035" w:type="dxa"/>
          </w:tcPr>
          <w:p w14:paraId="2E059187" w14:textId="50F9D120" w:rsidR="2413B319" w:rsidRDefault="2413B319" w:rsidP="2817424C">
            <w:pPr>
              <w:jc w:val="center"/>
              <w:rPr>
                <w:b/>
                <w:bCs/>
              </w:rPr>
            </w:pPr>
            <w:r w:rsidRPr="2817424C">
              <w:rPr>
                <w:b/>
                <w:bCs/>
              </w:rPr>
              <w:t>P00</w:t>
            </w:r>
            <w:r w:rsidR="3FD850E2" w:rsidRPr="2817424C">
              <w:rPr>
                <w:b/>
                <w:bCs/>
              </w:rPr>
              <w:t>5</w:t>
            </w:r>
          </w:p>
        </w:tc>
        <w:tc>
          <w:tcPr>
            <w:tcW w:w="2493" w:type="dxa"/>
          </w:tcPr>
          <w:p w14:paraId="3B565935" w14:textId="391D3B26" w:rsidR="2413B319" w:rsidRDefault="2413B319" w:rsidP="2817424C">
            <w:pPr>
              <w:jc w:val="center"/>
              <w:rPr>
                <w:b/>
                <w:bCs/>
              </w:rPr>
            </w:pPr>
            <w:r w:rsidRPr="2817424C">
              <w:rPr>
                <w:b/>
                <w:bCs/>
              </w:rPr>
              <w:t>Delivery for Client</w:t>
            </w:r>
          </w:p>
        </w:tc>
        <w:tc>
          <w:tcPr>
            <w:tcW w:w="5865" w:type="dxa"/>
          </w:tcPr>
          <w:p w14:paraId="4DA6F038" w14:textId="7824C1FA" w:rsidR="2817424C" w:rsidRDefault="4EEA1079" w:rsidP="00BC4784">
            <w:pPr>
              <w:pStyle w:val="ListParagraph"/>
              <w:numPr>
                <w:ilvl w:val="0"/>
                <w:numId w:val="18"/>
              </w:numPr>
            </w:pPr>
            <w:r>
              <w:t>Machine for Delivery Assignment.</w:t>
            </w:r>
          </w:p>
          <w:p w14:paraId="7416746B" w14:textId="4C06518E" w:rsidR="2817424C" w:rsidRDefault="4EEA1079" w:rsidP="00BC4784">
            <w:pPr>
              <w:pStyle w:val="ListParagraph"/>
              <w:numPr>
                <w:ilvl w:val="0"/>
                <w:numId w:val="18"/>
              </w:numPr>
            </w:pPr>
            <w:r>
              <w:t>Endorse document to Engineer.</w:t>
            </w:r>
          </w:p>
          <w:p w14:paraId="7908DB25" w14:textId="2585136E" w:rsidR="2817424C" w:rsidRDefault="4EEA1079" w:rsidP="00BC4784">
            <w:pPr>
              <w:pStyle w:val="ListParagraph"/>
              <w:numPr>
                <w:ilvl w:val="0"/>
                <w:numId w:val="18"/>
              </w:numPr>
            </w:pPr>
            <w:r>
              <w:t>Prepare machine for loading.</w:t>
            </w:r>
          </w:p>
          <w:p w14:paraId="56778C6F" w14:textId="15EAF757" w:rsidR="2817424C" w:rsidRDefault="4EEA1079" w:rsidP="00BC4784">
            <w:pPr>
              <w:pStyle w:val="ListParagraph"/>
              <w:numPr>
                <w:ilvl w:val="0"/>
                <w:numId w:val="18"/>
              </w:numPr>
            </w:pPr>
            <w:r>
              <w:t>Load &amp; secure machine to vehicle.</w:t>
            </w:r>
          </w:p>
          <w:p w14:paraId="3C253D54" w14:textId="6FD2C685" w:rsidR="2817424C" w:rsidRDefault="4EEA1079" w:rsidP="00BC4784">
            <w:pPr>
              <w:pStyle w:val="ListParagraph"/>
              <w:numPr>
                <w:ilvl w:val="0"/>
                <w:numId w:val="18"/>
              </w:numPr>
            </w:pPr>
            <w:r>
              <w:t>Driver briefing before travel.</w:t>
            </w:r>
          </w:p>
          <w:p w14:paraId="656108ED" w14:textId="1EEC5145" w:rsidR="2817424C" w:rsidRDefault="4EEA1079" w:rsidP="00BC4784">
            <w:pPr>
              <w:pStyle w:val="ListParagraph"/>
              <w:numPr>
                <w:ilvl w:val="0"/>
                <w:numId w:val="18"/>
              </w:numPr>
            </w:pPr>
            <w:r>
              <w:t>Unload and store machines away from hazards.</w:t>
            </w:r>
          </w:p>
        </w:tc>
      </w:tr>
    </w:tbl>
    <w:p w14:paraId="2810B0D8" w14:textId="74D34271" w:rsidR="00D869F9" w:rsidRDefault="00D869F9" w:rsidP="00D869F9"/>
    <w:p w14:paraId="6F7D4764" w14:textId="77777777" w:rsidR="005678F5" w:rsidRDefault="005678F5" w:rsidP="001E522F">
      <w:pPr>
        <w:ind w:firstLine="709"/>
      </w:pPr>
    </w:p>
    <w:p w14:paraId="0865A006" w14:textId="5F73E177" w:rsidR="00E901B2" w:rsidRDefault="005678F5" w:rsidP="005678F5">
      <w:pPr>
        <w:pStyle w:val="Heading2"/>
      </w:pPr>
      <w:bookmarkStart w:id="46" w:name="_Toc840806861"/>
      <w:bookmarkStart w:id="47" w:name="_Toc828279726"/>
      <w:r>
        <w:t>3.</w:t>
      </w:r>
      <w:r w:rsidR="00387A49">
        <w:t>4</w:t>
      </w:r>
      <w:r>
        <w:t xml:space="preserve"> </w:t>
      </w:r>
      <w:r>
        <w:tab/>
      </w:r>
      <w:r w:rsidR="00E901B2">
        <w:t>Gap Analysis</w:t>
      </w:r>
      <w:bookmarkEnd w:id="46"/>
      <w:bookmarkEnd w:id="47"/>
    </w:p>
    <w:p w14:paraId="435639D2" w14:textId="55882DA9" w:rsidR="7FA9DBA8" w:rsidRDefault="7FA9DBA8" w:rsidP="7FA9DBA8">
      <w:pPr>
        <w:ind w:left="720" w:firstLine="720"/>
        <w:rPr>
          <w:rFonts w:eastAsia="Arial" w:cs="Arial"/>
        </w:rPr>
      </w:pPr>
    </w:p>
    <w:p w14:paraId="5B0ED0F4" w14:textId="7BD2A4D2" w:rsidR="7D91120B" w:rsidRDefault="7D91120B" w:rsidP="7D287DFC">
      <w:pPr>
        <w:spacing w:after="0" w:line="480" w:lineRule="auto"/>
        <w:ind w:firstLine="720"/>
        <w:jc w:val="both"/>
      </w:pPr>
      <w:r w:rsidRPr="7FA9DBA8">
        <w:rPr>
          <w:rFonts w:eastAsia="Arial" w:cs="Arial"/>
        </w:rPr>
        <w:t>The Gap Analysis is used to understand MEGAION company's insights into various pain points. It helps identify necessary improvements and outlines how the team can assist in establishing an effective operational system.</w:t>
      </w:r>
    </w:p>
    <w:p w14:paraId="45A5820E" w14:textId="6A1A4AF7" w:rsidR="7FA9DBA8" w:rsidRDefault="7FA9DBA8" w:rsidP="191A52EE">
      <w:pPr>
        <w:spacing w:after="0" w:line="480" w:lineRule="auto"/>
        <w:jc w:val="both"/>
        <w:rPr>
          <w:rFonts w:eastAsia="Arial" w:cs="Arial"/>
        </w:rPr>
      </w:pPr>
    </w:p>
    <w:p w14:paraId="2DD5A103" w14:textId="180F8D77" w:rsidR="7D91120B" w:rsidRDefault="7D91120B" w:rsidP="191A52EE">
      <w:pPr>
        <w:spacing w:after="0" w:line="480" w:lineRule="auto"/>
        <w:jc w:val="both"/>
        <w:rPr>
          <w:rFonts w:eastAsia="Arial" w:cs="Arial"/>
        </w:rPr>
      </w:pPr>
      <w:r w:rsidRPr="2E9375D7">
        <w:rPr>
          <w:rFonts w:eastAsia="Arial" w:cs="Arial"/>
        </w:rPr>
        <w:t xml:space="preserve">It includes </w:t>
      </w:r>
      <w:r w:rsidR="145F290A" w:rsidRPr="542F6E23">
        <w:rPr>
          <w:rFonts w:eastAsia="Arial" w:cs="Arial"/>
        </w:rPr>
        <w:t xml:space="preserve">SWOT analysis </w:t>
      </w:r>
      <w:r w:rsidR="251BE284" w:rsidRPr="0145FCC9">
        <w:rPr>
          <w:rFonts w:eastAsia="Arial" w:cs="Arial"/>
        </w:rPr>
        <w:t>in</w:t>
      </w:r>
      <w:r w:rsidR="145F290A" w:rsidRPr="4E8A2948">
        <w:rPr>
          <w:rFonts w:eastAsia="Arial" w:cs="Arial"/>
        </w:rPr>
        <w:t xml:space="preserve"> </w:t>
      </w:r>
      <w:r w:rsidR="00835B73">
        <w:rPr>
          <w:rFonts w:eastAsia="Arial" w:cs="Arial"/>
          <w:i/>
          <w:iCs/>
        </w:rPr>
        <w:t>Table 2</w:t>
      </w:r>
      <w:r w:rsidR="145F290A" w:rsidRPr="4E8A2948">
        <w:rPr>
          <w:rFonts w:eastAsia="Arial" w:cs="Arial"/>
          <w:i/>
          <w:iCs/>
        </w:rPr>
        <w:t xml:space="preserve"> </w:t>
      </w:r>
      <w:r w:rsidR="145F290A" w:rsidRPr="4E8A2948">
        <w:rPr>
          <w:rFonts w:eastAsia="Arial" w:cs="Arial"/>
        </w:rPr>
        <w:t xml:space="preserve">for better understanding of </w:t>
      </w:r>
      <w:r w:rsidR="145F290A" w:rsidRPr="542F6E23">
        <w:rPr>
          <w:rFonts w:eastAsia="Arial" w:cs="Arial"/>
        </w:rPr>
        <w:t xml:space="preserve">the </w:t>
      </w:r>
      <w:r w:rsidR="0A726D92" w:rsidRPr="542F6E23">
        <w:rPr>
          <w:rFonts w:eastAsia="Arial" w:cs="Arial"/>
        </w:rPr>
        <w:t>strengths, weaknesses, opportunities</w:t>
      </w:r>
      <w:r w:rsidR="0A726D92" w:rsidRPr="191A52EE">
        <w:rPr>
          <w:rFonts w:eastAsia="Arial" w:cs="Arial"/>
        </w:rPr>
        <w:t>,</w:t>
      </w:r>
      <w:r w:rsidR="0A726D92" w:rsidRPr="542F6E23">
        <w:rPr>
          <w:rFonts w:eastAsia="Arial" w:cs="Arial"/>
        </w:rPr>
        <w:t xml:space="preserve"> and </w:t>
      </w:r>
      <w:r w:rsidR="0A726D92" w:rsidRPr="191A52EE">
        <w:rPr>
          <w:rFonts w:eastAsia="Arial" w:cs="Arial"/>
        </w:rPr>
        <w:t>threats</w:t>
      </w:r>
      <w:r w:rsidR="0A726D92" w:rsidRPr="542F6E23">
        <w:rPr>
          <w:rFonts w:eastAsia="Arial" w:cs="Arial"/>
        </w:rPr>
        <w:t xml:space="preserve"> of the company.</w:t>
      </w:r>
      <w:r w:rsidR="7522F802" w:rsidRPr="0145FCC9">
        <w:rPr>
          <w:rFonts w:eastAsia="Arial" w:cs="Arial"/>
        </w:rPr>
        <w:t xml:space="preserve"> Fishbone diagram </w:t>
      </w:r>
      <w:r w:rsidR="02ACA0ED" w:rsidRPr="68E01762">
        <w:rPr>
          <w:rFonts w:eastAsia="Arial" w:cs="Arial"/>
        </w:rPr>
        <w:t>in</w:t>
      </w:r>
      <w:r w:rsidR="7522F802" w:rsidRPr="0145FCC9">
        <w:rPr>
          <w:rFonts w:eastAsia="Arial" w:cs="Arial"/>
        </w:rPr>
        <w:t xml:space="preserve"> </w:t>
      </w:r>
      <w:r w:rsidR="361AB88A" w:rsidRPr="68E01762">
        <w:rPr>
          <w:rFonts w:eastAsia="Arial" w:cs="Arial"/>
          <w:i/>
        </w:rPr>
        <w:t>Figure</w:t>
      </w:r>
      <w:r w:rsidR="7522F802" w:rsidRPr="0145FCC9">
        <w:rPr>
          <w:rFonts w:eastAsia="Arial" w:cs="Arial"/>
          <w:i/>
          <w:iCs/>
        </w:rPr>
        <w:t xml:space="preserve"> </w:t>
      </w:r>
      <w:r w:rsidR="00835B73">
        <w:rPr>
          <w:rFonts w:eastAsia="Arial" w:cs="Arial"/>
          <w:i/>
          <w:iCs/>
        </w:rPr>
        <w:t>1</w:t>
      </w:r>
      <w:r w:rsidR="7522F802" w:rsidRPr="68E01762">
        <w:rPr>
          <w:rFonts w:eastAsia="Arial" w:cs="Arial"/>
        </w:rPr>
        <w:t xml:space="preserve"> </w:t>
      </w:r>
      <w:r w:rsidR="7522F802" w:rsidRPr="0145FCC9">
        <w:rPr>
          <w:rFonts w:eastAsia="Arial" w:cs="Arial"/>
        </w:rPr>
        <w:t xml:space="preserve">identifies the focus </w:t>
      </w:r>
      <w:r w:rsidR="241F0572" w:rsidRPr="68E01762">
        <w:rPr>
          <w:rFonts w:eastAsia="Arial" w:cs="Arial"/>
        </w:rPr>
        <w:t xml:space="preserve">pain </w:t>
      </w:r>
      <w:r w:rsidR="7522F802" w:rsidRPr="0145FCC9">
        <w:rPr>
          <w:rFonts w:eastAsia="Arial" w:cs="Arial"/>
        </w:rPr>
        <w:t>point of the team DHAN INVENTORY system.</w:t>
      </w:r>
    </w:p>
    <w:p w14:paraId="00B96606" w14:textId="33C4E388" w:rsidR="00792AF1" w:rsidRDefault="00792AF1" w:rsidP="13B047A6">
      <w:pPr>
        <w:rPr>
          <w:rFonts w:eastAsia="Arial" w:cs="Arial"/>
        </w:rPr>
      </w:pPr>
    </w:p>
    <w:p w14:paraId="0C30494F" w14:textId="2D182444" w:rsidR="001571EF" w:rsidRDefault="009549B5" w:rsidP="00B43CD6">
      <w:pPr>
        <w:pStyle w:val="Heading2"/>
      </w:pPr>
      <w:bookmarkStart w:id="48" w:name="_Toc1319570251"/>
      <w:bookmarkStart w:id="49" w:name="_Toc822212355"/>
      <w:r>
        <w:t xml:space="preserve">3.5 </w:t>
      </w:r>
      <w:r w:rsidR="00B43CD6">
        <w:t>SWOT ANALYSIS</w:t>
      </w:r>
      <w:bookmarkEnd w:id="48"/>
      <w:bookmarkEnd w:id="49"/>
    </w:p>
    <w:p w14:paraId="720F087D" w14:textId="77777777" w:rsidR="009549B5" w:rsidRDefault="009549B5" w:rsidP="00E2593F">
      <w:pPr>
        <w:pStyle w:val="Caption"/>
        <w:keepNext/>
      </w:pPr>
    </w:p>
    <w:p w14:paraId="30B5946C" w14:textId="755B05E2" w:rsidR="00792AF1" w:rsidRDefault="00E2593F" w:rsidP="00E2593F">
      <w:pPr>
        <w:pStyle w:val="Caption"/>
        <w:keepNext/>
        <w:rPr>
          <w:rFonts w:eastAsia="Arial" w:cs="Arial"/>
        </w:rPr>
      </w:pPr>
      <w:r>
        <w:t xml:space="preserve">Table 2 SWOT Analysis </w:t>
      </w:r>
    </w:p>
    <w:tbl>
      <w:tblPr>
        <w:tblStyle w:val="TableGrid"/>
        <w:tblW w:w="0" w:type="auto"/>
        <w:tblLook w:val="04A0" w:firstRow="1" w:lastRow="0" w:firstColumn="1" w:lastColumn="0" w:noHBand="0" w:noVBand="1"/>
      </w:tblPr>
      <w:tblGrid>
        <w:gridCol w:w="279"/>
        <w:gridCol w:w="4395"/>
        <w:gridCol w:w="4393"/>
        <w:gridCol w:w="283"/>
      </w:tblGrid>
      <w:tr w:rsidR="00792AF1" w14:paraId="2C2B5304" w14:textId="77777777">
        <w:tc>
          <w:tcPr>
            <w:tcW w:w="9350" w:type="dxa"/>
            <w:gridSpan w:val="4"/>
          </w:tcPr>
          <w:p w14:paraId="1A222D2A" w14:textId="77777777" w:rsidR="00792AF1" w:rsidRPr="00E9594A" w:rsidRDefault="00792AF1">
            <w:pPr>
              <w:jc w:val="center"/>
            </w:pPr>
            <w:r w:rsidRPr="00E9594A">
              <w:t>SWOT ANALYSIS</w:t>
            </w:r>
          </w:p>
        </w:tc>
      </w:tr>
      <w:tr w:rsidR="00792AF1" w14:paraId="56509FEB" w14:textId="77777777">
        <w:tc>
          <w:tcPr>
            <w:tcW w:w="279" w:type="dxa"/>
          </w:tcPr>
          <w:p w14:paraId="151C811F" w14:textId="77777777" w:rsidR="00792AF1" w:rsidRPr="00E9594A" w:rsidRDefault="00792AF1"/>
        </w:tc>
        <w:tc>
          <w:tcPr>
            <w:tcW w:w="4395" w:type="dxa"/>
          </w:tcPr>
          <w:p w14:paraId="01922C60" w14:textId="77777777" w:rsidR="00792AF1" w:rsidRPr="009B1CFF" w:rsidRDefault="00792AF1">
            <w:pPr>
              <w:rPr>
                <w:rFonts w:cs="Arial"/>
                <w:sz w:val="24"/>
                <w:szCs w:val="24"/>
              </w:rPr>
            </w:pPr>
            <w:r w:rsidRPr="009B1CFF">
              <w:rPr>
                <w:rFonts w:cs="Arial"/>
                <w:sz w:val="24"/>
                <w:szCs w:val="24"/>
              </w:rPr>
              <w:t>STRENGTH</w:t>
            </w:r>
          </w:p>
          <w:p w14:paraId="5FBD157F" w14:textId="77777777" w:rsidR="00792AF1" w:rsidRPr="00F5059A" w:rsidRDefault="00792AF1" w:rsidP="00BC4784">
            <w:pPr>
              <w:numPr>
                <w:ilvl w:val="0"/>
                <w:numId w:val="26"/>
              </w:numPr>
              <w:spacing w:before="100" w:beforeAutospacing="1" w:after="100" w:afterAutospacing="1"/>
              <w:rPr>
                <w:rFonts w:eastAsia="Times New Roman" w:cs="Arial"/>
                <w:sz w:val="24"/>
                <w:szCs w:val="24"/>
                <w:lang w:eastAsia="en-PH"/>
              </w:rPr>
            </w:pPr>
            <w:r w:rsidRPr="00F5059A">
              <w:rPr>
                <w:rFonts w:eastAsia="Times New Roman" w:cs="Arial"/>
                <w:color w:val="000000"/>
                <w:sz w:val="24"/>
                <w:szCs w:val="24"/>
                <w:lang w:eastAsia="en-PH"/>
              </w:rPr>
              <w:t>Market Demand</w:t>
            </w:r>
          </w:p>
          <w:p w14:paraId="73EE92EF" w14:textId="77777777" w:rsidR="00792AF1" w:rsidRPr="00F5059A" w:rsidRDefault="00792AF1" w:rsidP="00BC4784">
            <w:pPr>
              <w:numPr>
                <w:ilvl w:val="0"/>
                <w:numId w:val="26"/>
              </w:numPr>
              <w:spacing w:before="100" w:beforeAutospacing="1" w:after="100" w:afterAutospacing="1"/>
              <w:rPr>
                <w:rFonts w:eastAsia="Times New Roman" w:cs="Arial"/>
                <w:sz w:val="24"/>
                <w:szCs w:val="24"/>
                <w:lang w:eastAsia="en-PH"/>
              </w:rPr>
            </w:pPr>
            <w:r w:rsidRPr="00F5059A">
              <w:rPr>
                <w:rFonts w:eastAsia="Times New Roman" w:cs="Arial"/>
                <w:color w:val="000000"/>
                <w:sz w:val="24"/>
                <w:szCs w:val="24"/>
                <w:lang w:eastAsia="en-PH"/>
              </w:rPr>
              <w:t>Customer Relationships</w:t>
            </w:r>
          </w:p>
          <w:p w14:paraId="2287D269" w14:textId="77777777" w:rsidR="00792AF1" w:rsidRPr="009B1CFF" w:rsidRDefault="00792AF1" w:rsidP="00BC4784">
            <w:pPr>
              <w:numPr>
                <w:ilvl w:val="0"/>
                <w:numId w:val="26"/>
              </w:numPr>
              <w:spacing w:before="100" w:beforeAutospacing="1" w:after="100" w:afterAutospacing="1"/>
              <w:rPr>
                <w:rFonts w:eastAsia="Times New Roman" w:cs="Arial"/>
                <w:sz w:val="24"/>
                <w:szCs w:val="24"/>
                <w:lang w:eastAsia="en-PH"/>
              </w:rPr>
            </w:pPr>
            <w:r w:rsidRPr="00F5059A">
              <w:rPr>
                <w:rFonts w:eastAsia="Times New Roman" w:cs="Arial"/>
                <w:color w:val="000000"/>
                <w:sz w:val="24"/>
                <w:szCs w:val="24"/>
                <w:lang w:eastAsia="en-PH"/>
              </w:rPr>
              <w:t>Regulatory Compliance</w:t>
            </w:r>
          </w:p>
          <w:p w14:paraId="4F9FDC16" w14:textId="77777777" w:rsidR="00792AF1" w:rsidRPr="009B1CFF" w:rsidRDefault="00792AF1">
            <w:pPr>
              <w:rPr>
                <w:rFonts w:cs="Arial"/>
                <w:sz w:val="24"/>
                <w:szCs w:val="24"/>
              </w:rPr>
            </w:pPr>
          </w:p>
          <w:p w14:paraId="42CB1EF2" w14:textId="77777777" w:rsidR="00792AF1" w:rsidRPr="009B1CFF" w:rsidRDefault="00792AF1">
            <w:pPr>
              <w:rPr>
                <w:rFonts w:cs="Arial"/>
                <w:sz w:val="24"/>
                <w:szCs w:val="24"/>
              </w:rPr>
            </w:pPr>
          </w:p>
        </w:tc>
        <w:tc>
          <w:tcPr>
            <w:tcW w:w="4393" w:type="dxa"/>
          </w:tcPr>
          <w:p w14:paraId="056EF36C" w14:textId="77777777" w:rsidR="00792AF1" w:rsidRPr="009B1CFF" w:rsidRDefault="00792AF1">
            <w:pPr>
              <w:rPr>
                <w:rFonts w:cs="Arial"/>
                <w:sz w:val="24"/>
                <w:szCs w:val="24"/>
              </w:rPr>
            </w:pPr>
            <w:r w:rsidRPr="009B1CFF">
              <w:rPr>
                <w:rFonts w:cs="Arial"/>
                <w:sz w:val="24"/>
                <w:szCs w:val="24"/>
              </w:rPr>
              <w:t>WEAKNESS</w:t>
            </w:r>
          </w:p>
          <w:p w14:paraId="0C7D30FB" w14:textId="721F0B49" w:rsidR="00792AF1" w:rsidRPr="00DB2745" w:rsidRDefault="00DB2745" w:rsidP="00BC4784">
            <w:pPr>
              <w:numPr>
                <w:ilvl w:val="0"/>
                <w:numId w:val="28"/>
              </w:numPr>
              <w:spacing w:before="100" w:beforeAutospacing="1" w:after="100" w:afterAutospacing="1"/>
              <w:rPr>
                <w:rFonts w:eastAsia="Times New Roman" w:cs="Arial"/>
                <w:sz w:val="24"/>
                <w:szCs w:val="24"/>
                <w:lang w:eastAsia="en-PH"/>
              </w:rPr>
            </w:pPr>
            <w:r w:rsidRPr="00DB2745">
              <w:rPr>
                <w:sz w:val="24"/>
                <w:szCs w:val="24"/>
              </w:rPr>
              <w:t>High Operational Costs</w:t>
            </w:r>
          </w:p>
          <w:p w14:paraId="4692DF34" w14:textId="3BA47C60" w:rsidR="50EC8B35" w:rsidRPr="0058202F" w:rsidRDefault="00FC2D54" w:rsidP="00BC4784">
            <w:pPr>
              <w:numPr>
                <w:ilvl w:val="0"/>
                <w:numId w:val="28"/>
              </w:numPr>
              <w:spacing w:beforeAutospacing="1" w:afterAutospacing="1"/>
              <w:rPr>
                <w:rFonts w:eastAsia="Times New Roman" w:cs="Arial"/>
                <w:sz w:val="24"/>
                <w:szCs w:val="24"/>
                <w:lang w:eastAsia="en-PH"/>
              </w:rPr>
            </w:pPr>
            <w:r w:rsidRPr="0058202F">
              <w:rPr>
                <w:rFonts w:eastAsia="Times New Roman" w:cs="Arial"/>
                <w:sz w:val="24"/>
                <w:szCs w:val="24"/>
                <w:lang w:eastAsia="en-PH"/>
              </w:rPr>
              <w:t>Inventory Management</w:t>
            </w:r>
          </w:p>
          <w:p w14:paraId="63649CB8" w14:textId="313ED44A" w:rsidR="0058202F" w:rsidRPr="0058202F" w:rsidRDefault="0058202F" w:rsidP="00BC4784">
            <w:pPr>
              <w:numPr>
                <w:ilvl w:val="0"/>
                <w:numId w:val="28"/>
              </w:numPr>
              <w:spacing w:beforeAutospacing="1" w:afterAutospacing="1"/>
              <w:rPr>
                <w:rFonts w:eastAsia="Times New Roman" w:cs="Arial"/>
                <w:sz w:val="24"/>
                <w:szCs w:val="24"/>
                <w:lang w:eastAsia="en-PH"/>
              </w:rPr>
            </w:pPr>
            <w:r w:rsidRPr="0058202F">
              <w:rPr>
                <w:sz w:val="24"/>
                <w:szCs w:val="24"/>
              </w:rPr>
              <w:t>Equipment Technical Failures</w:t>
            </w:r>
          </w:p>
          <w:p w14:paraId="06219FD4" w14:textId="77777777" w:rsidR="00792AF1" w:rsidRPr="009B1CFF" w:rsidRDefault="00792AF1" w:rsidP="009B1CFF">
            <w:pPr>
              <w:spacing w:before="100" w:beforeAutospacing="1" w:after="100" w:afterAutospacing="1"/>
              <w:ind w:left="720"/>
              <w:rPr>
                <w:rFonts w:cs="Arial"/>
                <w:sz w:val="24"/>
                <w:szCs w:val="24"/>
              </w:rPr>
            </w:pPr>
          </w:p>
        </w:tc>
        <w:tc>
          <w:tcPr>
            <w:tcW w:w="283" w:type="dxa"/>
          </w:tcPr>
          <w:p w14:paraId="52FD3114" w14:textId="77777777" w:rsidR="00792AF1" w:rsidRPr="00E9594A" w:rsidRDefault="00792AF1"/>
        </w:tc>
      </w:tr>
      <w:tr w:rsidR="00792AF1" w14:paraId="34BD0CFF" w14:textId="77777777">
        <w:tc>
          <w:tcPr>
            <w:tcW w:w="279" w:type="dxa"/>
          </w:tcPr>
          <w:p w14:paraId="6E13D82E" w14:textId="77777777" w:rsidR="00792AF1" w:rsidRPr="00E9594A" w:rsidRDefault="00792AF1"/>
        </w:tc>
        <w:tc>
          <w:tcPr>
            <w:tcW w:w="4395" w:type="dxa"/>
          </w:tcPr>
          <w:p w14:paraId="0A594670" w14:textId="77777777" w:rsidR="00792AF1" w:rsidRPr="009B1CFF" w:rsidRDefault="00792AF1">
            <w:pPr>
              <w:rPr>
                <w:rFonts w:cs="Arial"/>
                <w:sz w:val="24"/>
                <w:szCs w:val="24"/>
              </w:rPr>
            </w:pPr>
            <w:r w:rsidRPr="009B1CFF">
              <w:rPr>
                <w:rFonts w:cs="Arial"/>
                <w:sz w:val="24"/>
                <w:szCs w:val="24"/>
              </w:rPr>
              <w:t>OPPORTUNITIES</w:t>
            </w:r>
          </w:p>
          <w:p w14:paraId="1DEFF58E" w14:textId="77777777" w:rsidR="00792AF1" w:rsidRPr="00F5059A" w:rsidRDefault="00792AF1" w:rsidP="00BC4784">
            <w:pPr>
              <w:numPr>
                <w:ilvl w:val="0"/>
                <w:numId w:val="27"/>
              </w:numPr>
              <w:spacing w:before="100" w:beforeAutospacing="1" w:after="100" w:afterAutospacing="1"/>
              <w:rPr>
                <w:rFonts w:eastAsia="Times New Roman" w:cs="Arial"/>
                <w:sz w:val="24"/>
                <w:szCs w:val="24"/>
                <w:lang w:eastAsia="en-PH"/>
              </w:rPr>
            </w:pPr>
            <w:r w:rsidRPr="00F5059A">
              <w:rPr>
                <w:rFonts w:eastAsia="Times New Roman" w:cs="Arial"/>
                <w:color w:val="000000"/>
                <w:sz w:val="24"/>
                <w:szCs w:val="24"/>
                <w:lang w:eastAsia="en-PH"/>
              </w:rPr>
              <w:t>Marketing and Branding</w:t>
            </w:r>
          </w:p>
          <w:p w14:paraId="19AC0B46" w14:textId="77777777" w:rsidR="00792AF1" w:rsidRPr="00F5059A" w:rsidRDefault="00792AF1" w:rsidP="00BC4784">
            <w:pPr>
              <w:numPr>
                <w:ilvl w:val="0"/>
                <w:numId w:val="27"/>
              </w:numPr>
              <w:spacing w:before="100" w:beforeAutospacing="1" w:after="100" w:afterAutospacing="1"/>
              <w:rPr>
                <w:rFonts w:eastAsia="Times New Roman" w:cs="Arial"/>
                <w:sz w:val="24"/>
                <w:szCs w:val="24"/>
                <w:lang w:eastAsia="en-PH"/>
              </w:rPr>
            </w:pPr>
            <w:r w:rsidRPr="00F5059A">
              <w:rPr>
                <w:rFonts w:eastAsia="Times New Roman" w:cs="Arial"/>
                <w:color w:val="000000"/>
                <w:sz w:val="24"/>
                <w:szCs w:val="24"/>
                <w:lang w:eastAsia="en-PH"/>
              </w:rPr>
              <w:t>Market Expansion</w:t>
            </w:r>
          </w:p>
          <w:p w14:paraId="7839493A" w14:textId="77777777" w:rsidR="00792AF1" w:rsidRPr="00F5059A" w:rsidRDefault="00792AF1" w:rsidP="00BC4784">
            <w:pPr>
              <w:numPr>
                <w:ilvl w:val="0"/>
                <w:numId w:val="27"/>
              </w:numPr>
              <w:spacing w:before="100" w:beforeAutospacing="1" w:after="100" w:afterAutospacing="1"/>
              <w:rPr>
                <w:rFonts w:eastAsia="Times New Roman" w:cs="Arial"/>
                <w:sz w:val="24"/>
                <w:szCs w:val="24"/>
                <w:lang w:eastAsia="en-PH"/>
              </w:rPr>
            </w:pPr>
            <w:r w:rsidRPr="00F5059A">
              <w:rPr>
                <w:rFonts w:eastAsia="Times New Roman" w:cs="Arial"/>
                <w:color w:val="000000"/>
                <w:sz w:val="24"/>
                <w:szCs w:val="24"/>
                <w:lang w:eastAsia="en-PH"/>
              </w:rPr>
              <w:t>Technological Upgrades</w:t>
            </w:r>
          </w:p>
          <w:p w14:paraId="48BB3D3E" w14:textId="77777777" w:rsidR="00792AF1" w:rsidRPr="009B1CFF" w:rsidRDefault="00792AF1">
            <w:pPr>
              <w:rPr>
                <w:rFonts w:cs="Arial"/>
                <w:sz w:val="24"/>
                <w:szCs w:val="24"/>
              </w:rPr>
            </w:pPr>
          </w:p>
          <w:p w14:paraId="52294113" w14:textId="77777777" w:rsidR="00792AF1" w:rsidRPr="009B1CFF" w:rsidRDefault="00792AF1">
            <w:pPr>
              <w:rPr>
                <w:rFonts w:cs="Arial"/>
                <w:sz w:val="24"/>
                <w:szCs w:val="24"/>
              </w:rPr>
            </w:pPr>
          </w:p>
        </w:tc>
        <w:tc>
          <w:tcPr>
            <w:tcW w:w="4393" w:type="dxa"/>
          </w:tcPr>
          <w:p w14:paraId="13B24FAB" w14:textId="77777777" w:rsidR="00792AF1" w:rsidRPr="009B1CFF" w:rsidRDefault="00792AF1">
            <w:pPr>
              <w:rPr>
                <w:rFonts w:cs="Arial"/>
                <w:sz w:val="24"/>
                <w:szCs w:val="24"/>
              </w:rPr>
            </w:pPr>
            <w:r w:rsidRPr="009B1CFF">
              <w:rPr>
                <w:rFonts w:cs="Arial"/>
                <w:sz w:val="24"/>
                <w:szCs w:val="24"/>
              </w:rPr>
              <w:t xml:space="preserve">THREATS </w:t>
            </w:r>
          </w:p>
          <w:p w14:paraId="3AA71DD3" w14:textId="53167BD2" w:rsidR="00792AF1" w:rsidRPr="00A24967" w:rsidRDefault="00A24967" w:rsidP="00BC4784">
            <w:pPr>
              <w:numPr>
                <w:ilvl w:val="0"/>
                <w:numId w:val="29"/>
              </w:numPr>
              <w:spacing w:before="100" w:beforeAutospacing="1" w:after="100" w:afterAutospacing="1"/>
              <w:rPr>
                <w:rFonts w:eastAsia="Times New Roman" w:cs="Arial"/>
                <w:sz w:val="24"/>
                <w:szCs w:val="24"/>
                <w:lang w:eastAsia="en-PH"/>
              </w:rPr>
            </w:pPr>
            <w:r w:rsidRPr="00A24967">
              <w:rPr>
                <w:sz w:val="24"/>
                <w:szCs w:val="24"/>
              </w:rPr>
              <w:t>Supply Chain Disruptions</w:t>
            </w:r>
          </w:p>
          <w:p w14:paraId="3830052A" w14:textId="77777777" w:rsidR="00792AF1" w:rsidRPr="009B1CFF" w:rsidRDefault="00792AF1" w:rsidP="00BC4784">
            <w:pPr>
              <w:numPr>
                <w:ilvl w:val="0"/>
                <w:numId w:val="29"/>
              </w:numPr>
              <w:spacing w:before="100" w:beforeAutospacing="1" w:after="100" w:afterAutospacing="1"/>
              <w:rPr>
                <w:rFonts w:eastAsia="Times New Roman" w:cs="Arial"/>
                <w:sz w:val="24"/>
                <w:szCs w:val="24"/>
                <w:lang w:eastAsia="en-PH"/>
              </w:rPr>
            </w:pPr>
            <w:r w:rsidRPr="009B1CFF">
              <w:rPr>
                <w:rFonts w:eastAsia="Times New Roman" w:cs="Arial"/>
                <w:color w:val="000000"/>
                <w:sz w:val="24"/>
                <w:szCs w:val="24"/>
                <w:lang w:eastAsia="en-PH"/>
              </w:rPr>
              <w:t>Cybersecurity threats</w:t>
            </w:r>
          </w:p>
          <w:p w14:paraId="2542EA1C" w14:textId="77777777" w:rsidR="00792AF1" w:rsidRPr="009B1CFF" w:rsidRDefault="00792AF1">
            <w:pPr>
              <w:rPr>
                <w:rFonts w:cs="Arial"/>
                <w:sz w:val="24"/>
                <w:szCs w:val="24"/>
              </w:rPr>
            </w:pPr>
          </w:p>
        </w:tc>
        <w:tc>
          <w:tcPr>
            <w:tcW w:w="283" w:type="dxa"/>
          </w:tcPr>
          <w:p w14:paraId="131C0373" w14:textId="77777777" w:rsidR="00792AF1" w:rsidRPr="00E9594A" w:rsidRDefault="00792AF1"/>
        </w:tc>
      </w:tr>
      <w:tr w:rsidR="00792AF1" w14:paraId="001CAD13" w14:textId="77777777">
        <w:tc>
          <w:tcPr>
            <w:tcW w:w="9350" w:type="dxa"/>
            <w:gridSpan w:val="4"/>
          </w:tcPr>
          <w:p w14:paraId="53A871A5" w14:textId="77777777" w:rsidR="00792AF1" w:rsidRPr="00E9594A" w:rsidRDefault="00792AF1">
            <w:pPr>
              <w:rPr>
                <w:color w:val="FF0000"/>
              </w:rPr>
            </w:pPr>
          </w:p>
        </w:tc>
      </w:tr>
    </w:tbl>
    <w:p w14:paraId="42D26A57" w14:textId="5E44F4F2" w:rsidR="2059DDC4" w:rsidRDefault="2059DDC4" w:rsidP="1A5EAB8D"/>
    <w:p w14:paraId="14335F46" w14:textId="4E4791C2" w:rsidR="0145FCC9" w:rsidRPr="009549B5" w:rsidRDefault="009549B5" w:rsidP="009549B5">
      <w:pPr>
        <w:rPr>
          <w:iCs/>
        </w:rPr>
      </w:pPr>
      <w:r>
        <w:rPr>
          <w:iCs/>
        </w:rPr>
        <w:t>This S</w:t>
      </w:r>
      <w:r w:rsidR="00E3476F">
        <w:rPr>
          <w:iCs/>
        </w:rPr>
        <w:t>WOT analysis is about the strength, weakness</w:t>
      </w:r>
      <w:r w:rsidR="00C901E9">
        <w:rPr>
          <w:iCs/>
        </w:rPr>
        <w:t>, opportunities and threats for our client</w:t>
      </w:r>
      <w:r w:rsidR="009D3F9A">
        <w:rPr>
          <w:iCs/>
        </w:rPr>
        <w:t xml:space="preserve">. </w:t>
      </w:r>
      <w:r w:rsidR="00516355">
        <w:rPr>
          <w:iCs/>
        </w:rPr>
        <w:t>Our client or their company which is the MEGAION</w:t>
      </w:r>
      <w:r w:rsidR="009D3F9A">
        <w:rPr>
          <w:iCs/>
        </w:rPr>
        <w:t xml:space="preserve"> handle</w:t>
      </w:r>
      <w:r w:rsidR="00516355">
        <w:rPr>
          <w:iCs/>
        </w:rPr>
        <w:t xml:space="preserve">’s </w:t>
      </w:r>
      <w:r w:rsidR="009D3F9A">
        <w:rPr>
          <w:iCs/>
        </w:rPr>
        <w:t>medical equipment</w:t>
      </w:r>
      <w:r w:rsidR="005E060F">
        <w:rPr>
          <w:iCs/>
        </w:rPr>
        <w:t xml:space="preserve"> </w:t>
      </w:r>
      <w:r w:rsidR="00447BFD">
        <w:rPr>
          <w:iCs/>
        </w:rPr>
        <w:t>buying, storing and selling</w:t>
      </w:r>
      <w:r w:rsidR="00516355">
        <w:rPr>
          <w:iCs/>
        </w:rPr>
        <w:t>.</w:t>
      </w:r>
    </w:p>
    <w:p w14:paraId="68FD0519" w14:textId="566D409C" w:rsidR="1A698D3D" w:rsidRDefault="00CC7A67" w:rsidP="00B139C2">
      <w:pPr>
        <w:pStyle w:val="Heading2"/>
      </w:pPr>
      <w:bookmarkStart w:id="50" w:name="_Toc687902937"/>
      <w:bookmarkStart w:id="51" w:name="_Toc573623311"/>
      <w:r>
        <w:t xml:space="preserve">3.6 </w:t>
      </w:r>
      <w:r w:rsidR="00B139C2">
        <w:t>FISH BONE DIAGRAM</w:t>
      </w:r>
      <w:bookmarkEnd w:id="50"/>
      <w:bookmarkEnd w:id="51"/>
    </w:p>
    <w:p w14:paraId="7769E9E5" w14:textId="77777777" w:rsidR="00B139C2" w:rsidRPr="00B139C2" w:rsidRDefault="00B139C2" w:rsidP="00B139C2"/>
    <w:p w14:paraId="45F3FACF" w14:textId="555BBAD3" w:rsidR="7AFAB4A3" w:rsidRDefault="329865CB" w:rsidP="35C32689">
      <w:pPr>
        <w:jc w:val="center"/>
      </w:pPr>
      <w:r>
        <w:rPr>
          <w:noProof/>
        </w:rPr>
        <w:drawing>
          <wp:inline distT="0" distB="0" distL="0" distR="0" wp14:anchorId="2D4DF10C" wp14:editId="24786D44">
            <wp:extent cx="5943600" cy="2543175"/>
            <wp:effectExtent l="0" t="0" r="0" b="0"/>
            <wp:docPr id="196437763" name="Picture 196437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437763"/>
                    <pic:cNvPicPr/>
                  </pic:nvPicPr>
                  <pic:blipFill>
                    <a:blip r:embed="rId22">
                      <a:extLst>
                        <a:ext uri="{28A0092B-C50C-407E-A947-70E740481C1C}">
                          <a14:useLocalDpi xmlns:a14="http://schemas.microsoft.com/office/drawing/2010/main" val="0"/>
                        </a:ext>
                      </a:extLst>
                    </a:blip>
                    <a:stretch>
                      <a:fillRect/>
                    </a:stretch>
                  </pic:blipFill>
                  <pic:spPr>
                    <a:xfrm>
                      <a:off x="0" y="0"/>
                      <a:ext cx="5943600" cy="2543175"/>
                    </a:xfrm>
                    <a:prstGeom prst="rect">
                      <a:avLst/>
                    </a:prstGeom>
                  </pic:spPr>
                </pic:pic>
              </a:graphicData>
            </a:graphic>
          </wp:inline>
        </w:drawing>
      </w:r>
      <w:r w:rsidR="412A5CCC" w:rsidRPr="46A6942C">
        <w:rPr>
          <w:i/>
          <w:iCs/>
        </w:rPr>
        <w:t>Fig</w:t>
      </w:r>
      <w:r w:rsidR="11D991FB" w:rsidRPr="46A6942C">
        <w:rPr>
          <w:i/>
          <w:iCs/>
        </w:rPr>
        <w:t xml:space="preserve">ure </w:t>
      </w:r>
      <w:r w:rsidR="00E2593F">
        <w:rPr>
          <w:i/>
          <w:iCs/>
        </w:rPr>
        <w:t>1</w:t>
      </w:r>
    </w:p>
    <w:p w14:paraId="7AB9B9BD" w14:textId="16EB7724" w:rsidR="1A5EAB8D" w:rsidRDefault="00B139C2" w:rsidP="00B139C2">
      <w:r w:rsidRPr="3646DE12">
        <w:rPr>
          <w:rFonts w:eastAsia="Arial" w:cs="Arial"/>
        </w:rPr>
        <w:t xml:space="preserve">Moving forward, we utilized the Fishbone diagram to gain a clearer understanding of the causes and effects influencing the MEGAION </w:t>
      </w:r>
      <w:r w:rsidRPr="35C32689">
        <w:rPr>
          <w:rFonts w:eastAsia="Arial" w:cs="Arial"/>
        </w:rPr>
        <w:t>company as shown</w:t>
      </w:r>
      <w:r w:rsidRPr="3646DE12">
        <w:rPr>
          <w:rFonts w:eastAsia="Arial" w:cs="Arial"/>
        </w:rPr>
        <w:t xml:space="preserve"> in the image </w:t>
      </w:r>
      <w:r>
        <w:rPr>
          <w:rFonts w:eastAsia="Arial" w:cs="Arial"/>
        </w:rPr>
        <w:t>above.</w:t>
      </w:r>
    </w:p>
    <w:p w14:paraId="73D87105" w14:textId="5B9446AA" w:rsidR="2B64669E" w:rsidRDefault="2B64669E" w:rsidP="722FC77B">
      <w:pPr>
        <w:pStyle w:val="Heading4"/>
      </w:pPr>
    </w:p>
    <w:p w14:paraId="101A6CB5" w14:textId="77777777" w:rsidR="0098043B" w:rsidRPr="00BD139B" w:rsidRDefault="0098043B" w:rsidP="00BD139B">
      <w:pPr>
        <w:ind w:left="720" w:firstLine="720"/>
      </w:pPr>
    </w:p>
    <w:p w14:paraId="70718A67" w14:textId="77777777" w:rsidR="00231416" w:rsidRDefault="00231416" w:rsidP="00231416"/>
    <w:p w14:paraId="3B70DB2C" w14:textId="77777777" w:rsidR="00231416" w:rsidRDefault="00231416" w:rsidP="00231416"/>
    <w:p w14:paraId="354D9BD6" w14:textId="77777777" w:rsidR="00231416" w:rsidRDefault="00231416" w:rsidP="00231416"/>
    <w:p w14:paraId="6D1F158B" w14:textId="77777777" w:rsidR="00231416" w:rsidRDefault="00231416" w:rsidP="00231416"/>
    <w:p w14:paraId="4511B9F3" w14:textId="77777777" w:rsidR="00231416" w:rsidRDefault="00231416" w:rsidP="00231416"/>
    <w:p w14:paraId="2323EA5B" w14:textId="77777777" w:rsidR="00231416" w:rsidRDefault="00231416" w:rsidP="00231416"/>
    <w:p w14:paraId="12F471B0" w14:textId="77777777" w:rsidR="00231416" w:rsidRDefault="00231416" w:rsidP="00231416"/>
    <w:p w14:paraId="6DA5723D" w14:textId="77777777" w:rsidR="00231416" w:rsidRDefault="00231416" w:rsidP="00231416"/>
    <w:p w14:paraId="01F960B7" w14:textId="77777777" w:rsidR="00231416" w:rsidRDefault="00231416" w:rsidP="00231416"/>
    <w:p w14:paraId="37869A9C" w14:textId="77777777" w:rsidR="00231416" w:rsidRDefault="00231416" w:rsidP="00231416"/>
    <w:p w14:paraId="32DF7673" w14:textId="77777777" w:rsidR="00231416" w:rsidRDefault="00231416" w:rsidP="00231416"/>
    <w:p w14:paraId="5F1884B8" w14:textId="77777777" w:rsidR="00231416" w:rsidRDefault="00231416" w:rsidP="00231416"/>
    <w:p w14:paraId="3B242DA2" w14:textId="77777777" w:rsidR="00231416" w:rsidRDefault="00231416" w:rsidP="00231416"/>
    <w:p w14:paraId="2E809574" w14:textId="77777777" w:rsidR="00231416" w:rsidRDefault="00231416" w:rsidP="00231416"/>
    <w:p w14:paraId="0BACB477" w14:textId="77777777" w:rsidR="00231416" w:rsidRDefault="00231416" w:rsidP="00231416"/>
    <w:p w14:paraId="1FD53482" w14:textId="10058918" w:rsidR="004E6792" w:rsidRDefault="00CB2230" w:rsidP="00BC4784">
      <w:pPr>
        <w:pStyle w:val="Heading1"/>
        <w:numPr>
          <w:ilvl w:val="0"/>
          <w:numId w:val="4"/>
        </w:numPr>
      </w:pPr>
      <w:r>
        <w:t xml:space="preserve"> </w:t>
      </w:r>
      <w:bookmarkStart w:id="52" w:name="_Toc260967465"/>
      <w:bookmarkStart w:id="53" w:name="_Toc1870074751"/>
      <w:r w:rsidR="004E6792">
        <w:t>Proposed Solution</w:t>
      </w:r>
      <w:bookmarkEnd w:id="52"/>
      <w:bookmarkEnd w:id="53"/>
    </w:p>
    <w:p w14:paraId="5624C9D6" w14:textId="77777777" w:rsidR="002A56F5" w:rsidRPr="002A56F5" w:rsidRDefault="002A56F5" w:rsidP="002A56F5">
      <w:pPr>
        <w:pStyle w:val="ListParagraph"/>
      </w:pPr>
    </w:p>
    <w:p w14:paraId="3A94B2A1" w14:textId="53B2DB3A" w:rsidR="00FB034E" w:rsidRDefault="008801D7" w:rsidP="00F1105C">
      <w:pPr>
        <w:pStyle w:val="Heading2"/>
        <w:ind w:firstLine="720"/>
      </w:pPr>
      <w:bookmarkStart w:id="54" w:name="_Toc1769587511"/>
      <w:bookmarkStart w:id="55" w:name="_Toc1497067758"/>
      <w:r>
        <w:t xml:space="preserve">4.2 </w:t>
      </w:r>
      <w:r>
        <w:tab/>
      </w:r>
      <w:r w:rsidR="003C19C7">
        <w:t>Lean Canvas</w:t>
      </w:r>
      <w:bookmarkEnd w:id="54"/>
      <w:bookmarkEnd w:id="55"/>
    </w:p>
    <w:p w14:paraId="1386428C" w14:textId="58716149" w:rsidR="2DA7A47D" w:rsidRDefault="2DA7A47D" w:rsidP="2DA7A47D">
      <w:pPr>
        <w:ind w:left="644"/>
        <w:rPr>
          <w:i/>
          <w:iCs/>
        </w:rPr>
      </w:pPr>
    </w:p>
    <w:p w14:paraId="3E73BAF4" w14:textId="12A2054E" w:rsidR="2009E7C4" w:rsidRDefault="2009E7C4" w:rsidP="2DA7A47D">
      <w:pPr>
        <w:ind w:left="644"/>
        <w:rPr>
          <w:i/>
          <w:iCs/>
        </w:rPr>
      </w:pPr>
      <w:r w:rsidRPr="2DA7A47D">
        <w:rPr>
          <w:i/>
          <w:iCs/>
        </w:rPr>
        <w:t xml:space="preserve">      </w:t>
      </w:r>
      <w:r w:rsidR="1A4F1673" w:rsidRPr="2DA7A47D">
        <w:rPr>
          <w:i/>
          <w:iCs/>
        </w:rPr>
        <w:t>4.2.1   Problem</w:t>
      </w:r>
    </w:p>
    <w:p w14:paraId="767EDEF5" w14:textId="510D87A0" w:rsidR="2DA7A47D" w:rsidRDefault="2DA7A47D" w:rsidP="2DA7A47D">
      <w:pPr>
        <w:ind w:left="644"/>
        <w:rPr>
          <w:i/>
          <w:iCs/>
        </w:rPr>
      </w:pPr>
    </w:p>
    <w:p w14:paraId="786EFC5D" w14:textId="04756A0A" w:rsidR="1A4F1673" w:rsidRDefault="4FDB224F" w:rsidP="00BC4784">
      <w:pPr>
        <w:pStyle w:val="ListParagraph"/>
        <w:numPr>
          <w:ilvl w:val="0"/>
          <w:numId w:val="16"/>
        </w:numPr>
        <w:rPr>
          <w:i/>
          <w:iCs/>
        </w:rPr>
      </w:pPr>
      <w:r w:rsidRPr="1350A69E">
        <w:rPr>
          <w:b/>
          <w:bCs/>
        </w:rPr>
        <w:t>Manual process of tracking stock levels for delivery or demonstration of machines, leading to potential delays</w:t>
      </w:r>
    </w:p>
    <w:p w14:paraId="21DC50E6" w14:textId="61908350" w:rsidR="443F306F" w:rsidRDefault="443F306F" w:rsidP="00BC4784">
      <w:pPr>
        <w:pStyle w:val="ListParagraph"/>
        <w:numPr>
          <w:ilvl w:val="0"/>
          <w:numId w:val="16"/>
        </w:numPr>
        <w:rPr>
          <w:b/>
          <w:bCs/>
        </w:rPr>
      </w:pPr>
      <w:r w:rsidRPr="1350A69E">
        <w:rPr>
          <w:b/>
          <w:bCs/>
        </w:rPr>
        <w:t xml:space="preserve">To ensure optimal inventory and prevent sales disruptions caused by understocking in a B2B supply chain.  </w:t>
      </w:r>
    </w:p>
    <w:p w14:paraId="125706BA" w14:textId="040E87FA" w:rsidR="2DA7A47D" w:rsidRDefault="5294C7AB" w:rsidP="00BC4784">
      <w:pPr>
        <w:pStyle w:val="ListParagraph"/>
        <w:numPr>
          <w:ilvl w:val="0"/>
          <w:numId w:val="16"/>
        </w:numPr>
      </w:pPr>
      <w:r w:rsidRPr="03870BF6">
        <w:rPr>
          <w:b/>
          <w:bCs/>
        </w:rPr>
        <w:t>Outdated and inefficient process of machine retrieval after demonstration.</w:t>
      </w:r>
    </w:p>
    <w:p w14:paraId="03DC5546" w14:textId="0753D2AB" w:rsidR="37DA2643" w:rsidRDefault="37DA2643" w:rsidP="2DA7A47D">
      <w:pPr>
        <w:ind w:left="644"/>
        <w:rPr>
          <w:i/>
          <w:iCs/>
        </w:rPr>
      </w:pPr>
      <w:r w:rsidRPr="2DA7A47D">
        <w:rPr>
          <w:i/>
          <w:iCs/>
        </w:rPr>
        <w:t xml:space="preserve">     </w:t>
      </w:r>
      <w:r w:rsidR="2C564815" w:rsidRPr="2DA7A47D">
        <w:rPr>
          <w:i/>
          <w:iCs/>
        </w:rPr>
        <w:t>4.2.2   Solution</w:t>
      </w:r>
    </w:p>
    <w:p w14:paraId="58A2424A" w14:textId="510D87A0" w:rsidR="2DA7A47D" w:rsidRDefault="2DA7A47D" w:rsidP="2DA7A47D">
      <w:pPr>
        <w:ind w:left="644"/>
        <w:rPr>
          <w:i/>
          <w:iCs/>
        </w:rPr>
      </w:pPr>
    </w:p>
    <w:p w14:paraId="388B5767" w14:textId="76B60329" w:rsidR="37DA2643" w:rsidRDefault="37DA2643" w:rsidP="3BC9E220">
      <w:pPr>
        <w:rPr>
          <w:i/>
          <w:iCs/>
        </w:rPr>
      </w:pPr>
      <w:r w:rsidRPr="135B80C4">
        <w:rPr>
          <w:i/>
          <w:iCs/>
        </w:rPr>
        <w:t xml:space="preserve">     </w:t>
      </w:r>
      <w:r w:rsidR="2DA7A47D" w:rsidRPr="135B80C4">
        <w:rPr>
          <w:i/>
          <w:iCs/>
        </w:rPr>
        <w:t xml:space="preserve">1. </w:t>
      </w:r>
      <w:r w:rsidR="1D5A7866" w:rsidRPr="135B80C4">
        <w:rPr>
          <w:i/>
          <w:iCs/>
        </w:rPr>
        <w:t>To reduce the delay of checking stock levels for items that are for delivery or demonstration by 85%.</w:t>
      </w:r>
    </w:p>
    <w:p w14:paraId="3D03DA48" w14:textId="7144A51D" w:rsidR="37DA2643" w:rsidRDefault="37DA2643" w:rsidP="2DA7A47D">
      <w:pPr>
        <w:rPr>
          <w:i/>
          <w:iCs/>
        </w:rPr>
      </w:pPr>
      <w:r w:rsidRPr="2C8F3681">
        <w:rPr>
          <w:i/>
          <w:iCs/>
        </w:rPr>
        <w:t xml:space="preserve">     2. </w:t>
      </w:r>
      <w:r w:rsidR="3775A58E" w:rsidRPr="2C8F3681">
        <w:rPr>
          <w:i/>
          <w:iCs/>
        </w:rPr>
        <w:t>To ensure optimal inventory and prevent sales disruptions caused by understocking.</w:t>
      </w:r>
    </w:p>
    <w:p w14:paraId="78516FEB" w14:textId="677B14A1" w:rsidR="37DA2643" w:rsidRDefault="37DA2643" w:rsidP="2DA7A47D">
      <w:pPr>
        <w:rPr>
          <w:i/>
          <w:iCs/>
        </w:rPr>
      </w:pPr>
      <w:r w:rsidRPr="6BB8CD32">
        <w:rPr>
          <w:i/>
          <w:iCs/>
        </w:rPr>
        <w:t xml:space="preserve">    3. </w:t>
      </w:r>
      <w:r w:rsidR="36744607" w:rsidRPr="6BB8CD32">
        <w:rPr>
          <w:i/>
          <w:iCs/>
        </w:rPr>
        <w:t>To streamline the process for retrieving and logging demonstration machines to mitigate instances of missing stock.</w:t>
      </w:r>
    </w:p>
    <w:p w14:paraId="640D61D5" w14:textId="201BB9D2" w:rsidR="2DA7A47D" w:rsidRDefault="2DA7A47D" w:rsidP="2DA7A47D">
      <w:pPr>
        <w:rPr>
          <w:i/>
          <w:iCs/>
        </w:rPr>
      </w:pPr>
    </w:p>
    <w:p w14:paraId="19B96881" w14:textId="61670AD0" w:rsidR="2DA7A47D" w:rsidRDefault="2DA7A47D" w:rsidP="2DA7A47D">
      <w:pPr>
        <w:rPr>
          <w:i/>
          <w:iCs/>
        </w:rPr>
      </w:pPr>
    </w:p>
    <w:p w14:paraId="35C3CE36" w14:textId="2D24F82A" w:rsidR="2DA7A47D" w:rsidRDefault="2DA7A47D" w:rsidP="2DA7A47D">
      <w:pPr>
        <w:rPr>
          <w:i/>
          <w:iCs/>
        </w:rPr>
      </w:pPr>
    </w:p>
    <w:p w14:paraId="77A2D869" w14:textId="462803A1" w:rsidR="7A1B5026" w:rsidRDefault="7A1B5026" w:rsidP="2DA7A47D">
      <w:pPr>
        <w:rPr>
          <w:i/>
          <w:iCs/>
        </w:rPr>
      </w:pPr>
      <w:r w:rsidRPr="2DA7A47D">
        <w:rPr>
          <w:i/>
          <w:iCs/>
        </w:rPr>
        <w:t xml:space="preserve">          </w:t>
      </w:r>
      <w:r w:rsidR="29D58131" w:rsidRPr="2DA7A47D">
        <w:rPr>
          <w:i/>
          <w:iCs/>
        </w:rPr>
        <w:t>4.2.3   Key</w:t>
      </w:r>
      <w:r w:rsidRPr="2DA7A47D">
        <w:rPr>
          <w:i/>
          <w:iCs/>
        </w:rPr>
        <w:t xml:space="preserve"> Metrics</w:t>
      </w:r>
    </w:p>
    <w:p w14:paraId="441B072F" w14:textId="2CACCCF4" w:rsidR="2DA7A47D" w:rsidRDefault="2DA7A47D" w:rsidP="2DA7A47D">
      <w:pPr>
        <w:rPr>
          <w:i/>
          <w:iCs/>
        </w:rPr>
      </w:pPr>
    </w:p>
    <w:p w14:paraId="29F548AF" w14:textId="2B70E655" w:rsidR="7B6ABBC8" w:rsidRDefault="7B6ABBC8" w:rsidP="00BC4784">
      <w:pPr>
        <w:pStyle w:val="ListParagraph"/>
        <w:numPr>
          <w:ilvl w:val="0"/>
          <w:numId w:val="15"/>
        </w:numPr>
        <w:rPr>
          <w:i/>
          <w:iCs/>
        </w:rPr>
      </w:pPr>
      <w:r w:rsidRPr="2DA7A47D">
        <w:rPr>
          <w:i/>
          <w:iCs/>
        </w:rPr>
        <w:t>Customer Satisfaction</w:t>
      </w:r>
    </w:p>
    <w:p w14:paraId="338BCF40" w14:textId="56AD6C88" w:rsidR="7B6ABBC8" w:rsidRDefault="7B6ABBC8" w:rsidP="00BC4784">
      <w:pPr>
        <w:pStyle w:val="ListParagraph"/>
        <w:numPr>
          <w:ilvl w:val="0"/>
          <w:numId w:val="15"/>
        </w:numPr>
        <w:rPr>
          <w:i/>
          <w:iCs/>
        </w:rPr>
      </w:pPr>
      <w:r w:rsidRPr="2DA7A47D">
        <w:rPr>
          <w:i/>
          <w:iCs/>
        </w:rPr>
        <w:t>Customer Retention</w:t>
      </w:r>
    </w:p>
    <w:p w14:paraId="0912F369" w14:textId="04694A3E" w:rsidR="7B6ABBC8" w:rsidRDefault="7B6ABBC8" w:rsidP="00BC4784">
      <w:pPr>
        <w:pStyle w:val="ListParagraph"/>
        <w:numPr>
          <w:ilvl w:val="0"/>
          <w:numId w:val="15"/>
        </w:numPr>
        <w:rPr>
          <w:i/>
          <w:iCs/>
        </w:rPr>
      </w:pPr>
      <w:r w:rsidRPr="2DA7A47D">
        <w:rPr>
          <w:i/>
          <w:iCs/>
        </w:rPr>
        <w:t xml:space="preserve">Return of Investment </w:t>
      </w:r>
    </w:p>
    <w:p w14:paraId="29F7CE9F" w14:textId="61B28D8A" w:rsidR="2DA7A47D" w:rsidRDefault="2DA7A47D" w:rsidP="2DA7A47D">
      <w:pPr>
        <w:pStyle w:val="ListParagraph"/>
        <w:rPr>
          <w:i/>
          <w:iCs/>
        </w:rPr>
      </w:pPr>
    </w:p>
    <w:p w14:paraId="2A40F367" w14:textId="103CA9EB" w:rsidR="2DA7A47D" w:rsidRDefault="2DA7A47D" w:rsidP="2DA7A47D">
      <w:pPr>
        <w:pStyle w:val="ListParagraph"/>
        <w:rPr>
          <w:i/>
          <w:iCs/>
        </w:rPr>
      </w:pPr>
    </w:p>
    <w:p w14:paraId="3A785930" w14:textId="31ECE49A" w:rsidR="7B6ABBC8" w:rsidRDefault="7B6ABBC8" w:rsidP="63098A88">
      <w:pPr>
        <w:rPr>
          <w:i/>
          <w:iCs/>
        </w:rPr>
      </w:pPr>
      <w:r w:rsidRPr="2DA7A47D">
        <w:rPr>
          <w:i/>
          <w:iCs/>
        </w:rPr>
        <w:t xml:space="preserve">        </w:t>
      </w:r>
    </w:p>
    <w:p w14:paraId="45CCE7B5" w14:textId="4749A515" w:rsidR="7B6ABBC8" w:rsidRDefault="7B6ABBC8" w:rsidP="2DA7A47D">
      <w:pPr>
        <w:rPr>
          <w:i/>
          <w:iCs/>
        </w:rPr>
      </w:pPr>
      <w:r w:rsidRPr="2DA7A47D">
        <w:rPr>
          <w:i/>
          <w:iCs/>
        </w:rPr>
        <w:t xml:space="preserve"> 4.2.4 Unique Value Proposition</w:t>
      </w:r>
    </w:p>
    <w:p w14:paraId="7D687928" w14:textId="1FE430AE" w:rsidR="69B710EC" w:rsidRDefault="12D94F83" w:rsidP="00BC4784">
      <w:pPr>
        <w:pStyle w:val="ListParagraph"/>
        <w:numPr>
          <w:ilvl w:val="0"/>
          <w:numId w:val="30"/>
        </w:numPr>
        <w:rPr>
          <w:i/>
          <w:iCs/>
        </w:rPr>
      </w:pPr>
      <w:r w:rsidRPr="14523B94">
        <w:rPr>
          <w:i/>
          <w:iCs/>
        </w:rPr>
        <w:t>AI</w:t>
      </w:r>
      <w:r w:rsidR="00FF310C">
        <w:rPr>
          <w:i/>
          <w:iCs/>
        </w:rPr>
        <w:t xml:space="preserve"> forecasting and </w:t>
      </w:r>
      <w:r w:rsidR="0038402D">
        <w:rPr>
          <w:i/>
          <w:iCs/>
        </w:rPr>
        <w:t>automated data clean</w:t>
      </w:r>
      <w:r w:rsidR="00996747">
        <w:rPr>
          <w:i/>
          <w:iCs/>
        </w:rPr>
        <w:t>ing</w:t>
      </w:r>
    </w:p>
    <w:p w14:paraId="78355111" w14:textId="63C2464D" w:rsidR="12D94F83" w:rsidRDefault="12D94F83" w:rsidP="00BC4784">
      <w:pPr>
        <w:pStyle w:val="ListParagraph"/>
        <w:numPr>
          <w:ilvl w:val="0"/>
          <w:numId w:val="30"/>
        </w:numPr>
        <w:rPr>
          <w:i/>
          <w:iCs/>
        </w:rPr>
      </w:pPr>
      <w:r w:rsidRPr="14523B94">
        <w:rPr>
          <w:i/>
          <w:iCs/>
        </w:rPr>
        <w:t>Advanced Parts Traceability</w:t>
      </w:r>
    </w:p>
    <w:p w14:paraId="2FB74BE3" w14:textId="2110B288" w:rsidR="12D94F83" w:rsidRDefault="12D94F83" w:rsidP="00BC4784">
      <w:pPr>
        <w:pStyle w:val="ListParagraph"/>
        <w:numPr>
          <w:ilvl w:val="0"/>
          <w:numId w:val="30"/>
        </w:numPr>
        <w:rPr>
          <w:i/>
          <w:iCs/>
        </w:rPr>
      </w:pPr>
      <w:r w:rsidRPr="14523B94">
        <w:rPr>
          <w:i/>
          <w:iCs/>
        </w:rPr>
        <w:t>Minimized Human Error</w:t>
      </w:r>
    </w:p>
    <w:p w14:paraId="128C7A97" w14:textId="74B4422E" w:rsidR="12D94F83" w:rsidRDefault="12D94F83" w:rsidP="00BC4784">
      <w:pPr>
        <w:pStyle w:val="ListParagraph"/>
        <w:numPr>
          <w:ilvl w:val="0"/>
          <w:numId w:val="30"/>
        </w:numPr>
        <w:rPr>
          <w:i/>
          <w:iCs/>
        </w:rPr>
      </w:pPr>
      <w:r w:rsidRPr="14523B94">
        <w:rPr>
          <w:i/>
          <w:iCs/>
        </w:rPr>
        <w:t>Visual Representation of Sales</w:t>
      </w:r>
    </w:p>
    <w:p w14:paraId="474F88E3" w14:textId="62DA533D" w:rsidR="12D94F83" w:rsidRDefault="12D94F83" w:rsidP="00BC4784">
      <w:pPr>
        <w:pStyle w:val="ListParagraph"/>
        <w:numPr>
          <w:ilvl w:val="0"/>
          <w:numId w:val="30"/>
        </w:numPr>
        <w:rPr>
          <w:i/>
          <w:iCs/>
        </w:rPr>
      </w:pPr>
      <w:r w:rsidRPr="14523B94">
        <w:rPr>
          <w:i/>
          <w:iCs/>
        </w:rPr>
        <w:t>Downloadable Reports</w:t>
      </w:r>
    </w:p>
    <w:p w14:paraId="756B5A5D" w14:textId="78BE7ED6" w:rsidR="3666B59E" w:rsidRDefault="3666B59E" w:rsidP="00BC4784">
      <w:pPr>
        <w:pStyle w:val="ListParagraph"/>
        <w:numPr>
          <w:ilvl w:val="0"/>
          <w:numId w:val="30"/>
        </w:numPr>
        <w:rPr>
          <w:i/>
          <w:iCs/>
        </w:rPr>
      </w:pPr>
      <w:r w:rsidRPr="14523B94">
        <w:rPr>
          <w:i/>
          <w:iCs/>
        </w:rPr>
        <w:t>Adaptation to all devices</w:t>
      </w:r>
    </w:p>
    <w:p w14:paraId="787F7A90" w14:textId="3E8DF0A6" w:rsidR="2DA7A47D" w:rsidRDefault="2DA7A47D" w:rsidP="2DA7A47D">
      <w:pPr>
        <w:rPr>
          <w:i/>
          <w:iCs/>
        </w:rPr>
      </w:pPr>
    </w:p>
    <w:p w14:paraId="5D694F81" w14:textId="200FB1DC" w:rsidR="2DA7A47D" w:rsidRDefault="2DA7A47D" w:rsidP="2DA7A47D">
      <w:pPr>
        <w:rPr>
          <w:i/>
          <w:iCs/>
        </w:rPr>
      </w:pPr>
    </w:p>
    <w:p w14:paraId="14453C00" w14:textId="1CD63A0A" w:rsidR="3C28C172" w:rsidRDefault="3C28C172" w:rsidP="2DA7A47D">
      <w:pPr>
        <w:rPr>
          <w:i/>
          <w:iCs/>
        </w:rPr>
      </w:pPr>
      <w:r w:rsidRPr="2DA7A47D">
        <w:rPr>
          <w:i/>
          <w:iCs/>
        </w:rPr>
        <w:t xml:space="preserve">        4.2.5 Customer Segment</w:t>
      </w:r>
    </w:p>
    <w:p w14:paraId="46B332B2" w14:textId="5CB1753A" w:rsidR="2DA7A47D" w:rsidRDefault="2DA7A47D" w:rsidP="2DA7A47D">
      <w:pPr>
        <w:rPr>
          <w:i/>
          <w:iCs/>
        </w:rPr>
      </w:pPr>
    </w:p>
    <w:p w14:paraId="2CF6CB0E" w14:textId="57A29726" w:rsidR="3C28C172" w:rsidRDefault="3C28C172" w:rsidP="00BC4784">
      <w:pPr>
        <w:pStyle w:val="ListParagraph"/>
        <w:numPr>
          <w:ilvl w:val="0"/>
          <w:numId w:val="14"/>
        </w:numPr>
        <w:rPr>
          <w:i/>
          <w:iCs/>
        </w:rPr>
      </w:pPr>
      <w:r w:rsidRPr="2DA7A47D">
        <w:rPr>
          <w:i/>
          <w:iCs/>
        </w:rPr>
        <w:t>Hospitals</w:t>
      </w:r>
    </w:p>
    <w:p w14:paraId="28EAC421" w14:textId="6D04A402" w:rsidR="3C28C172" w:rsidRDefault="3C28C172" w:rsidP="00BC4784">
      <w:pPr>
        <w:pStyle w:val="ListParagraph"/>
        <w:numPr>
          <w:ilvl w:val="0"/>
          <w:numId w:val="14"/>
        </w:numPr>
        <w:rPr>
          <w:i/>
          <w:iCs/>
        </w:rPr>
      </w:pPr>
      <w:r w:rsidRPr="2DA7A47D">
        <w:rPr>
          <w:i/>
          <w:iCs/>
        </w:rPr>
        <w:t>Health Care Organizations</w:t>
      </w:r>
    </w:p>
    <w:p w14:paraId="6B553AA2" w14:textId="1ADF462C" w:rsidR="3C28C172" w:rsidRDefault="3C28C172" w:rsidP="00BC4784">
      <w:pPr>
        <w:pStyle w:val="ListParagraph"/>
        <w:numPr>
          <w:ilvl w:val="0"/>
          <w:numId w:val="14"/>
        </w:numPr>
        <w:rPr>
          <w:i/>
          <w:iCs/>
        </w:rPr>
      </w:pPr>
      <w:r w:rsidRPr="2DA7A47D">
        <w:rPr>
          <w:i/>
          <w:iCs/>
        </w:rPr>
        <w:t>Educational Institutions</w:t>
      </w:r>
    </w:p>
    <w:p w14:paraId="2C3B8732" w14:textId="6B379157" w:rsidR="2DA7A47D" w:rsidRDefault="2DA7A47D" w:rsidP="2DA7A47D">
      <w:pPr>
        <w:pStyle w:val="ListParagraph"/>
        <w:rPr>
          <w:i/>
          <w:iCs/>
        </w:rPr>
      </w:pPr>
    </w:p>
    <w:p w14:paraId="55959105" w14:textId="6F2223F8" w:rsidR="2DA7A47D" w:rsidRDefault="2DA7A47D" w:rsidP="2DA7A47D">
      <w:pPr>
        <w:pStyle w:val="ListParagraph"/>
        <w:rPr>
          <w:i/>
          <w:iCs/>
        </w:rPr>
      </w:pPr>
    </w:p>
    <w:p w14:paraId="4B3DC9A7" w14:textId="72B9EEB6" w:rsidR="23EFDBFD" w:rsidRDefault="23EFDBFD" w:rsidP="2DA7A47D">
      <w:pPr>
        <w:rPr>
          <w:i/>
          <w:iCs/>
        </w:rPr>
      </w:pPr>
      <w:r w:rsidRPr="2DA7A47D">
        <w:rPr>
          <w:i/>
          <w:iCs/>
        </w:rPr>
        <w:t xml:space="preserve">       4.2.6 Channels</w:t>
      </w:r>
    </w:p>
    <w:p w14:paraId="5E53EEA6" w14:textId="2AD2352B" w:rsidR="2DA7A47D" w:rsidRDefault="2DA7A47D" w:rsidP="2DA7A47D">
      <w:pPr>
        <w:rPr>
          <w:i/>
          <w:iCs/>
        </w:rPr>
      </w:pPr>
    </w:p>
    <w:p w14:paraId="46857883" w14:textId="3DAC39A3" w:rsidR="60EAE55A" w:rsidRDefault="60EAE55A" w:rsidP="00BC4784">
      <w:pPr>
        <w:pStyle w:val="ListParagraph"/>
        <w:numPr>
          <w:ilvl w:val="0"/>
          <w:numId w:val="13"/>
        </w:numPr>
        <w:rPr>
          <w:i/>
          <w:iCs/>
        </w:rPr>
      </w:pPr>
      <w:r w:rsidRPr="2DA7A47D">
        <w:rPr>
          <w:i/>
          <w:iCs/>
        </w:rPr>
        <w:t>Conferencing Platforms (Google Meet)</w:t>
      </w:r>
    </w:p>
    <w:p w14:paraId="63532A84" w14:textId="57C3AC88" w:rsidR="60EAE55A" w:rsidRDefault="60EAE55A" w:rsidP="00BC4784">
      <w:pPr>
        <w:pStyle w:val="ListParagraph"/>
        <w:numPr>
          <w:ilvl w:val="0"/>
          <w:numId w:val="13"/>
        </w:numPr>
        <w:rPr>
          <w:i/>
          <w:iCs/>
        </w:rPr>
      </w:pPr>
      <w:r w:rsidRPr="2DA7A47D">
        <w:rPr>
          <w:i/>
          <w:iCs/>
        </w:rPr>
        <w:t>E-mail</w:t>
      </w:r>
    </w:p>
    <w:p w14:paraId="4CD4B08F" w14:textId="2CAA4D17" w:rsidR="60EAE55A" w:rsidRDefault="60EAE55A" w:rsidP="00BC4784">
      <w:pPr>
        <w:pStyle w:val="ListParagraph"/>
        <w:numPr>
          <w:ilvl w:val="0"/>
          <w:numId w:val="13"/>
        </w:numPr>
        <w:rPr>
          <w:i/>
          <w:iCs/>
        </w:rPr>
      </w:pPr>
      <w:r w:rsidRPr="2DA7A47D">
        <w:rPr>
          <w:i/>
          <w:iCs/>
        </w:rPr>
        <w:t>Face to Face Interviews</w:t>
      </w:r>
    </w:p>
    <w:p w14:paraId="0A09B716" w14:textId="21992D6F" w:rsidR="2DA7A47D" w:rsidRDefault="2DA7A47D" w:rsidP="2DA7A47D">
      <w:pPr>
        <w:pStyle w:val="ListParagraph"/>
        <w:rPr>
          <w:i/>
          <w:iCs/>
        </w:rPr>
      </w:pPr>
    </w:p>
    <w:p w14:paraId="1FB7B6F5" w14:textId="23C0D55E" w:rsidR="2DA7A47D" w:rsidRDefault="2DA7A47D" w:rsidP="2DA7A47D">
      <w:pPr>
        <w:pStyle w:val="ListParagraph"/>
        <w:rPr>
          <w:i/>
          <w:iCs/>
        </w:rPr>
      </w:pPr>
    </w:p>
    <w:p w14:paraId="036AB4A0" w14:textId="028B1EAA" w:rsidR="60EAE55A" w:rsidRDefault="60EAE55A" w:rsidP="2DA7A47D">
      <w:pPr>
        <w:rPr>
          <w:i/>
          <w:iCs/>
        </w:rPr>
      </w:pPr>
      <w:r w:rsidRPr="2DA7A47D">
        <w:rPr>
          <w:i/>
          <w:iCs/>
        </w:rPr>
        <w:t xml:space="preserve">       4.2.7 Revenue Streams</w:t>
      </w:r>
    </w:p>
    <w:p w14:paraId="37B410B0" w14:textId="4D25E109" w:rsidR="2DA7A47D" w:rsidRDefault="2DA7A47D" w:rsidP="2DA7A47D">
      <w:pPr>
        <w:rPr>
          <w:i/>
          <w:iCs/>
        </w:rPr>
      </w:pPr>
    </w:p>
    <w:p w14:paraId="340771E0" w14:textId="573DE666" w:rsidR="60EAE55A" w:rsidRDefault="60EAE55A" w:rsidP="00BC4784">
      <w:pPr>
        <w:pStyle w:val="ListParagraph"/>
        <w:numPr>
          <w:ilvl w:val="0"/>
          <w:numId w:val="12"/>
        </w:numPr>
        <w:rPr>
          <w:i/>
          <w:iCs/>
        </w:rPr>
      </w:pPr>
      <w:r w:rsidRPr="2DA7A47D">
        <w:rPr>
          <w:i/>
          <w:iCs/>
        </w:rPr>
        <w:t>One time Payment</w:t>
      </w:r>
    </w:p>
    <w:p w14:paraId="51543FBF" w14:textId="31986FAF" w:rsidR="60EAE55A" w:rsidRDefault="60EAE55A" w:rsidP="00BC4784">
      <w:pPr>
        <w:pStyle w:val="ListParagraph"/>
        <w:numPr>
          <w:ilvl w:val="0"/>
          <w:numId w:val="12"/>
        </w:numPr>
        <w:rPr>
          <w:i/>
          <w:iCs/>
        </w:rPr>
      </w:pPr>
      <w:r w:rsidRPr="2DA7A47D">
        <w:rPr>
          <w:i/>
          <w:iCs/>
        </w:rPr>
        <w:t>Support and Maintenance of Application</w:t>
      </w:r>
    </w:p>
    <w:p w14:paraId="353790ED" w14:textId="77D81506" w:rsidR="2DA7A47D" w:rsidRDefault="2DA7A47D" w:rsidP="2DA7A47D">
      <w:pPr>
        <w:pStyle w:val="ListParagraph"/>
        <w:rPr>
          <w:i/>
          <w:iCs/>
        </w:rPr>
      </w:pPr>
    </w:p>
    <w:p w14:paraId="79EA61D9" w14:textId="0DC10F69" w:rsidR="2DA7A47D" w:rsidRDefault="2DA7A47D" w:rsidP="2DA7A47D">
      <w:pPr>
        <w:pStyle w:val="ListParagraph"/>
        <w:rPr>
          <w:i/>
          <w:iCs/>
        </w:rPr>
      </w:pPr>
    </w:p>
    <w:p w14:paraId="524E815D" w14:textId="5CA04888" w:rsidR="7CADACC2" w:rsidRDefault="7CADACC2" w:rsidP="2DA7A47D">
      <w:pPr>
        <w:rPr>
          <w:i/>
          <w:iCs/>
        </w:rPr>
      </w:pPr>
      <w:r w:rsidRPr="2DA7A47D">
        <w:rPr>
          <w:i/>
          <w:iCs/>
        </w:rPr>
        <w:t xml:space="preserve">       4.2.8 Cost Structure</w:t>
      </w:r>
    </w:p>
    <w:p w14:paraId="6D98707B" w14:textId="2AA97C13" w:rsidR="2DA7A47D" w:rsidRDefault="2DA7A47D" w:rsidP="2DA7A47D">
      <w:pPr>
        <w:rPr>
          <w:i/>
          <w:iCs/>
        </w:rPr>
      </w:pPr>
    </w:p>
    <w:p w14:paraId="69AF34B0" w14:textId="03038DBC" w:rsidR="7CADACC2" w:rsidRDefault="7CADACC2" w:rsidP="00BC4784">
      <w:pPr>
        <w:pStyle w:val="ListParagraph"/>
        <w:numPr>
          <w:ilvl w:val="0"/>
          <w:numId w:val="11"/>
        </w:numPr>
        <w:rPr>
          <w:i/>
          <w:iCs/>
        </w:rPr>
      </w:pPr>
      <w:r w:rsidRPr="2DA7A47D">
        <w:rPr>
          <w:i/>
          <w:iCs/>
        </w:rPr>
        <w:t xml:space="preserve">Hosting </w:t>
      </w:r>
      <w:r w:rsidR="44766E99" w:rsidRPr="2DA7A47D">
        <w:rPr>
          <w:i/>
          <w:iCs/>
        </w:rPr>
        <w:t>Costs</w:t>
      </w:r>
    </w:p>
    <w:p w14:paraId="36BCA750" w14:textId="61C6847B" w:rsidR="44766E99" w:rsidRDefault="44766E99" w:rsidP="00BC4784">
      <w:pPr>
        <w:pStyle w:val="ListParagraph"/>
        <w:numPr>
          <w:ilvl w:val="0"/>
          <w:numId w:val="11"/>
        </w:numPr>
        <w:rPr>
          <w:i/>
          <w:iCs/>
        </w:rPr>
      </w:pPr>
      <w:r w:rsidRPr="2DA7A47D">
        <w:rPr>
          <w:i/>
          <w:iCs/>
        </w:rPr>
        <w:t>Barcode Scanners</w:t>
      </w:r>
    </w:p>
    <w:p w14:paraId="008B891E" w14:textId="09FBF34B" w:rsidR="44766E99" w:rsidRDefault="44766E99" w:rsidP="00BC4784">
      <w:pPr>
        <w:pStyle w:val="ListParagraph"/>
        <w:numPr>
          <w:ilvl w:val="0"/>
          <w:numId w:val="11"/>
        </w:numPr>
        <w:rPr>
          <w:i/>
          <w:iCs/>
        </w:rPr>
      </w:pPr>
      <w:r w:rsidRPr="2DA7A47D">
        <w:rPr>
          <w:i/>
          <w:iCs/>
        </w:rPr>
        <w:t>Sensors</w:t>
      </w:r>
    </w:p>
    <w:p w14:paraId="02BA4E23" w14:textId="557FE428" w:rsidR="44766E99" w:rsidRDefault="44766E99" w:rsidP="00BC4784">
      <w:pPr>
        <w:pStyle w:val="ListParagraph"/>
        <w:numPr>
          <w:ilvl w:val="0"/>
          <w:numId w:val="11"/>
        </w:numPr>
        <w:rPr>
          <w:i/>
          <w:iCs/>
        </w:rPr>
      </w:pPr>
      <w:r w:rsidRPr="2DA7A47D">
        <w:rPr>
          <w:i/>
          <w:iCs/>
        </w:rPr>
        <w:t>Development Costs</w:t>
      </w:r>
    </w:p>
    <w:p w14:paraId="59429868" w14:textId="580CE0DD" w:rsidR="2DA7A47D" w:rsidRDefault="2DA7A47D" w:rsidP="2DA7A47D">
      <w:pPr>
        <w:pStyle w:val="ListParagraph"/>
        <w:rPr>
          <w:i/>
          <w:iCs/>
        </w:rPr>
      </w:pPr>
    </w:p>
    <w:p w14:paraId="25BEC898" w14:textId="38F18FB5" w:rsidR="2DA7A47D" w:rsidRDefault="2DA7A47D" w:rsidP="2DA7A47D">
      <w:pPr>
        <w:pStyle w:val="ListParagraph"/>
        <w:rPr>
          <w:i/>
          <w:iCs/>
        </w:rPr>
      </w:pPr>
    </w:p>
    <w:p w14:paraId="7AF8778D" w14:textId="29859CB2" w:rsidR="2DA7A47D" w:rsidRDefault="2DA7A47D" w:rsidP="2DA7A47D">
      <w:pPr>
        <w:pStyle w:val="ListParagraph"/>
        <w:rPr>
          <w:i/>
          <w:iCs/>
        </w:rPr>
      </w:pPr>
    </w:p>
    <w:p w14:paraId="5E353EA7" w14:textId="1A2DF451" w:rsidR="2DA7A47D" w:rsidRDefault="2DA7A47D" w:rsidP="2DA7A47D">
      <w:pPr>
        <w:pStyle w:val="ListParagraph"/>
        <w:rPr>
          <w:i/>
          <w:iCs/>
        </w:rPr>
      </w:pPr>
    </w:p>
    <w:p w14:paraId="5A6E0181" w14:textId="20635350" w:rsidR="2DA7A47D" w:rsidRDefault="2DA7A47D" w:rsidP="2DA7A47D">
      <w:pPr>
        <w:pStyle w:val="ListParagraph"/>
        <w:rPr>
          <w:i/>
          <w:iCs/>
        </w:rPr>
      </w:pPr>
    </w:p>
    <w:p w14:paraId="1FB83BA4" w14:textId="191B16EE" w:rsidR="44766E99" w:rsidRDefault="44766E99" w:rsidP="2DA7A47D">
      <w:pPr>
        <w:rPr>
          <w:i/>
          <w:iCs/>
        </w:rPr>
      </w:pPr>
      <w:r w:rsidRPr="2DA7A47D">
        <w:rPr>
          <w:i/>
          <w:iCs/>
        </w:rPr>
        <w:t xml:space="preserve">   4.2.9     Unfair Advantage </w:t>
      </w:r>
    </w:p>
    <w:p w14:paraId="4B9271ED" w14:textId="3CF5C919" w:rsidR="6A371D70" w:rsidRDefault="6A371D70" w:rsidP="00BC4784">
      <w:pPr>
        <w:pStyle w:val="ListParagraph"/>
        <w:numPr>
          <w:ilvl w:val="0"/>
          <w:numId w:val="34"/>
        </w:numPr>
        <w:rPr>
          <w:i/>
          <w:iCs/>
        </w:rPr>
      </w:pPr>
      <w:r w:rsidRPr="2901C881">
        <w:rPr>
          <w:i/>
          <w:iCs/>
        </w:rPr>
        <w:t xml:space="preserve">Customization and </w:t>
      </w:r>
      <w:r w:rsidRPr="2EA73B87">
        <w:rPr>
          <w:i/>
          <w:iCs/>
        </w:rPr>
        <w:t>Flexibility</w:t>
      </w:r>
    </w:p>
    <w:p w14:paraId="51440405" w14:textId="5264FA41" w:rsidR="6A371D70" w:rsidRDefault="6A371D70" w:rsidP="00BC4784">
      <w:pPr>
        <w:pStyle w:val="ListParagraph"/>
        <w:numPr>
          <w:ilvl w:val="0"/>
          <w:numId w:val="34"/>
        </w:numPr>
        <w:rPr>
          <w:i/>
          <w:iCs/>
        </w:rPr>
      </w:pPr>
      <w:r w:rsidRPr="276CE0C4">
        <w:rPr>
          <w:i/>
          <w:iCs/>
        </w:rPr>
        <w:t xml:space="preserve">Data </w:t>
      </w:r>
      <w:r w:rsidRPr="3D5E9F58">
        <w:rPr>
          <w:i/>
          <w:iCs/>
        </w:rPr>
        <w:t>Analytics</w:t>
      </w:r>
    </w:p>
    <w:p w14:paraId="45F8F8B3" w14:textId="20D155A3" w:rsidR="67642CDE" w:rsidRDefault="67642CDE" w:rsidP="67642CDE">
      <w:pPr>
        <w:pStyle w:val="ListParagraph"/>
        <w:rPr>
          <w:i/>
          <w:iCs/>
        </w:rPr>
      </w:pPr>
    </w:p>
    <w:p w14:paraId="14FEB4A4" w14:textId="58384D30" w:rsidR="50626E08" w:rsidRDefault="50626E08" w:rsidP="7A8D1C46">
      <w:pPr>
        <w:pStyle w:val="Heading2"/>
        <w:rPr>
          <w:i/>
        </w:rPr>
      </w:pPr>
    </w:p>
    <w:p w14:paraId="0E0FCD68" w14:textId="31768770" w:rsidR="007834E3" w:rsidRDefault="007834E3" w:rsidP="00F1105C">
      <w:pPr>
        <w:pStyle w:val="Heading2"/>
        <w:ind w:firstLine="709"/>
      </w:pPr>
    </w:p>
    <w:p w14:paraId="018F5D41" w14:textId="6A63B5DE" w:rsidR="4E3F49D8" w:rsidRDefault="4E3F49D8" w:rsidP="4E3F49D8">
      <w:pPr>
        <w:pStyle w:val="Heading2"/>
        <w:ind w:firstLine="709"/>
      </w:pPr>
    </w:p>
    <w:p w14:paraId="7691F597" w14:textId="018421A4" w:rsidR="4E3F49D8" w:rsidRDefault="4E3F49D8" w:rsidP="4E3F49D8">
      <w:pPr>
        <w:pStyle w:val="Heading2"/>
        <w:ind w:firstLine="709"/>
      </w:pPr>
    </w:p>
    <w:p w14:paraId="74FC4162" w14:textId="02D19B60" w:rsidR="4E3F49D8" w:rsidRDefault="4E3F49D8" w:rsidP="4E3F49D8">
      <w:pPr>
        <w:pStyle w:val="Heading2"/>
        <w:ind w:firstLine="709"/>
      </w:pPr>
    </w:p>
    <w:p w14:paraId="0060727A" w14:textId="22FEF2A2" w:rsidR="0037147B" w:rsidRDefault="004D78CA" w:rsidP="66CE64DA">
      <w:pPr>
        <w:pStyle w:val="Heading2"/>
        <w:ind w:firstLine="709"/>
      </w:pPr>
      <w:bookmarkStart w:id="56" w:name="_Toc1457674978"/>
      <w:bookmarkStart w:id="57" w:name="_Toc737135890"/>
      <w:r>
        <w:t xml:space="preserve">4.3 </w:t>
      </w:r>
      <w:r>
        <w:tab/>
      </w:r>
      <w:r w:rsidR="00F1364E">
        <w:t>Product</w:t>
      </w:r>
      <w:r w:rsidR="00B273DD">
        <w:t xml:space="preserve"> Vision</w:t>
      </w:r>
      <w:bookmarkEnd w:id="56"/>
      <w:bookmarkEnd w:id="57"/>
    </w:p>
    <w:p w14:paraId="1A9DEB4A" w14:textId="77777777" w:rsidR="0037147B" w:rsidRDefault="0037147B" w:rsidP="00DD49BF">
      <w:pPr>
        <w:ind w:firstLine="698"/>
      </w:pPr>
    </w:p>
    <w:p w14:paraId="76215BE0" w14:textId="01C44D94" w:rsidR="00412DF5" w:rsidRDefault="004E7815" w:rsidP="66CE64DA">
      <w:pPr>
        <w:ind w:firstLine="698"/>
      </w:pPr>
      <w:r w:rsidRPr="004E7815">
        <w:t xml:space="preserve">To </w:t>
      </w:r>
      <w:r w:rsidR="005368E0">
        <w:t>innovate</w:t>
      </w:r>
      <w:r w:rsidRPr="004E7815">
        <w:t xml:space="preserve"> the efficiency and accuracy of the</w:t>
      </w:r>
      <w:r w:rsidR="00BB5783">
        <w:t xml:space="preserve"> megaion</w:t>
      </w:r>
      <w:r w:rsidRPr="004E7815">
        <w:t xml:space="preserve"> medical equipment </w:t>
      </w:r>
      <w:r w:rsidR="0034698E">
        <w:t xml:space="preserve">management </w:t>
      </w:r>
      <w:r w:rsidRPr="004E7815">
        <w:t xml:space="preserve">operations by developing an integrated inventory management and </w:t>
      </w:r>
      <w:r w:rsidR="007514CB">
        <w:t xml:space="preserve">supply chain management </w:t>
      </w:r>
      <w:r w:rsidRPr="004E7815">
        <w:t xml:space="preserve">system equipped with a barcode management solution that has ai. This will enable real-time tracking of inventory, streamline </w:t>
      </w:r>
      <w:r w:rsidR="00706F92">
        <w:t>supply</w:t>
      </w:r>
      <w:r w:rsidRPr="004E7815">
        <w:t xml:space="preserve"> processes</w:t>
      </w:r>
      <w:r w:rsidR="00487967">
        <w:t>, time efficient</w:t>
      </w:r>
      <w:r w:rsidRPr="004E7815">
        <w:t>, and improve overall customer satisfaction.</w:t>
      </w:r>
    </w:p>
    <w:p w14:paraId="3B1B19B4" w14:textId="77777777" w:rsidR="00E2593F" w:rsidRPr="00D869F9" w:rsidRDefault="00E2593F" w:rsidP="00E2593F"/>
    <w:p w14:paraId="19B5DB32" w14:textId="2F80C92F" w:rsidR="00E2593F" w:rsidRDefault="00E2593F" w:rsidP="00E2593F">
      <w:pPr>
        <w:pStyle w:val="Caption"/>
        <w:keepNext/>
      </w:pPr>
      <w:r>
        <w:t xml:space="preserve">Table </w:t>
      </w:r>
      <w:r w:rsidR="00835B73">
        <w:t>3 Product</w:t>
      </w:r>
      <w:r>
        <w:t xml:space="preserve"> Vision</w:t>
      </w:r>
    </w:p>
    <w:p w14:paraId="26108C43" w14:textId="77777777" w:rsidR="00412DF5" w:rsidRDefault="00412DF5" w:rsidP="00DD49BF">
      <w:pPr>
        <w:ind w:firstLine="698"/>
      </w:pPr>
    </w:p>
    <w:tbl>
      <w:tblPr>
        <w:tblStyle w:val="TableGrid"/>
        <w:tblW w:w="0" w:type="auto"/>
        <w:tblLook w:val="04A0" w:firstRow="1" w:lastRow="0" w:firstColumn="1" w:lastColumn="0" w:noHBand="0" w:noVBand="1"/>
      </w:tblPr>
      <w:tblGrid>
        <w:gridCol w:w="9350"/>
      </w:tblGrid>
      <w:tr w:rsidR="00E96274" w14:paraId="2A88657B" w14:textId="77777777" w:rsidTr="63DC26A2">
        <w:tc>
          <w:tcPr>
            <w:tcW w:w="9350" w:type="dxa"/>
          </w:tcPr>
          <w:p w14:paraId="2AC6DFE7" w14:textId="328F406F" w:rsidR="00E96274" w:rsidRPr="004B58E8" w:rsidRDefault="00E96274" w:rsidP="63DC26A2">
            <w:r w:rsidRPr="63DC26A2">
              <w:rPr>
                <w:b/>
                <w:bCs/>
                <w:sz w:val="24"/>
                <w:szCs w:val="24"/>
              </w:rPr>
              <w:t xml:space="preserve">For:  </w:t>
            </w:r>
            <w:r>
              <w:t xml:space="preserve">Megaion </w:t>
            </w:r>
            <w:r w:rsidR="67B4E8E9">
              <w:t>Inventory and logstics</w:t>
            </w:r>
          </w:p>
        </w:tc>
      </w:tr>
      <w:tr w:rsidR="00E96274" w14:paraId="083EB040" w14:textId="77777777" w:rsidTr="63DC26A2">
        <w:tc>
          <w:tcPr>
            <w:tcW w:w="9350" w:type="dxa"/>
          </w:tcPr>
          <w:p w14:paraId="4DA9DAE0" w14:textId="77777777" w:rsidR="00E96274" w:rsidRPr="004B58E8" w:rsidRDefault="00E96274">
            <w:pPr>
              <w:rPr>
                <w:b/>
                <w:bCs/>
              </w:rPr>
            </w:pPr>
            <w:r w:rsidRPr="004B58E8">
              <w:rPr>
                <w:b/>
                <w:bCs/>
              </w:rPr>
              <w:t>Who</w:t>
            </w:r>
            <w:r w:rsidRPr="004B58E8">
              <w:t xml:space="preserve">:  </w:t>
            </w:r>
            <w:r>
              <w:t>H</w:t>
            </w:r>
            <w:r w:rsidRPr="004B58E8">
              <w:t>as the responsibility for monitoring the inventory and determining whether the equipment is for delivery, demo, or just inventory</w:t>
            </w:r>
          </w:p>
        </w:tc>
      </w:tr>
      <w:tr w:rsidR="00E96274" w14:paraId="51F5A849" w14:textId="77777777" w:rsidTr="63DC26A2">
        <w:tc>
          <w:tcPr>
            <w:tcW w:w="9350" w:type="dxa"/>
          </w:tcPr>
          <w:p w14:paraId="67FC37CD" w14:textId="5921A835" w:rsidR="00E96274" w:rsidRPr="004B58E8" w:rsidRDefault="00E96274">
            <w:r w:rsidRPr="004B58E8">
              <w:rPr>
                <w:b/>
                <w:bCs/>
              </w:rPr>
              <w:t>The:</w:t>
            </w:r>
            <w:r w:rsidR="007973F6">
              <w:rPr>
                <w:b/>
                <w:bCs/>
              </w:rPr>
              <w:t xml:space="preserve">  </w:t>
            </w:r>
            <w:r w:rsidRPr="004B58E8">
              <w:t xml:space="preserve">DHAN </w:t>
            </w:r>
            <w:r w:rsidR="13DD4B5C">
              <w:t>System</w:t>
            </w:r>
          </w:p>
        </w:tc>
      </w:tr>
      <w:tr w:rsidR="00E96274" w14:paraId="0AA97954" w14:textId="77777777" w:rsidTr="63DC26A2">
        <w:tc>
          <w:tcPr>
            <w:tcW w:w="9350" w:type="dxa"/>
          </w:tcPr>
          <w:p w14:paraId="5845D92D" w14:textId="242BF73F" w:rsidR="00E96274" w:rsidRPr="004B58E8" w:rsidRDefault="16F9B18D">
            <w:r w:rsidRPr="4E3F49D8">
              <w:rPr>
                <w:b/>
                <w:bCs/>
              </w:rPr>
              <w:t xml:space="preserve">That:  </w:t>
            </w:r>
            <w:r>
              <w:t xml:space="preserve"> Monitors the inventory</w:t>
            </w:r>
            <w:r w:rsidR="0F16F3DD">
              <w:t>,</w:t>
            </w:r>
            <w:r>
              <w:t xml:space="preserve"> has a </w:t>
            </w:r>
            <w:r w:rsidR="004B79AA">
              <w:t>supply chain management system</w:t>
            </w:r>
            <w:r w:rsidR="36221A3D">
              <w:t>,</w:t>
            </w:r>
            <w:r w:rsidR="4E078625">
              <w:t xml:space="preserve"> </w:t>
            </w:r>
            <w:r>
              <w:t>a barcode s</w:t>
            </w:r>
            <w:r w:rsidR="168247DE">
              <w:t>canning</w:t>
            </w:r>
            <w:r>
              <w:t xml:space="preserve"> and ai</w:t>
            </w:r>
            <w:r w:rsidR="7E9F64ED">
              <w:t xml:space="preserve"> feature</w:t>
            </w:r>
          </w:p>
        </w:tc>
      </w:tr>
      <w:tr w:rsidR="00E96274" w14:paraId="79D6B9D8" w14:textId="77777777" w:rsidTr="63DC26A2">
        <w:tc>
          <w:tcPr>
            <w:tcW w:w="9350" w:type="dxa"/>
          </w:tcPr>
          <w:p w14:paraId="22A04729" w14:textId="224A1E2F" w:rsidR="00E96274" w:rsidRPr="004B58E8" w:rsidRDefault="16F9B18D">
            <w:r w:rsidRPr="4E3F49D8">
              <w:rPr>
                <w:b/>
                <w:bCs/>
              </w:rPr>
              <w:t xml:space="preserve">Unlike:  </w:t>
            </w:r>
            <w:r>
              <w:t xml:space="preserve"> The </w:t>
            </w:r>
            <w:r w:rsidR="77F67E39">
              <w:t>traditional method</w:t>
            </w:r>
            <w:r>
              <w:t xml:space="preserve"> for them to use</w:t>
            </w:r>
            <w:r w:rsidR="3C35D8C2">
              <w:t xml:space="preserve"> pen and paper and</w:t>
            </w:r>
            <w:r>
              <w:t xml:space="preserve"> google sheets </w:t>
            </w:r>
            <w:r w:rsidR="0B893841">
              <w:t>before</w:t>
            </w:r>
            <w:r>
              <w:t xml:space="preserve"> </w:t>
            </w:r>
            <w:r w:rsidR="4E681EB5">
              <w:t>putting</w:t>
            </w:r>
            <w:r>
              <w:t xml:space="preserve"> </w:t>
            </w:r>
            <w:r w:rsidR="348F7B17">
              <w:t>it</w:t>
            </w:r>
            <w:r>
              <w:t xml:space="preserve"> in excel</w:t>
            </w:r>
            <w:r w:rsidR="7C2C3263">
              <w:t>.</w:t>
            </w:r>
          </w:p>
        </w:tc>
      </w:tr>
      <w:tr w:rsidR="00E96274" w14:paraId="6F5D0CCF" w14:textId="77777777" w:rsidTr="63DC26A2">
        <w:tc>
          <w:tcPr>
            <w:tcW w:w="9350" w:type="dxa"/>
          </w:tcPr>
          <w:p w14:paraId="3DA49E63" w14:textId="77777777" w:rsidR="00E96274" w:rsidRPr="004B58E8" w:rsidRDefault="00E96274">
            <w:r w:rsidRPr="004B58E8">
              <w:rPr>
                <w:b/>
                <w:bCs/>
              </w:rPr>
              <w:t>Our:</w:t>
            </w:r>
            <w:r>
              <w:rPr>
                <w:b/>
                <w:bCs/>
              </w:rPr>
              <w:t xml:space="preserve">  </w:t>
            </w:r>
            <w:r w:rsidRPr="004B58E8">
              <w:t>Inventory system will be more efficient and less time consuming for the user</w:t>
            </w:r>
          </w:p>
        </w:tc>
      </w:tr>
    </w:tbl>
    <w:p w14:paraId="5FC16106" w14:textId="77777777" w:rsidR="00E96274" w:rsidRDefault="00E96274" w:rsidP="00E96274"/>
    <w:p w14:paraId="62C1F74A" w14:textId="41601050" w:rsidR="007834E3" w:rsidRDefault="007834E3" w:rsidP="7BB1F9E2">
      <w:pPr>
        <w:pStyle w:val="Heading2"/>
        <w:ind w:firstLine="698"/>
      </w:pPr>
    </w:p>
    <w:p w14:paraId="77FE357B" w14:textId="391D1C0C" w:rsidR="007834E3" w:rsidRDefault="007834E3" w:rsidP="4E3F49D8"/>
    <w:p w14:paraId="53CDAF47" w14:textId="0E5B2854" w:rsidR="007834E3" w:rsidRDefault="007834E3" w:rsidP="4E3F49D8"/>
    <w:p w14:paraId="45C717F0" w14:textId="2C16818B" w:rsidR="007834E3" w:rsidRDefault="007834E3" w:rsidP="4E3F49D8"/>
    <w:p w14:paraId="07B8C6AF" w14:textId="402E68D6" w:rsidR="007834E3" w:rsidRDefault="007834E3" w:rsidP="4E3F49D8"/>
    <w:p w14:paraId="3C72F4A9" w14:textId="09046D29" w:rsidR="007834E3" w:rsidRDefault="007834E3" w:rsidP="4E3F49D8"/>
    <w:p w14:paraId="769C84FB" w14:textId="7A6E401D" w:rsidR="007834E3" w:rsidRDefault="007834E3" w:rsidP="4E3F49D8"/>
    <w:p w14:paraId="2E368BEF" w14:textId="6EC8535C" w:rsidR="007834E3" w:rsidRDefault="007834E3" w:rsidP="4E3F49D8"/>
    <w:p w14:paraId="24313B7C" w14:textId="05CC45B4" w:rsidR="007834E3" w:rsidRDefault="007834E3" w:rsidP="4E3F49D8"/>
    <w:p w14:paraId="7766845B" w14:textId="076EEA9F" w:rsidR="007834E3" w:rsidRDefault="007834E3" w:rsidP="4E3F49D8"/>
    <w:p w14:paraId="06C043CA" w14:textId="366924A6" w:rsidR="007834E3" w:rsidRDefault="007834E3" w:rsidP="4E3F49D8"/>
    <w:p w14:paraId="4558209B" w14:textId="7AB81DD3" w:rsidR="007834E3" w:rsidRDefault="007834E3" w:rsidP="4E3F49D8"/>
    <w:p w14:paraId="40135338" w14:textId="48F2AF40" w:rsidR="007834E3" w:rsidRDefault="007834E3" w:rsidP="4E3F49D8"/>
    <w:p w14:paraId="100C8272" w14:textId="6DCDEF7E" w:rsidR="007834E3" w:rsidRDefault="004D78CA" w:rsidP="7BB1F9E2">
      <w:pPr>
        <w:pStyle w:val="Heading2"/>
        <w:ind w:firstLine="698"/>
      </w:pPr>
      <w:bookmarkStart w:id="58" w:name="_Toc1413318229"/>
      <w:bookmarkStart w:id="59" w:name="_Toc2147025625"/>
      <w:r>
        <w:t xml:space="preserve">4.4 </w:t>
      </w:r>
      <w:r>
        <w:tab/>
      </w:r>
      <w:r w:rsidR="00D71154">
        <w:t>Technology</w:t>
      </w:r>
      <w:r w:rsidR="007834E3">
        <w:t xml:space="preserve"> </w:t>
      </w:r>
      <w:r w:rsidR="002323CB">
        <w:t>Specifications</w:t>
      </w:r>
      <w:bookmarkEnd w:id="58"/>
      <w:bookmarkEnd w:id="59"/>
    </w:p>
    <w:p w14:paraId="4445B335" w14:textId="249E4C67" w:rsidR="7626D0F0" w:rsidRDefault="7626D0F0" w:rsidP="7626D0F0">
      <w:pPr>
        <w:ind w:firstLine="698"/>
      </w:pPr>
    </w:p>
    <w:p w14:paraId="52DB321C" w14:textId="495E1E1A" w:rsidR="0A961EE8" w:rsidRDefault="0A961EE8" w:rsidP="4E3F49D8">
      <w:pPr>
        <w:spacing w:line="480" w:lineRule="auto"/>
        <w:ind w:firstLine="698"/>
      </w:pPr>
      <w:r>
        <w:t xml:space="preserve">   </w:t>
      </w:r>
      <w:r w:rsidR="54CD9523">
        <w:t xml:space="preserve">The project will be used as a tool that will only focus on the client’s needs. Moreover, the team proposed </w:t>
      </w:r>
      <w:r w:rsidR="7FDD7E30">
        <w:t xml:space="preserve">to create an inventory system that will solve the client’s </w:t>
      </w:r>
      <w:r w:rsidR="46B0651C">
        <w:t xml:space="preserve">problems. </w:t>
      </w:r>
      <w:r w:rsidR="3D43F361">
        <w:t>This system will use barcode scanning to see if an item is for demonstration or for delivery. For now, the developers plan to develop the project using HTML, CSS, JS</w:t>
      </w:r>
      <w:r w:rsidR="1FA4FC42">
        <w:t xml:space="preserve">, SQL, </w:t>
      </w:r>
      <w:r w:rsidR="006F7A36">
        <w:t>PHP, PYTHON,</w:t>
      </w:r>
      <w:r w:rsidR="1FA4FC42">
        <w:t xml:space="preserve"> </w:t>
      </w:r>
      <w:r w:rsidR="0031707F">
        <w:t>Visual studio</w:t>
      </w:r>
      <w:r w:rsidR="00291BC3">
        <w:t>, Pandas Python</w:t>
      </w:r>
      <w:r w:rsidR="0031707F">
        <w:t xml:space="preserve"> </w:t>
      </w:r>
      <w:r w:rsidR="1FA4FC42">
        <w:t xml:space="preserve">and </w:t>
      </w:r>
      <w:r w:rsidR="770A50EA">
        <w:t>AdminLTE</w:t>
      </w:r>
      <w:r w:rsidR="1FA4FC42">
        <w:t>.</w:t>
      </w:r>
      <w:r w:rsidR="25009CD7">
        <w:t xml:space="preserve"> Initially, the project will be developed </w:t>
      </w:r>
      <w:r w:rsidR="1BAAAAD4">
        <w:t>to address the client’s current needs. In future development, more features would be added such as</w:t>
      </w:r>
      <w:r w:rsidR="13FEC720">
        <w:t xml:space="preserve"> </w:t>
      </w:r>
      <w:r w:rsidR="1BAAAAD4">
        <w:t>AI,</w:t>
      </w:r>
      <w:r w:rsidR="73D3A833">
        <w:t xml:space="preserve"> </w:t>
      </w:r>
      <w:r w:rsidR="5548A24E">
        <w:t>invoice printing</w:t>
      </w:r>
      <w:r w:rsidR="1BAAAAD4">
        <w:t>,</w:t>
      </w:r>
      <w:r w:rsidR="01BC3A33">
        <w:t xml:space="preserve"> order management screen,</w:t>
      </w:r>
      <w:r w:rsidR="1BAAAAD4">
        <w:t xml:space="preserve"> </w:t>
      </w:r>
      <w:r w:rsidR="79607A0D">
        <w:t xml:space="preserve">and improved notification systems. Lastly, the system will </w:t>
      </w:r>
      <w:r w:rsidR="3A7CD702">
        <w:t xml:space="preserve">have a customizable dashboard wherein you can access data insights that can be exported into detailed reports. </w:t>
      </w:r>
    </w:p>
    <w:p w14:paraId="074FDECF" w14:textId="3D9D4E47" w:rsidR="493F1726" w:rsidRDefault="493F1726" w:rsidP="4E3F49D8">
      <w:pPr>
        <w:spacing w:line="480" w:lineRule="auto"/>
        <w:ind w:firstLine="698"/>
      </w:pPr>
    </w:p>
    <w:p w14:paraId="537C70BD" w14:textId="3BAC9CB1" w:rsidR="00052C30" w:rsidRDefault="00052C30" w:rsidP="4E3F49D8">
      <w:pPr>
        <w:spacing w:line="480" w:lineRule="auto"/>
        <w:ind w:firstLine="698"/>
      </w:pPr>
      <w:r>
        <w:t>Pandas is a Python library designed for data manipulation and analysis. It offers fast and flexible data structures like Series and DataFrame, similar to tables in databases, for handling large datasets. Pandas supports operations such as data alignment, handling missing data, and reshaping datasets. Accurate demand forecasting is crucial for optimizing inventory levels in supply chain management, preventing overstock or stockout situations. By analyzing historical data, industry trends, and consumer behavior, organizations can enhance forecasting accuracy. Python provides libraries for statistical operations, data visualization, and predictive modeling, aiding in informed decision-making for inventory management​</w:t>
      </w:r>
      <w:r w:rsidR="005F7459">
        <w:t>.</w:t>
      </w:r>
    </w:p>
    <w:p w14:paraId="5DD9818F" w14:textId="25E17688" w:rsidR="5DDA5966" w:rsidRDefault="5DDA5966" w:rsidP="5DDA5966">
      <w:pPr>
        <w:spacing w:line="480" w:lineRule="auto"/>
        <w:ind w:firstLine="698"/>
      </w:pPr>
    </w:p>
    <w:p w14:paraId="01023C25" w14:textId="7CAE9A10" w:rsidR="5DDA5966" w:rsidRDefault="5DDA5966" w:rsidP="5DDA5966">
      <w:pPr>
        <w:spacing w:line="480" w:lineRule="auto"/>
        <w:ind w:firstLine="698"/>
      </w:pPr>
    </w:p>
    <w:p w14:paraId="5C6E31A1" w14:textId="5CBF6DE6" w:rsidR="5DDA5966" w:rsidRDefault="5DDA5966" w:rsidP="5DDA5966">
      <w:pPr>
        <w:spacing w:line="480" w:lineRule="auto"/>
        <w:ind w:firstLine="698"/>
      </w:pPr>
    </w:p>
    <w:p w14:paraId="3BAD4DB0" w14:textId="7EDE87D2" w:rsidR="5DDA5966" w:rsidRDefault="5DDA5966" w:rsidP="5DDA5966">
      <w:pPr>
        <w:spacing w:line="480" w:lineRule="auto"/>
        <w:ind w:firstLine="698"/>
      </w:pPr>
    </w:p>
    <w:p w14:paraId="03223E00" w14:textId="7C9F65A3" w:rsidR="5DDA5966" w:rsidRDefault="62ACA737" w:rsidP="5DDA5966">
      <w:pPr>
        <w:spacing w:line="480" w:lineRule="auto"/>
        <w:ind w:firstLine="698"/>
      </w:pPr>
      <w:r>
        <w:t>The system will also make use of  PubNub  for real-time item tracking. In order to deliver current information on the location and status of things, PubNub provides real-time messaging and data streaming features. By ensuring that all parties involved have access to the most recent information, better decision-making and more effective operations are made possible.</w:t>
      </w:r>
    </w:p>
    <w:p w14:paraId="6D3E8B06" w14:textId="7C323CED" w:rsidR="0A961EE8" w:rsidRDefault="0A961EE8" w:rsidP="7626D0F0">
      <w:pPr>
        <w:ind w:firstLine="698"/>
      </w:pPr>
    </w:p>
    <w:p w14:paraId="3D522D13" w14:textId="79FB9C17" w:rsidR="0A961EE8" w:rsidRDefault="18A694EF" w:rsidP="2DA7A47D">
      <w:r>
        <w:t xml:space="preserve">The following is the category and specifications needed to develop the project: </w:t>
      </w:r>
    </w:p>
    <w:p w14:paraId="3FFD9887" w14:textId="77777777" w:rsidR="00E2593F" w:rsidRPr="00D869F9" w:rsidRDefault="00E2593F" w:rsidP="00E2593F"/>
    <w:p w14:paraId="7ED13C65" w14:textId="62BE4F28" w:rsidR="00E2593F" w:rsidRDefault="00E2593F" w:rsidP="00E2593F">
      <w:pPr>
        <w:pStyle w:val="Caption"/>
        <w:keepNext/>
      </w:pPr>
      <w:r>
        <w:t>Table 4 List of Category and Specifications</w:t>
      </w:r>
    </w:p>
    <w:p w14:paraId="3E76014D" w14:textId="7BFE7ADC" w:rsidR="2DA7A47D" w:rsidRDefault="2DA7A47D" w:rsidP="2DA7A47D"/>
    <w:tbl>
      <w:tblPr>
        <w:tblStyle w:val="TableGrid"/>
        <w:tblW w:w="0" w:type="auto"/>
        <w:tblLayout w:type="fixed"/>
        <w:tblLook w:val="06A0" w:firstRow="1" w:lastRow="0" w:firstColumn="1" w:lastColumn="0" w:noHBand="1" w:noVBand="1"/>
      </w:tblPr>
      <w:tblGrid>
        <w:gridCol w:w="4680"/>
        <w:gridCol w:w="4680"/>
      </w:tblGrid>
      <w:tr w:rsidR="2DA7A47D" w14:paraId="3DC7FC28" w14:textId="77777777" w:rsidTr="2DA7A47D">
        <w:trPr>
          <w:trHeight w:val="300"/>
        </w:trPr>
        <w:tc>
          <w:tcPr>
            <w:tcW w:w="4680" w:type="dxa"/>
          </w:tcPr>
          <w:p w14:paraId="540F65BA" w14:textId="507CFF30" w:rsidR="57EAB948" w:rsidRDefault="57EAB948" w:rsidP="2DA7A47D">
            <w:r>
              <w:t>Category</w:t>
            </w:r>
          </w:p>
        </w:tc>
        <w:tc>
          <w:tcPr>
            <w:tcW w:w="4680" w:type="dxa"/>
          </w:tcPr>
          <w:p w14:paraId="5C61C186" w14:textId="6669ABC2" w:rsidR="57EAB948" w:rsidRDefault="57EAB948" w:rsidP="2DA7A47D">
            <w:r>
              <w:t>Specifications</w:t>
            </w:r>
          </w:p>
        </w:tc>
      </w:tr>
      <w:tr w:rsidR="2DA7A47D" w14:paraId="5BFFDA9F" w14:textId="77777777" w:rsidTr="2DA7A47D">
        <w:trPr>
          <w:trHeight w:val="300"/>
        </w:trPr>
        <w:tc>
          <w:tcPr>
            <w:tcW w:w="4680" w:type="dxa"/>
          </w:tcPr>
          <w:p w14:paraId="7BBF5792" w14:textId="2DC30575" w:rsidR="57EAB948" w:rsidRDefault="57EAB948" w:rsidP="2DA7A47D">
            <w:r>
              <w:t>Hardware</w:t>
            </w:r>
          </w:p>
        </w:tc>
        <w:tc>
          <w:tcPr>
            <w:tcW w:w="4680" w:type="dxa"/>
          </w:tcPr>
          <w:p w14:paraId="575797E3" w14:textId="29C76BE8" w:rsidR="57EAB948" w:rsidRDefault="57EAB948" w:rsidP="00BC4784">
            <w:pPr>
              <w:pStyle w:val="ListParagraph"/>
              <w:numPr>
                <w:ilvl w:val="0"/>
                <w:numId w:val="10"/>
              </w:numPr>
            </w:pPr>
            <w:r>
              <w:t>Barcode Scanners</w:t>
            </w:r>
          </w:p>
          <w:p w14:paraId="6E5269B6" w14:textId="3E1C6F3B" w:rsidR="57EAB948" w:rsidRDefault="57EAB948" w:rsidP="00BC4784">
            <w:pPr>
              <w:pStyle w:val="ListParagraph"/>
              <w:numPr>
                <w:ilvl w:val="0"/>
                <w:numId w:val="10"/>
              </w:numPr>
            </w:pPr>
            <w:r>
              <w:t>Computer/Laptop</w:t>
            </w:r>
          </w:p>
          <w:p w14:paraId="4BEC2812" w14:textId="08BDBE89" w:rsidR="009A2A31" w:rsidRDefault="57EAB948" w:rsidP="00BC4784">
            <w:pPr>
              <w:pStyle w:val="ListParagraph"/>
              <w:numPr>
                <w:ilvl w:val="0"/>
                <w:numId w:val="10"/>
              </w:numPr>
            </w:pPr>
            <w:r>
              <w:t>Router</w:t>
            </w:r>
          </w:p>
          <w:p w14:paraId="178172B4" w14:textId="75D97A9C" w:rsidR="009A2A31" w:rsidRDefault="009A2A31" w:rsidP="1AA9460A">
            <w:pPr>
              <w:pStyle w:val="ListParagraph"/>
            </w:pPr>
          </w:p>
          <w:p w14:paraId="78680F25" w14:textId="77777777" w:rsidR="009A2A31" w:rsidRDefault="009A2A31" w:rsidP="1AA9460A">
            <w:pPr>
              <w:pStyle w:val="ListParagraph"/>
            </w:pPr>
          </w:p>
          <w:p w14:paraId="46BAD2E4" w14:textId="1B5046D2" w:rsidR="007E4F06" w:rsidRDefault="007E4F06" w:rsidP="00FF159F">
            <w:pPr>
              <w:pStyle w:val="ListParagraph"/>
            </w:pPr>
          </w:p>
        </w:tc>
      </w:tr>
      <w:tr w:rsidR="2DA7A47D" w14:paraId="0CAD03D6" w14:textId="77777777" w:rsidTr="2DA7A47D">
        <w:trPr>
          <w:trHeight w:val="300"/>
        </w:trPr>
        <w:tc>
          <w:tcPr>
            <w:tcW w:w="4680" w:type="dxa"/>
          </w:tcPr>
          <w:p w14:paraId="27527235" w14:textId="0EE48BC5" w:rsidR="0BFAE04E" w:rsidRDefault="0BFAE04E" w:rsidP="2DA7A47D">
            <w:r>
              <w:t>Software</w:t>
            </w:r>
          </w:p>
        </w:tc>
        <w:tc>
          <w:tcPr>
            <w:tcW w:w="4680" w:type="dxa"/>
          </w:tcPr>
          <w:p w14:paraId="47D8AB77" w14:textId="72746D91" w:rsidR="2A378976" w:rsidRDefault="2A378976" w:rsidP="00BC4784">
            <w:pPr>
              <w:pStyle w:val="ListParagraph"/>
              <w:numPr>
                <w:ilvl w:val="0"/>
                <w:numId w:val="9"/>
              </w:numPr>
              <w:spacing w:line="259" w:lineRule="auto"/>
            </w:pPr>
            <w:r>
              <w:t>MySQL</w:t>
            </w:r>
          </w:p>
          <w:p w14:paraId="7E34E28A" w14:textId="5B6DBDCB" w:rsidR="73CC8678" w:rsidRDefault="73CC8678" w:rsidP="00BC4784">
            <w:pPr>
              <w:pStyle w:val="ListParagraph"/>
              <w:numPr>
                <w:ilvl w:val="0"/>
                <w:numId w:val="9"/>
              </w:numPr>
              <w:spacing w:line="259" w:lineRule="auto"/>
            </w:pPr>
            <w:r>
              <w:t>AdminLTE</w:t>
            </w:r>
          </w:p>
          <w:p w14:paraId="65C36306" w14:textId="3FD8D03B" w:rsidR="00694697" w:rsidRDefault="00694697" w:rsidP="00BC4784">
            <w:pPr>
              <w:pStyle w:val="ListParagraph"/>
              <w:numPr>
                <w:ilvl w:val="0"/>
                <w:numId w:val="9"/>
              </w:numPr>
              <w:spacing w:line="259" w:lineRule="auto"/>
            </w:pPr>
            <w:r>
              <w:t xml:space="preserve">Visual studio </w:t>
            </w:r>
          </w:p>
          <w:p w14:paraId="275C07D8" w14:textId="1D8D8E1C" w:rsidR="4505DEB1" w:rsidRDefault="59378876" w:rsidP="00BC4784">
            <w:pPr>
              <w:pStyle w:val="ListParagraph"/>
              <w:numPr>
                <w:ilvl w:val="0"/>
                <w:numId w:val="9"/>
              </w:numPr>
              <w:spacing w:line="259" w:lineRule="auto"/>
            </w:pPr>
            <w:r>
              <w:t>Python Panda</w:t>
            </w:r>
          </w:p>
          <w:p w14:paraId="454E7993" w14:textId="24155772" w:rsidR="60EEED37" w:rsidRDefault="60EEED37" w:rsidP="00BC4784">
            <w:pPr>
              <w:pStyle w:val="ListParagraph"/>
              <w:numPr>
                <w:ilvl w:val="0"/>
                <w:numId w:val="9"/>
              </w:numPr>
              <w:spacing w:line="259" w:lineRule="auto"/>
            </w:pPr>
            <w:r>
              <w:t>PubNub</w:t>
            </w:r>
          </w:p>
          <w:p w14:paraId="05D80365" w14:textId="3FD5C1CF" w:rsidR="7014547F" w:rsidRDefault="40DB0AB6" w:rsidP="00BC4784">
            <w:pPr>
              <w:pStyle w:val="ListParagraph"/>
              <w:numPr>
                <w:ilvl w:val="0"/>
                <w:numId w:val="9"/>
              </w:numPr>
              <w:spacing w:line="259" w:lineRule="auto"/>
            </w:pPr>
            <w:r>
              <w:t>JavaScript</w:t>
            </w:r>
          </w:p>
          <w:p w14:paraId="6EA08C1E" w14:textId="09DC32F7" w:rsidR="2DA7A47D" w:rsidRDefault="2DA7A47D" w:rsidP="2DA7A47D"/>
        </w:tc>
      </w:tr>
      <w:tr w:rsidR="2DA7A47D" w14:paraId="024992AB" w14:textId="77777777" w:rsidTr="2DA7A47D">
        <w:trPr>
          <w:trHeight w:val="300"/>
        </w:trPr>
        <w:tc>
          <w:tcPr>
            <w:tcW w:w="4680" w:type="dxa"/>
          </w:tcPr>
          <w:p w14:paraId="023AEC98" w14:textId="07C09E2E" w:rsidR="2DAAA5CB" w:rsidRDefault="2DAAA5CB" w:rsidP="2DA7A47D">
            <w:r>
              <w:t>Peopleware</w:t>
            </w:r>
          </w:p>
        </w:tc>
        <w:tc>
          <w:tcPr>
            <w:tcW w:w="4680" w:type="dxa"/>
          </w:tcPr>
          <w:p w14:paraId="67A2477E" w14:textId="3E056F90" w:rsidR="2DAAA5CB" w:rsidRDefault="2DAAA5CB" w:rsidP="00BC4784">
            <w:pPr>
              <w:pStyle w:val="ListParagraph"/>
              <w:numPr>
                <w:ilvl w:val="0"/>
                <w:numId w:val="8"/>
              </w:numPr>
            </w:pPr>
            <w:r>
              <w:t>Project Members</w:t>
            </w:r>
          </w:p>
          <w:p w14:paraId="434A2DFF" w14:textId="6B62C0DD" w:rsidR="2DAAA5CB" w:rsidRDefault="2DAAA5CB" w:rsidP="00BC4784">
            <w:pPr>
              <w:pStyle w:val="ListParagraph"/>
              <w:numPr>
                <w:ilvl w:val="0"/>
                <w:numId w:val="8"/>
              </w:numPr>
            </w:pPr>
            <w:r>
              <w:t>Project Adviser</w:t>
            </w:r>
          </w:p>
          <w:p w14:paraId="12DE0118" w14:textId="63FF0F5A" w:rsidR="2DAAA5CB" w:rsidRDefault="2DAAA5CB" w:rsidP="00BC4784">
            <w:pPr>
              <w:pStyle w:val="ListParagraph"/>
              <w:numPr>
                <w:ilvl w:val="0"/>
                <w:numId w:val="8"/>
              </w:numPr>
            </w:pPr>
            <w:r>
              <w:t>Project Consultant</w:t>
            </w:r>
          </w:p>
          <w:p w14:paraId="65511013" w14:textId="7CD2C0FB" w:rsidR="2DAAA5CB" w:rsidRDefault="2DAAA5CB" w:rsidP="00BC4784">
            <w:pPr>
              <w:pStyle w:val="ListParagraph"/>
              <w:numPr>
                <w:ilvl w:val="0"/>
                <w:numId w:val="8"/>
              </w:numPr>
            </w:pPr>
            <w:r>
              <w:t>Client</w:t>
            </w:r>
          </w:p>
        </w:tc>
      </w:tr>
      <w:tr w:rsidR="2DA7A47D" w14:paraId="0B71510C" w14:textId="77777777" w:rsidTr="2DA7A47D">
        <w:trPr>
          <w:trHeight w:val="300"/>
        </w:trPr>
        <w:tc>
          <w:tcPr>
            <w:tcW w:w="4680" w:type="dxa"/>
          </w:tcPr>
          <w:p w14:paraId="2082F790" w14:textId="729B81DA" w:rsidR="2DAAA5CB" w:rsidRDefault="2DAAA5CB" w:rsidP="2DA7A47D">
            <w:r>
              <w:t>Network</w:t>
            </w:r>
          </w:p>
        </w:tc>
        <w:tc>
          <w:tcPr>
            <w:tcW w:w="4680" w:type="dxa"/>
          </w:tcPr>
          <w:p w14:paraId="0B185A9E" w14:textId="50F6B5D7" w:rsidR="22C60978" w:rsidRDefault="7FE9B182" w:rsidP="00BC4784">
            <w:pPr>
              <w:pStyle w:val="ListParagraph"/>
              <w:numPr>
                <w:ilvl w:val="0"/>
                <w:numId w:val="7"/>
              </w:numPr>
              <w:spacing w:line="259" w:lineRule="auto"/>
            </w:pPr>
            <w:r>
              <w:t>Wide Area Network (WAN)</w:t>
            </w:r>
          </w:p>
        </w:tc>
      </w:tr>
    </w:tbl>
    <w:p w14:paraId="1F4A9D7F" w14:textId="1115DE55" w:rsidR="00D108A5" w:rsidRDefault="00D108A5" w:rsidP="3BA3E87D">
      <w:pPr>
        <w:pStyle w:val="Heading2"/>
        <w:ind w:firstLine="698"/>
      </w:pPr>
    </w:p>
    <w:p w14:paraId="7FA3D9C4" w14:textId="1B3BDC59" w:rsidR="00D108A5" w:rsidRDefault="00D108A5" w:rsidP="7420B799">
      <w:pPr>
        <w:pStyle w:val="Heading2"/>
      </w:pPr>
    </w:p>
    <w:p w14:paraId="675DE725" w14:textId="77777777" w:rsidR="00807A95" w:rsidRDefault="00807A95" w:rsidP="00807A95"/>
    <w:p w14:paraId="57C9479C" w14:textId="436E33DB" w:rsidR="4E3F49D8" w:rsidRDefault="4E3F49D8" w:rsidP="4E3F49D8">
      <w:pPr>
        <w:pStyle w:val="Heading2"/>
      </w:pPr>
    </w:p>
    <w:p w14:paraId="117DF781" w14:textId="3F2988A6" w:rsidR="4E3F49D8" w:rsidRDefault="4E3F49D8" w:rsidP="4E3F49D8"/>
    <w:p w14:paraId="6BE92B93" w14:textId="6B55AADD" w:rsidR="4E3F49D8" w:rsidRDefault="4E3F49D8" w:rsidP="4E3F49D8"/>
    <w:p w14:paraId="7890B101" w14:textId="312A93CF" w:rsidR="4E3F49D8" w:rsidRDefault="4E3F49D8" w:rsidP="4E3F49D8">
      <w:pPr>
        <w:pStyle w:val="Heading2"/>
      </w:pPr>
    </w:p>
    <w:p w14:paraId="5F88ECE9" w14:textId="7CE598E8" w:rsidR="4E3F49D8" w:rsidRDefault="4E3F49D8" w:rsidP="4E3F49D8"/>
    <w:p w14:paraId="0B17341C" w14:textId="2449A62D" w:rsidR="4E3F49D8" w:rsidRDefault="4E3F49D8" w:rsidP="4E3F49D8"/>
    <w:p w14:paraId="2375F1F8" w14:textId="7D9D8759" w:rsidR="4E3F49D8" w:rsidRDefault="4E3F49D8" w:rsidP="4E3F49D8">
      <w:pPr>
        <w:pStyle w:val="Heading2"/>
      </w:pPr>
    </w:p>
    <w:p w14:paraId="5EB716A5" w14:textId="29744626" w:rsidR="00D108A5" w:rsidRDefault="00836FCF" w:rsidP="00807A95">
      <w:pPr>
        <w:pStyle w:val="Heading2"/>
      </w:pPr>
      <w:bookmarkStart w:id="60" w:name="_Toc1393711717"/>
      <w:bookmarkStart w:id="61" w:name="_Toc1085691337"/>
      <w:r>
        <w:t xml:space="preserve">4.5 </w:t>
      </w:r>
      <w:r>
        <w:tab/>
      </w:r>
      <w:r w:rsidR="00D108A5">
        <w:t>Feasibility</w:t>
      </w:r>
      <w:bookmarkEnd w:id="60"/>
      <w:bookmarkEnd w:id="61"/>
    </w:p>
    <w:p w14:paraId="5D3E4FC3" w14:textId="0ADBE8CC" w:rsidR="00D108A5" w:rsidRDefault="00D108A5" w:rsidP="009F5DB3">
      <w:pPr>
        <w:ind w:left="1440"/>
      </w:pPr>
      <w:bookmarkStart w:id="62" w:name="_1777363223"/>
      <w:bookmarkEnd w:id="62"/>
    </w:p>
    <w:p w14:paraId="0B27FDEA" w14:textId="7D9FD176" w:rsidR="2DA7A47D" w:rsidRDefault="2DA7A47D" w:rsidP="2DA7A47D">
      <w:pPr>
        <w:ind w:left="1440"/>
      </w:pPr>
    </w:p>
    <w:p w14:paraId="66300698" w14:textId="710EC482" w:rsidR="3D885B45" w:rsidRDefault="3D885B45" w:rsidP="2DA7A47D">
      <w:pPr>
        <w:ind w:left="720"/>
      </w:pPr>
      <w:r>
        <w:t>4.5.1 Technical Feasibility</w:t>
      </w:r>
    </w:p>
    <w:p w14:paraId="436D3A0E" w14:textId="22AB52BB" w:rsidR="2DA7A47D" w:rsidRDefault="2DA7A47D" w:rsidP="2DA7A47D">
      <w:pPr>
        <w:ind w:left="720"/>
      </w:pPr>
    </w:p>
    <w:p w14:paraId="6291A13B" w14:textId="1D05F693" w:rsidR="3F5D5F52" w:rsidRDefault="3F5D5F52" w:rsidP="4E3F49D8">
      <w:pPr>
        <w:spacing w:line="480" w:lineRule="auto"/>
        <w:ind w:left="720"/>
      </w:pPr>
      <w:r>
        <w:t xml:space="preserve">   </w:t>
      </w:r>
      <w:r w:rsidR="6CA9539D">
        <w:t xml:space="preserve">  The project will be implemented with tools that can increase the system's efficiency.</w:t>
      </w:r>
      <w:r w:rsidR="24352FC2">
        <w:t xml:space="preserve"> </w:t>
      </w:r>
      <w:r w:rsidR="535657B0">
        <w:t xml:space="preserve">The project’s compiler will be VS code with JavaScript and PHP as it’s main language. </w:t>
      </w:r>
      <w:r w:rsidR="473E3D74">
        <w:t>With JavaScript, there would be a lot of libraries that can be used e.g (</w:t>
      </w:r>
      <w:r w:rsidR="1355F4BD">
        <w:t xml:space="preserve">jQuery, MorrisJS, ChartJS) </w:t>
      </w:r>
      <w:r w:rsidR="597D6616">
        <w:t>to increase the functionality of the system.</w:t>
      </w:r>
      <w:r w:rsidR="5D04973C">
        <w:t xml:space="preserve"> AdminLTE would also be used because it is made for creating admin panels, </w:t>
      </w:r>
      <w:r w:rsidR="0B3D62CD">
        <w:t xml:space="preserve">dashboards, and back-end user interfaces. </w:t>
      </w:r>
      <w:r w:rsidR="597D6616">
        <w:t xml:space="preserve"> All</w:t>
      </w:r>
      <w:r w:rsidR="266E40A9">
        <w:t xml:space="preserve"> of</w:t>
      </w:r>
      <w:r w:rsidR="597D6616">
        <w:t xml:space="preserve"> the tools given would be used to develop the system.</w:t>
      </w:r>
    </w:p>
    <w:p w14:paraId="582EE1FE" w14:textId="4A53452C" w:rsidR="2DA7A47D" w:rsidRDefault="2DA7A47D" w:rsidP="4E3F49D8">
      <w:pPr>
        <w:spacing w:line="480" w:lineRule="auto"/>
        <w:ind w:left="720"/>
      </w:pPr>
    </w:p>
    <w:p w14:paraId="2827D5B8" w14:textId="14905827" w:rsidR="14B87A73" w:rsidRDefault="14B87A73" w:rsidP="4E3F49D8">
      <w:pPr>
        <w:spacing w:line="480" w:lineRule="auto"/>
        <w:ind w:left="720"/>
      </w:pPr>
      <w:r>
        <w:t>4.5.2 Market Feasibility</w:t>
      </w:r>
    </w:p>
    <w:p w14:paraId="1F734B9E" w14:textId="7B7AFE01" w:rsidR="6BA22CE4" w:rsidRDefault="76D578BE" w:rsidP="4E3F49D8">
      <w:pPr>
        <w:spacing w:line="480" w:lineRule="auto"/>
        <w:ind w:left="720"/>
      </w:pPr>
      <w:r>
        <w:t xml:space="preserve">        </w:t>
      </w:r>
      <w:r w:rsidR="0313A976">
        <w:t xml:space="preserve">The client’s main problem, which is the monitoring of items that goes in and out of the inventory, </w:t>
      </w:r>
      <w:r w:rsidR="0953F048">
        <w:t>it shows that inefficiency and human errors are the main concern.</w:t>
      </w:r>
      <w:r w:rsidR="0313A976">
        <w:t xml:space="preserve"> </w:t>
      </w:r>
      <w:r w:rsidR="0953F048">
        <w:t xml:space="preserve">With this project, </w:t>
      </w:r>
      <w:r w:rsidR="73C51060">
        <w:t>the efficiency</w:t>
      </w:r>
      <w:r w:rsidR="0313A976">
        <w:t xml:space="preserve"> </w:t>
      </w:r>
      <w:r w:rsidR="73C51060">
        <w:t xml:space="preserve">of handling the inventory will surely increase and will reduce human errors. The marketable feasibility </w:t>
      </w:r>
      <w:r w:rsidR="261B53E2">
        <w:t>for the project is to</w:t>
      </w:r>
      <w:r w:rsidR="0313A976">
        <w:t xml:space="preserve"> </w:t>
      </w:r>
      <w:r w:rsidR="261B53E2">
        <w:t>greatly improve the handling of inventory,</w:t>
      </w:r>
      <w:r w:rsidR="0313A976">
        <w:t xml:space="preserve"> </w:t>
      </w:r>
      <w:r w:rsidR="261B53E2">
        <w:t xml:space="preserve">thus helping </w:t>
      </w:r>
      <w:r w:rsidR="000931CB">
        <w:t xml:space="preserve">employees save time and reduce potential errors. Employees can now focus on advertising their products </w:t>
      </w:r>
      <w:r w:rsidR="25593672">
        <w:t xml:space="preserve">and </w:t>
      </w:r>
      <w:r w:rsidR="125CE0F8">
        <w:t>accommodating</w:t>
      </w:r>
      <w:r w:rsidR="25593672">
        <w:t xml:space="preserve"> more customers.</w:t>
      </w:r>
    </w:p>
    <w:p w14:paraId="637262B4" w14:textId="6A8AE305" w:rsidR="77D7368C" w:rsidRDefault="77D7368C" w:rsidP="4E3F49D8">
      <w:pPr>
        <w:spacing w:line="480" w:lineRule="auto"/>
        <w:ind w:left="720"/>
      </w:pPr>
    </w:p>
    <w:p w14:paraId="749EBA41" w14:textId="54260F6B" w:rsidR="4E3F49D8" w:rsidRDefault="4E3F49D8" w:rsidP="4E3F49D8">
      <w:pPr>
        <w:spacing w:line="480" w:lineRule="auto"/>
        <w:ind w:left="720"/>
      </w:pPr>
    </w:p>
    <w:p w14:paraId="31362693" w14:textId="336F2E9E" w:rsidR="0D219CCB" w:rsidRDefault="0D219CCB" w:rsidP="4E3F49D8">
      <w:pPr>
        <w:spacing w:line="480" w:lineRule="auto"/>
        <w:ind w:left="720"/>
      </w:pPr>
      <w:r>
        <w:t>4.5.3 Operational Feasibility</w:t>
      </w:r>
    </w:p>
    <w:p w14:paraId="43AB7E2D" w14:textId="500CEF63" w:rsidR="0C9A8BD3" w:rsidRDefault="79F5C75A" w:rsidP="4E3F49D8">
      <w:pPr>
        <w:spacing w:line="480" w:lineRule="auto"/>
      </w:pPr>
      <w:r>
        <w:t xml:space="preserve">                  The client and its employees fully support and believe that this project will solve their current issues in inventory operations. </w:t>
      </w:r>
      <w:r w:rsidR="49299188">
        <w:t xml:space="preserve">According to the client, there are times they encounter </w:t>
      </w:r>
      <w:r w:rsidR="666717F5">
        <w:t>conflicts</w:t>
      </w:r>
      <w:r w:rsidR="614823C0">
        <w:t xml:space="preserve"> in their inventory due to unorganized excel sheets. This project will help the client</w:t>
      </w:r>
      <w:r w:rsidR="1C9AEF46">
        <w:t xml:space="preserve"> organize their needs by simply downloading excel sheets from sales reports provided by the </w:t>
      </w:r>
      <w:r w:rsidR="40747E95">
        <w:t>system</w:t>
      </w:r>
      <w:r w:rsidR="1C9AEF46">
        <w:t>. Furthermore, the developers will provide a tutorial to the employees on how to use the system.</w:t>
      </w:r>
      <w:r w:rsidR="70EA7F49">
        <w:t xml:space="preserve"> The group will be open to any suggestions the client gives to improve the user-friendliness of the said system.</w:t>
      </w:r>
      <w:r w:rsidR="1C9AEF46">
        <w:t xml:space="preserve"> </w:t>
      </w:r>
      <w:r w:rsidR="614823C0">
        <w:t xml:space="preserve"> </w:t>
      </w:r>
    </w:p>
    <w:p w14:paraId="484338A2" w14:textId="4F06C76C" w:rsidR="2A64178B" w:rsidRDefault="2A64178B" w:rsidP="2588A2B4">
      <w:pPr>
        <w:ind w:left="720"/>
      </w:pPr>
    </w:p>
    <w:p w14:paraId="72C730CF" w14:textId="1BAB80E4" w:rsidR="4E3F49D8" w:rsidRDefault="4E3F49D8" w:rsidP="4E3F49D8"/>
    <w:p w14:paraId="781C6863" w14:textId="1160C682" w:rsidR="4E3F49D8" w:rsidRDefault="4E3F49D8" w:rsidP="4E3F49D8"/>
    <w:p w14:paraId="430E1BA7" w14:textId="7BF943E3" w:rsidR="4E3F49D8" w:rsidRDefault="4E3F49D8" w:rsidP="4E3F49D8"/>
    <w:p w14:paraId="17D4B295" w14:textId="62A5F1C1" w:rsidR="4E3F49D8" w:rsidRDefault="4E3F49D8" w:rsidP="4E3F49D8"/>
    <w:p w14:paraId="4A3CC00C" w14:textId="4C2A894C" w:rsidR="4E3F49D8" w:rsidRDefault="4E3F49D8" w:rsidP="4E3F49D8"/>
    <w:p w14:paraId="21F6912D" w14:textId="49D3D2A0" w:rsidR="4E3F49D8" w:rsidRDefault="4E3F49D8" w:rsidP="4E3F49D8"/>
    <w:p w14:paraId="7AAD3B3C" w14:textId="3161EAB3" w:rsidR="4E3F49D8" w:rsidRDefault="4E3F49D8" w:rsidP="4E3F49D8"/>
    <w:p w14:paraId="272B3F4B" w14:textId="0B99DBEC" w:rsidR="4E3F49D8" w:rsidRDefault="4E3F49D8" w:rsidP="4E3F49D8"/>
    <w:p w14:paraId="52D3135C" w14:textId="37B66015" w:rsidR="4E3F49D8" w:rsidRDefault="4E3F49D8" w:rsidP="4E3F49D8"/>
    <w:p w14:paraId="73F3DF7F" w14:textId="6B4D4867" w:rsidR="4E3F49D8" w:rsidRDefault="4E3F49D8" w:rsidP="4E3F49D8"/>
    <w:p w14:paraId="7F53E414" w14:textId="78DBD4AB" w:rsidR="4E3F49D8" w:rsidRDefault="4E3F49D8" w:rsidP="4E3F49D8"/>
    <w:p w14:paraId="341F5C76" w14:textId="6285B3FB" w:rsidR="4E3F49D8" w:rsidRDefault="4E3F49D8" w:rsidP="4E3F49D8"/>
    <w:p w14:paraId="22DFFA91" w14:textId="09FE5D35" w:rsidR="4E3F49D8" w:rsidRDefault="4E3F49D8" w:rsidP="4E3F49D8"/>
    <w:p w14:paraId="0D2E1D27" w14:textId="22767C84" w:rsidR="00766091" w:rsidRDefault="007834E3" w:rsidP="00BC4784">
      <w:pPr>
        <w:pStyle w:val="Heading1"/>
        <w:numPr>
          <w:ilvl w:val="0"/>
          <w:numId w:val="6"/>
        </w:numPr>
      </w:pPr>
      <w:bookmarkStart w:id="63" w:name="_Toc1205313609"/>
      <w:bookmarkStart w:id="64" w:name="_Toc181881734"/>
      <w:r>
        <w:t>Requirements Analysis</w:t>
      </w:r>
      <w:bookmarkEnd w:id="63"/>
      <w:bookmarkEnd w:id="64"/>
    </w:p>
    <w:p w14:paraId="4AA90590" w14:textId="77777777" w:rsidR="00C62E0E" w:rsidRPr="00C62E0E" w:rsidRDefault="00C62E0E" w:rsidP="00C62E0E"/>
    <w:p w14:paraId="7E4CF415" w14:textId="173B66CE" w:rsidR="004E5E87" w:rsidRDefault="007834E3" w:rsidP="00BC4784">
      <w:pPr>
        <w:pStyle w:val="Heading2"/>
        <w:numPr>
          <w:ilvl w:val="1"/>
          <w:numId w:val="6"/>
        </w:numPr>
      </w:pPr>
      <w:bookmarkStart w:id="65" w:name="_Toc323625668"/>
      <w:bookmarkStart w:id="66" w:name="_Toc569938223"/>
      <w:r>
        <w:t>Product Backlog / User Stories</w:t>
      </w:r>
      <w:bookmarkEnd w:id="65"/>
      <w:bookmarkEnd w:id="66"/>
    </w:p>
    <w:p w14:paraId="40F7B59E" w14:textId="0EB182B7" w:rsidR="00E2593F" w:rsidRPr="00D869F9" w:rsidRDefault="00E2593F" w:rsidP="00E2593F"/>
    <w:p w14:paraId="33189BF2" w14:textId="28476340" w:rsidR="00E2593F" w:rsidRPr="004D767B" w:rsidRDefault="00E2593F" w:rsidP="00E07AF4">
      <w:pPr>
        <w:pStyle w:val="Caption"/>
        <w:keepNext/>
      </w:pPr>
      <w:r>
        <w:t xml:space="preserve">Table 5 Product Backlog </w:t>
      </w:r>
    </w:p>
    <w:tbl>
      <w:tblPr>
        <w:tblStyle w:val="TableGrid"/>
        <w:tblW w:w="0" w:type="auto"/>
        <w:tblLook w:val="04A0" w:firstRow="1" w:lastRow="0" w:firstColumn="1" w:lastColumn="0" w:noHBand="0" w:noVBand="1"/>
      </w:tblPr>
      <w:tblGrid>
        <w:gridCol w:w="461"/>
        <w:gridCol w:w="1721"/>
        <w:gridCol w:w="1687"/>
        <w:gridCol w:w="3579"/>
        <w:gridCol w:w="920"/>
        <w:gridCol w:w="982"/>
      </w:tblGrid>
      <w:tr w:rsidR="004D767B" w14:paraId="4BEE547A" w14:textId="77777777" w:rsidTr="57D11CF0">
        <w:tc>
          <w:tcPr>
            <w:tcW w:w="9350" w:type="dxa"/>
            <w:gridSpan w:val="6"/>
          </w:tcPr>
          <w:p w14:paraId="09B04FB4" w14:textId="77777777" w:rsidR="004D767B" w:rsidRDefault="004D767B">
            <w:pPr>
              <w:jc w:val="center"/>
            </w:pPr>
            <w:r>
              <w:t>DHAN INVETORY SYSTEM</w:t>
            </w:r>
          </w:p>
        </w:tc>
      </w:tr>
      <w:tr w:rsidR="004D767B" w14:paraId="3882F690" w14:textId="77777777" w:rsidTr="57D11CF0">
        <w:tc>
          <w:tcPr>
            <w:tcW w:w="461" w:type="dxa"/>
          </w:tcPr>
          <w:p w14:paraId="112BB87C" w14:textId="77777777" w:rsidR="004D767B" w:rsidRDefault="004D767B">
            <w:r>
              <w:t>ID</w:t>
            </w:r>
          </w:p>
        </w:tc>
        <w:tc>
          <w:tcPr>
            <w:tcW w:w="1721" w:type="dxa"/>
          </w:tcPr>
          <w:p w14:paraId="555114E8" w14:textId="77777777" w:rsidR="004D767B" w:rsidRDefault="004D767B">
            <w:r>
              <w:t>As a..</w:t>
            </w:r>
          </w:p>
        </w:tc>
        <w:tc>
          <w:tcPr>
            <w:tcW w:w="1687" w:type="dxa"/>
          </w:tcPr>
          <w:p w14:paraId="229BFA66" w14:textId="77777777" w:rsidR="004D767B" w:rsidRDefault="004D767B">
            <w:r>
              <w:t>I want to be able to..</w:t>
            </w:r>
          </w:p>
        </w:tc>
        <w:tc>
          <w:tcPr>
            <w:tcW w:w="3579" w:type="dxa"/>
          </w:tcPr>
          <w:p w14:paraId="54E1E708" w14:textId="77777777" w:rsidR="004D767B" w:rsidRDefault="004D767B">
            <w:r w:rsidRPr="00E542DD">
              <w:t>So that..</w:t>
            </w:r>
          </w:p>
        </w:tc>
        <w:tc>
          <w:tcPr>
            <w:tcW w:w="920" w:type="dxa"/>
          </w:tcPr>
          <w:p w14:paraId="7968FEC9" w14:textId="77777777" w:rsidR="004D767B" w:rsidRDefault="004D767B">
            <w:r w:rsidRPr="00E542DD">
              <w:t>Priority</w:t>
            </w:r>
          </w:p>
        </w:tc>
        <w:tc>
          <w:tcPr>
            <w:tcW w:w="982" w:type="dxa"/>
          </w:tcPr>
          <w:p w14:paraId="4C035FE7" w14:textId="77777777" w:rsidR="004D767B" w:rsidRDefault="004D767B">
            <w:r>
              <w:t>Status</w:t>
            </w:r>
          </w:p>
        </w:tc>
      </w:tr>
      <w:tr w:rsidR="004D767B" w14:paraId="6FA8895D" w14:textId="77777777" w:rsidTr="57D11CF0">
        <w:tc>
          <w:tcPr>
            <w:tcW w:w="461" w:type="dxa"/>
          </w:tcPr>
          <w:p w14:paraId="1339BD65" w14:textId="77777777" w:rsidR="004D767B" w:rsidRDefault="004D767B">
            <w:r>
              <w:t>1</w:t>
            </w:r>
          </w:p>
        </w:tc>
        <w:tc>
          <w:tcPr>
            <w:tcW w:w="1721" w:type="dxa"/>
          </w:tcPr>
          <w:p w14:paraId="29237F52" w14:textId="77777777" w:rsidR="004D767B" w:rsidRDefault="004D767B">
            <w:r>
              <w:t>Inventory staff</w:t>
            </w:r>
          </w:p>
        </w:tc>
        <w:tc>
          <w:tcPr>
            <w:tcW w:w="1687" w:type="dxa"/>
          </w:tcPr>
          <w:p w14:paraId="51D82609" w14:textId="77777777" w:rsidR="004D767B" w:rsidRDefault="004D767B">
            <w:r>
              <w:t>Scan equipment’s using barcodes</w:t>
            </w:r>
          </w:p>
        </w:tc>
        <w:tc>
          <w:tcPr>
            <w:tcW w:w="3579" w:type="dxa"/>
          </w:tcPr>
          <w:p w14:paraId="6C37F86A" w14:textId="77777777" w:rsidR="004D767B" w:rsidRDefault="004D767B">
            <w:r>
              <w:t>I can quickly add them to the inventory system</w:t>
            </w:r>
          </w:p>
        </w:tc>
        <w:tc>
          <w:tcPr>
            <w:tcW w:w="920" w:type="dxa"/>
          </w:tcPr>
          <w:p w14:paraId="3A41EFD9" w14:textId="77777777" w:rsidR="004D767B" w:rsidRDefault="004D767B">
            <w:r>
              <w:t xml:space="preserve">Must </w:t>
            </w:r>
          </w:p>
        </w:tc>
        <w:tc>
          <w:tcPr>
            <w:tcW w:w="982" w:type="dxa"/>
          </w:tcPr>
          <w:p w14:paraId="0E9B1CB2" w14:textId="1312BF1A" w:rsidR="004D767B" w:rsidRDefault="00FE0B08">
            <w:r>
              <w:t>N</w:t>
            </w:r>
            <w:r w:rsidR="004D767B">
              <w:t>o</w:t>
            </w:r>
            <w:r>
              <w:t>t</w:t>
            </w:r>
            <w:r w:rsidR="004D767B">
              <w:t xml:space="preserve"> </w:t>
            </w:r>
            <w:r>
              <w:t>yet</w:t>
            </w:r>
            <w:r w:rsidR="004D767B">
              <w:t xml:space="preserve"> started</w:t>
            </w:r>
          </w:p>
        </w:tc>
      </w:tr>
      <w:tr w:rsidR="004D767B" w14:paraId="37291AF7" w14:textId="77777777" w:rsidTr="57D11CF0">
        <w:tc>
          <w:tcPr>
            <w:tcW w:w="461" w:type="dxa"/>
          </w:tcPr>
          <w:p w14:paraId="6777B091" w14:textId="6FBB2A1F" w:rsidR="004D767B" w:rsidRDefault="2C27DEBA">
            <w:r>
              <w:t>2</w:t>
            </w:r>
          </w:p>
        </w:tc>
        <w:tc>
          <w:tcPr>
            <w:tcW w:w="1721" w:type="dxa"/>
          </w:tcPr>
          <w:p w14:paraId="75BDAB79" w14:textId="77777777" w:rsidR="004D767B" w:rsidRDefault="004D767B">
            <w:r>
              <w:t>Inventory staff</w:t>
            </w:r>
          </w:p>
        </w:tc>
        <w:tc>
          <w:tcPr>
            <w:tcW w:w="1687" w:type="dxa"/>
          </w:tcPr>
          <w:p w14:paraId="08684A61" w14:textId="7F7A855E" w:rsidR="004D767B" w:rsidRDefault="004D767B">
            <w:r>
              <w:t xml:space="preserve">Use AI to </w:t>
            </w:r>
            <w:r w:rsidR="009429B6">
              <w:t>forecast</w:t>
            </w:r>
            <w:r>
              <w:t xml:space="preserve"> inventory restock needs </w:t>
            </w:r>
          </w:p>
        </w:tc>
        <w:tc>
          <w:tcPr>
            <w:tcW w:w="3579" w:type="dxa"/>
          </w:tcPr>
          <w:p w14:paraId="23FA23D0" w14:textId="77777777" w:rsidR="004D767B" w:rsidRDefault="004D767B">
            <w:r>
              <w:t>I can maintain optimal stock levels</w:t>
            </w:r>
          </w:p>
        </w:tc>
        <w:tc>
          <w:tcPr>
            <w:tcW w:w="920" w:type="dxa"/>
          </w:tcPr>
          <w:p w14:paraId="4E3C9B5C" w14:textId="77777777" w:rsidR="004D767B" w:rsidRDefault="004D767B">
            <w:r>
              <w:t>Must</w:t>
            </w:r>
          </w:p>
        </w:tc>
        <w:tc>
          <w:tcPr>
            <w:tcW w:w="982" w:type="dxa"/>
          </w:tcPr>
          <w:p w14:paraId="0620E620" w14:textId="26DA7892" w:rsidR="004D767B" w:rsidRDefault="009E12E3">
            <w:r>
              <w:t xml:space="preserve">Not yet </w:t>
            </w:r>
            <w:r w:rsidR="004D767B">
              <w:t>started</w:t>
            </w:r>
          </w:p>
        </w:tc>
      </w:tr>
      <w:tr w:rsidR="004D767B" w14:paraId="03F98D85" w14:textId="77777777" w:rsidTr="57D11CF0">
        <w:tc>
          <w:tcPr>
            <w:tcW w:w="461" w:type="dxa"/>
          </w:tcPr>
          <w:p w14:paraId="3EFC3831" w14:textId="3F1C12C4" w:rsidR="004D767B" w:rsidRDefault="3481DABF">
            <w:r>
              <w:t>3</w:t>
            </w:r>
          </w:p>
        </w:tc>
        <w:tc>
          <w:tcPr>
            <w:tcW w:w="1721" w:type="dxa"/>
          </w:tcPr>
          <w:p w14:paraId="6D048E0F" w14:textId="77777777" w:rsidR="004D767B" w:rsidRDefault="004D767B">
            <w:r>
              <w:t>Inventory staff</w:t>
            </w:r>
          </w:p>
        </w:tc>
        <w:tc>
          <w:tcPr>
            <w:tcW w:w="1687" w:type="dxa"/>
          </w:tcPr>
          <w:p w14:paraId="62CAC29E" w14:textId="77777777" w:rsidR="004D767B" w:rsidRDefault="004D767B">
            <w:r>
              <w:t>Generate barcodes</w:t>
            </w:r>
          </w:p>
        </w:tc>
        <w:tc>
          <w:tcPr>
            <w:tcW w:w="3579" w:type="dxa"/>
          </w:tcPr>
          <w:p w14:paraId="17991A44" w14:textId="77777777" w:rsidR="004D767B" w:rsidRDefault="004D767B">
            <w:r>
              <w:t>Each equipment is uniquely identifiable</w:t>
            </w:r>
          </w:p>
        </w:tc>
        <w:tc>
          <w:tcPr>
            <w:tcW w:w="920" w:type="dxa"/>
          </w:tcPr>
          <w:p w14:paraId="679167A3" w14:textId="77777777" w:rsidR="004D767B" w:rsidRDefault="004D767B">
            <w:r>
              <w:t>Must</w:t>
            </w:r>
          </w:p>
        </w:tc>
        <w:tc>
          <w:tcPr>
            <w:tcW w:w="982" w:type="dxa"/>
          </w:tcPr>
          <w:p w14:paraId="5041B640" w14:textId="6F91758D" w:rsidR="004D767B" w:rsidRDefault="009E12E3">
            <w:r>
              <w:t xml:space="preserve">Not yet </w:t>
            </w:r>
            <w:r w:rsidR="004D767B">
              <w:t>started</w:t>
            </w:r>
          </w:p>
        </w:tc>
      </w:tr>
      <w:tr w:rsidR="004D767B" w14:paraId="2F794EFB" w14:textId="77777777" w:rsidTr="57D11CF0">
        <w:tc>
          <w:tcPr>
            <w:tcW w:w="461" w:type="dxa"/>
          </w:tcPr>
          <w:p w14:paraId="07195023" w14:textId="65304682" w:rsidR="004D767B" w:rsidRDefault="34036B2E">
            <w:r>
              <w:t>4</w:t>
            </w:r>
          </w:p>
        </w:tc>
        <w:tc>
          <w:tcPr>
            <w:tcW w:w="1721" w:type="dxa"/>
          </w:tcPr>
          <w:p w14:paraId="712414EC" w14:textId="77777777" w:rsidR="004D767B" w:rsidRDefault="004D767B">
            <w:r>
              <w:t>Inventory staff</w:t>
            </w:r>
          </w:p>
        </w:tc>
        <w:tc>
          <w:tcPr>
            <w:tcW w:w="1687" w:type="dxa"/>
          </w:tcPr>
          <w:p w14:paraId="10438325" w14:textId="77777777" w:rsidR="004D767B" w:rsidRDefault="004D767B">
            <w:r>
              <w:t>Receive low stock alerts</w:t>
            </w:r>
          </w:p>
        </w:tc>
        <w:tc>
          <w:tcPr>
            <w:tcW w:w="3579" w:type="dxa"/>
          </w:tcPr>
          <w:p w14:paraId="090ADB04" w14:textId="77777777" w:rsidR="004D767B" w:rsidRDefault="004D767B">
            <w:r>
              <w:t>I can order items before they run out</w:t>
            </w:r>
          </w:p>
        </w:tc>
        <w:tc>
          <w:tcPr>
            <w:tcW w:w="920" w:type="dxa"/>
          </w:tcPr>
          <w:p w14:paraId="0080E141" w14:textId="77777777" w:rsidR="004D767B" w:rsidRDefault="004D767B">
            <w:r>
              <w:t>Must</w:t>
            </w:r>
          </w:p>
        </w:tc>
        <w:tc>
          <w:tcPr>
            <w:tcW w:w="982" w:type="dxa"/>
          </w:tcPr>
          <w:p w14:paraId="6B4E21F3" w14:textId="4B3EEC8A" w:rsidR="004D767B" w:rsidRDefault="009E12E3">
            <w:r>
              <w:t xml:space="preserve">Not yet </w:t>
            </w:r>
            <w:r w:rsidR="004D767B">
              <w:t>started</w:t>
            </w:r>
          </w:p>
        </w:tc>
      </w:tr>
      <w:tr w:rsidR="004D767B" w14:paraId="531C655F" w14:textId="77777777" w:rsidTr="57D11CF0">
        <w:tc>
          <w:tcPr>
            <w:tcW w:w="461" w:type="dxa"/>
          </w:tcPr>
          <w:p w14:paraId="5BD7C12F" w14:textId="0F15C320" w:rsidR="004D767B" w:rsidRDefault="3D3A185C">
            <w:r>
              <w:t>5</w:t>
            </w:r>
          </w:p>
        </w:tc>
        <w:tc>
          <w:tcPr>
            <w:tcW w:w="1721" w:type="dxa"/>
          </w:tcPr>
          <w:p w14:paraId="7F1B0548" w14:textId="77777777" w:rsidR="004D767B" w:rsidRDefault="004D767B">
            <w:r>
              <w:t>Inventory staff</w:t>
            </w:r>
          </w:p>
        </w:tc>
        <w:tc>
          <w:tcPr>
            <w:tcW w:w="1687" w:type="dxa"/>
          </w:tcPr>
          <w:p w14:paraId="4AA699DC" w14:textId="77777777" w:rsidR="004D767B" w:rsidRDefault="004D767B">
            <w:r>
              <w:t>Track the equipment’s status</w:t>
            </w:r>
          </w:p>
        </w:tc>
        <w:tc>
          <w:tcPr>
            <w:tcW w:w="3579" w:type="dxa"/>
          </w:tcPr>
          <w:p w14:paraId="74696CC1" w14:textId="77777777" w:rsidR="004D767B" w:rsidRDefault="004D767B">
            <w:r>
              <w:t>I know if the equipment is for delivery/demo/stock/rent/borrowed</w:t>
            </w:r>
          </w:p>
        </w:tc>
        <w:tc>
          <w:tcPr>
            <w:tcW w:w="920" w:type="dxa"/>
          </w:tcPr>
          <w:p w14:paraId="0B7E0E2B" w14:textId="77777777" w:rsidR="004D767B" w:rsidRDefault="004D767B">
            <w:r>
              <w:t>Should</w:t>
            </w:r>
          </w:p>
        </w:tc>
        <w:tc>
          <w:tcPr>
            <w:tcW w:w="982" w:type="dxa"/>
          </w:tcPr>
          <w:p w14:paraId="7DF24A61" w14:textId="044F0436" w:rsidR="004D767B" w:rsidRDefault="009E12E3">
            <w:r>
              <w:t xml:space="preserve">Not yet </w:t>
            </w:r>
            <w:r w:rsidR="004D767B">
              <w:t>started</w:t>
            </w:r>
          </w:p>
        </w:tc>
      </w:tr>
      <w:tr w:rsidR="004D767B" w14:paraId="7820A636" w14:textId="77777777" w:rsidTr="57D11CF0">
        <w:tc>
          <w:tcPr>
            <w:tcW w:w="461" w:type="dxa"/>
          </w:tcPr>
          <w:p w14:paraId="0369CA5A" w14:textId="45A1E2E5" w:rsidR="004D767B" w:rsidRDefault="3F052874">
            <w:r>
              <w:t>6</w:t>
            </w:r>
          </w:p>
        </w:tc>
        <w:tc>
          <w:tcPr>
            <w:tcW w:w="1721" w:type="dxa"/>
          </w:tcPr>
          <w:p w14:paraId="0C849433" w14:textId="77777777" w:rsidR="004D767B" w:rsidRDefault="004D767B">
            <w:r>
              <w:t>Inventory staff</w:t>
            </w:r>
          </w:p>
        </w:tc>
        <w:tc>
          <w:tcPr>
            <w:tcW w:w="1687" w:type="dxa"/>
          </w:tcPr>
          <w:p w14:paraId="5536102A" w14:textId="7D4A2748" w:rsidR="004D767B" w:rsidRDefault="004D767B">
            <w:r>
              <w:t xml:space="preserve">Access a dashboard for inventory </w:t>
            </w:r>
            <w:r w:rsidR="00664DAD">
              <w:t xml:space="preserve">supplies </w:t>
            </w:r>
          </w:p>
        </w:tc>
        <w:tc>
          <w:tcPr>
            <w:tcW w:w="3579" w:type="dxa"/>
          </w:tcPr>
          <w:p w14:paraId="1616F879" w14:textId="77777777" w:rsidR="004D767B" w:rsidRDefault="004D767B">
            <w:r>
              <w:t>I can monitor the equipment’s status in real-time</w:t>
            </w:r>
          </w:p>
        </w:tc>
        <w:tc>
          <w:tcPr>
            <w:tcW w:w="920" w:type="dxa"/>
          </w:tcPr>
          <w:p w14:paraId="0A46EBF0" w14:textId="77777777" w:rsidR="004D767B" w:rsidRDefault="004D767B">
            <w:r>
              <w:t>Must</w:t>
            </w:r>
          </w:p>
        </w:tc>
        <w:tc>
          <w:tcPr>
            <w:tcW w:w="982" w:type="dxa"/>
          </w:tcPr>
          <w:p w14:paraId="5DD60F95" w14:textId="3CF4BF6D" w:rsidR="004D767B" w:rsidRDefault="009E12E3">
            <w:r>
              <w:t xml:space="preserve">Not yet </w:t>
            </w:r>
            <w:r w:rsidR="004D767B">
              <w:t>started</w:t>
            </w:r>
          </w:p>
        </w:tc>
      </w:tr>
      <w:tr w:rsidR="004D767B" w14:paraId="0093325F" w14:textId="77777777" w:rsidTr="57D11CF0">
        <w:tc>
          <w:tcPr>
            <w:tcW w:w="461" w:type="dxa"/>
          </w:tcPr>
          <w:p w14:paraId="179552B7" w14:textId="2355D283" w:rsidR="004D767B" w:rsidRDefault="21726B2D">
            <w:r>
              <w:t>7</w:t>
            </w:r>
          </w:p>
        </w:tc>
        <w:tc>
          <w:tcPr>
            <w:tcW w:w="1721" w:type="dxa"/>
          </w:tcPr>
          <w:p w14:paraId="5692FBF0" w14:textId="77777777" w:rsidR="004D767B" w:rsidRDefault="004D767B">
            <w:r>
              <w:t>Inventory staff</w:t>
            </w:r>
          </w:p>
        </w:tc>
        <w:tc>
          <w:tcPr>
            <w:tcW w:w="1687" w:type="dxa"/>
          </w:tcPr>
          <w:p w14:paraId="5FD80EA3" w14:textId="3CAF7572" w:rsidR="004D767B" w:rsidRDefault="004D767B">
            <w:r>
              <w:t xml:space="preserve">Use </w:t>
            </w:r>
            <w:r w:rsidR="00F15B8E">
              <w:t>AI</w:t>
            </w:r>
            <w:r>
              <w:t xml:space="preserve"> for predictive analytics </w:t>
            </w:r>
          </w:p>
        </w:tc>
        <w:tc>
          <w:tcPr>
            <w:tcW w:w="3579" w:type="dxa"/>
          </w:tcPr>
          <w:p w14:paraId="7EB664FE" w14:textId="77777777" w:rsidR="004D767B" w:rsidRDefault="004D767B">
            <w:r>
              <w:t>I can optimize inventory based on the equipment stocks</w:t>
            </w:r>
          </w:p>
        </w:tc>
        <w:tc>
          <w:tcPr>
            <w:tcW w:w="920" w:type="dxa"/>
          </w:tcPr>
          <w:p w14:paraId="364D660D" w14:textId="77777777" w:rsidR="004D767B" w:rsidRDefault="004D767B">
            <w:r>
              <w:t>Must</w:t>
            </w:r>
          </w:p>
        </w:tc>
        <w:tc>
          <w:tcPr>
            <w:tcW w:w="982" w:type="dxa"/>
          </w:tcPr>
          <w:p w14:paraId="5250CB47" w14:textId="54580CF7" w:rsidR="004D767B" w:rsidRDefault="009E12E3">
            <w:r>
              <w:t xml:space="preserve">Not yet </w:t>
            </w:r>
            <w:r w:rsidR="004D767B">
              <w:t>started</w:t>
            </w:r>
          </w:p>
        </w:tc>
      </w:tr>
      <w:tr w:rsidR="004D767B" w14:paraId="286DE579" w14:textId="77777777" w:rsidTr="57D11CF0">
        <w:tc>
          <w:tcPr>
            <w:tcW w:w="461" w:type="dxa"/>
          </w:tcPr>
          <w:p w14:paraId="2A00163E" w14:textId="5CDF10E3" w:rsidR="004D767B" w:rsidRDefault="092D69E8">
            <w:r>
              <w:t>8</w:t>
            </w:r>
          </w:p>
        </w:tc>
        <w:tc>
          <w:tcPr>
            <w:tcW w:w="1721" w:type="dxa"/>
          </w:tcPr>
          <w:p w14:paraId="6062170C" w14:textId="77777777" w:rsidR="004D767B" w:rsidRDefault="004D767B">
            <w:r>
              <w:t>Inventory staff</w:t>
            </w:r>
          </w:p>
        </w:tc>
        <w:tc>
          <w:tcPr>
            <w:tcW w:w="1687" w:type="dxa"/>
          </w:tcPr>
          <w:p w14:paraId="2E1B1A7D" w14:textId="77777777" w:rsidR="004D767B" w:rsidRDefault="004D767B">
            <w:r>
              <w:t>Receive notification via email</w:t>
            </w:r>
          </w:p>
        </w:tc>
        <w:tc>
          <w:tcPr>
            <w:tcW w:w="3579" w:type="dxa"/>
          </w:tcPr>
          <w:p w14:paraId="60D3F796" w14:textId="77777777" w:rsidR="004D767B" w:rsidRDefault="004D767B">
            <w:r>
              <w:t xml:space="preserve">I can know if we are on low stocks on a certain equipment </w:t>
            </w:r>
          </w:p>
        </w:tc>
        <w:tc>
          <w:tcPr>
            <w:tcW w:w="920" w:type="dxa"/>
          </w:tcPr>
          <w:p w14:paraId="3ECE2EF4" w14:textId="77777777" w:rsidR="004D767B" w:rsidRDefault="004D767B">
            <w:r>
              <w:t>Must</w:t>
            </w:r>
          </w:p>
        </w:tc>
        <w:tc>
          <w:tcPr>
            <w:tcW w:w="982" w:type="dxa"/>
          </w:tcPr>
          <w:p w14:paraId="06EC0AFB" w14:textId="152D381F" w:rsidR="004D767B" w:rsidRDefault="009E12E3">
            <w:r>
              <w:t xml:space="preserve">Not yet </w:t>
            </w:r>
            <w:r w:rsidR="004D767B">
              <w:t>started</w:t>
            </w:r>
          </w:p>
        </w:tc>
      </w:tr>
      <w:tr w:rsidR="004D767B" w14:paraId="2B73A43A" w14:textId="77777777" w:rsidTr="57D11CF0">
        <w:tc>
          <w:tcPr>
            <w:tcW w:w="461" w:type="dxa"/>
          </w:tcPr>
          <w:p w14:paraId="21E84265" w14:textId="14A30B1A" w:rsidR="004D767B" w:rsidRDefault="6BFCF301">
            <w:r>
              <w:t>9</w:t>
            </w:r>
          </w:p>
        </w:tc>
        <w:tc>
          <w:tcPr>
            <w:tcW w:w="1721" w:type="dxa"/>
          </w:tcPr>
          <w:p w14:paraId="6647E718" w14:textId="7656151F" w:rsidR="004D767B" w:rsidRDefault="003B6EB1">
            <w:r>
              <w:t xml:space="preserve">Inventory </w:t>
            </w:r>
            <w:r w:rsidR="00FA3D0D">
              <w:t>staff</w:t>
            </w:r>
          </w:p>
        </w:tc>
        <w:tc>
          <w:tcPr>
            <w:tcW w:w="1687" w:type="dxa"/>
          </w:tcPr>
          <w:p w14:paraId="6F796BB7" w14:textId="02FA7C49" w:rsidR="004D767B" w:rsidRDefault="000F6D31">
            <w:r>
              <w:t xml:space="preserve">Use </w:t>
            </w:r>
            <w:r w:rsidR="004D767B">
              <w:t xml:space="preserve">AI </w:t>
            </w:r>
            <w:r w:rsidR="00A26562">
              <w:t>assistance</w:t>
            </w:r>
          </w:p>
        </w:tc>
        <w:tc>
          <w:tcPr>
            <w:tcW w:w="3579" w:type="dxa"/>
          </w:tcPr>
          <w:p w14:paraId="2026502E" w14:textId="77777777" w:rsidR="004D767B" w:rsidRDefault="004D767B">
            <w:r>
              <w:t xml:space="preserve">It can help the staff </w:t>
            </w:r>
            <w:r w:rsidRPr="00F66392">
              <w:t>to predict stock shortages and optimize inventory levels</w:t>
            </w:r>
          </w:p>
        </w:tc>
        <w:tc>
          <w:tcPr>
            <w:tcW w:w="920" w:type="dxa"/>
          </w:tcPr>
          <w:p w14:paraId="78DEC28F" w14:textId="77777777" w:rsidR="004D767B" w:rsidRDefault="004D767B">
            <w:r>
              <w:t>Must</w:t>
            </w:r>
          </w:p>
        </w:tc>
        <w:tc>
          <w:tcPr>
            <w:tcW w:w="982" w:type="dxa"/>
          </w:tcPr>
          <w:p w14:paraId="14DADD97" w14:textId="50FFB612" w:rsidR="004D767B" w:rsidRDefault="009E12E3">
            <w:r>
              <w:t xml:space="preserve">Not yet </w:t>
            </w:r>
            <w:r w:rsidR="004D767B">
              <w:t>started</w:t>
            </w:r>
          </w:p>
        </w:tc>
      </w:tr>
    </w:tbl>
    <w:p w14:paraId="6BB93B6D" w14:textId="1C820094" w:rsidR="753FF411" w:rsidRDefault="753FF411" w:rsidP="753FF411"/>
    <w:p w14:paraId="5522BA21" w14:textId="77777777" w:rsidR="004E5E87" w:rsidRDefault="000B7F88" w:rsidP="00BC4784">
      <w:pPr>
        <w:pStyle w:val="Heading2"/>
        <w:numPr>
          <w:ilvl w:val="1"/>
          <w:numId w:val="6"/>
        </w:numPr>
      </w:pPr>
      <w:bookmarkStart w:id="67" w:name="_Toc1784107830"/>
      <w:bookmarkStart w:id="68" w:name="_Toc47810230"/>
      <w:r>
        <w:t>Use</w:t>
      </w:r>
      <w:r w:rsidR="00D2388B">
        <w:t xml:space="preserve"> Case Diagram</w:t>
      </w:r>
      <w:bookmarkEnd w:id="67"/>
      <w:bookmarkEnd w:id="68"/>
    </w:p>
    <w:p w14:paraId="3917FC3C" w14:textId="77777777" w:rsidR="00F60E71" w:rsidRDefault="00F60E71" w:rsidP="00F60E71">
      <w:pPr>
        <w:pStyle w:val="Caption"/>
        <w:keepNext/>
      </w:pPr>
    </w:p>
    <w:p w14:paraId="2060EC9F" w14:textId="26A6EE0F" w:rsidR="0072681D" w:rsidRDefault="00F60E71" w:rsidP="45F34A04">
      <w:pPr>
        <w:pStyle w:val="Caption"/>
        <w:keepNext/>
      </w:pPr>
      <w:r>
        <w:t xml:space="preserve">Figure 2 Use Case Diagram </w:t>
      </w:r>
    </w:p>
    <w:p w14:paraId="2AF636C7" w14:textId="61BE9BA3" w:rsidR="3D17BB1C" w:rsidRDefault="12A1057F" w:rsidP="00DE2B36">
      <w:pPr>
        <w:jc w:val="center"/>
      </w:pPr>
      <w:r>
        <w:rPr>
          <w:noProof/>
        </w:rPr>
        <w:drawing>
          <wp:inline distT="0" distB="0" distL="0" distR="0" wp14:anchorId="0B2C6883" wp14:editId="76DBADB5">
            <wp:extent cx="4848226" cy="5638798"/>
            <wp:effectExtent l="0" t="0" r="0" b="0"/>
            <wp:docPr id="183768579" name="Picture 183768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848226" cy="5638798"/>
                    </a:xfrm>
                    <a:prstGeom prst="rect">
                      <a:avLst/>
                    </a:prstGeom>
                  </pic:spPr>
                </pic:pic>
              </a:graphicData>
            </a:graphic>
          </wp:inline>
        </w:drawing>
      </w:r>
    </w:p>
    <w:p w14:paraId="293C14F8" w14:textId="2B2A1C4E" w:rsidR="0054384D" w:rsidRDefault="0054384D" w:rsidP="0054384D"/>
    <w:p w14:paraId="43B8D7CB" w14:textId="67E3BE56" w:rsidR="0054384D" w:rsidRDefault="0054384D" w:rsidP="0054384D"/>
    <w:p w14:paraId="083DD8FE" w14:textId="5E18E8D4" w:rsidR="002A65BC" w:rsidRDefault="002A65BC" w:rsidP="1CC6C1B0">
      <w:pPr>
        <w:ind w:left="720"/>
        <w:rPr>
          <w:b/>
        </w:rPr>
      </w:pPr>
    </w:p>
    <w:p w14:paraId="19E7311F" w14:textId="339756CF" w:rsidR="00C76ED6" w:rsidRPr="002323F0" w:rsidRDefault="002323F0" w:rsidP="6ACA1DED">
      <w:pPr>
        <w:pStyle w:val="Heading2"/>
      </w:pPr>
      <w:bookmarkStart w:id="69" w:name="_Toc1984195209"/>
      <w:r>
        <w:t xml:space="preserve">5.3 </w:t>
      </w:r>
      <w:r w:rsidR="00C76ED6">
        <w:t>Data Flow Diagram</w:t>
      </w:r>
      <w:bookmarkEnd w:id="69"/>
    </w:p>
    <w:p w14:paraId="16E2408E" w14:textId="775383FE" w:rsidR="49BFBAA9" w:rsidRDefault="49BFBAA9" w:rsidP="49BFBAA9"/>
    <w:p w14:paraId="0FF7A673" w14:textId="20B760EC" w:rsidR="38C6BD0F" w:rsidRDefault="38C6BD0F" w:rsidP="49BFBAA9">
      <w:pPr>
        <w:pStyle w:val="Caption"/>
        <w:keepNext/>
      </w:pPr>
      <w:r>
        <w:t>Figure 11 Level 0 of Data Flow Diagram</w:t>
      </w:r>
    </w:p>
    <w:p w14:paraId="559B1B10" w14:textId="3AC64BE4" w:rsidR="351774A9" w:rsidRDefault="07D428AB" w:rsidP="72AFE6AC">
      <w:r>
        <w:rPr>
          <w:noProof/>
        </w:rPr>
        <w:drawing>
          <wp:inline distT="0" distB="0" distL="0" distR="0" wp14:anchorId="445F4C72" wp14:editId="48C3BD41">
            <wp:extent cx="5868217" cy="3629532"/>
            <wp:effectExtent l="0" t="0" r="0" b="0"/>
            <wp:docPr id="656063069" name="Picture 65606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063069"/>
                    <pic:cNvPicPr/>
                  </pic:nvPicPr>
                  <pic:blipFill>
                    <a:blip r:embed="rId24">
                      <a:extLst>
                        <a:ext uri="{28A0092B-C50C-407E-A947-70E740481C1C}">
                          <a14:useLocalDpi xmlns:a14="http://schemas.microsoft.com/office/drawing/2010/main" val="0"/>
                        </a:ext>
                      </a:extLst>
                    </a:blip>
                    <a:stretch>
                      <a:fillRect/>
                    </a:stretch>
                  </pic:blipFill>
                  <pic:spPr>
                    <a:xfrm>
                      <a:off x="0" y="0"/>
                      <a:ext cx="5868217" cy="3629532"/>
                    </a:xfrm>
                    <a:prstGeom prst="rect">
                      <a:avLst/>
                    </a:prstGeom>
                  </pic:spPr>
                </pic:pic>
              </a:graphicData>
            </a:graphic>
          </wp:inline>
        </w:drawing>
      </w:r>
    </w:p>
    <w:p w14:paraId="4C483AB6" w14:textId="2B291BF8" w:rsidR="612ED519" w:rsidRDefault="612ED519"/>
    <w:p w14:paraId="70B4AA8D" w14:textId="085A0D94" w:rsidR="5FFEC2CC" w:rsidRDefault="5FFEC2CC" w:rsidP="5FFEC2CC">
      <w:pPr>
        <w:pStyle w:val="Caption"/>
        <w:keepNext/>
      </w:pPr>
    </w:p>
    <w:p w14:paraId="0D2CF90F" w14:textId="2439BDE5" w:rsidR="5FFEC2CC" w:rsidRDefault="5FFEC2CC" w:rsidP="5FFEC2CC">
      <w:pPr>
        <w:pStyle w:val="Caption"/>
        <w:keepNext/>
      </w:pPr>
    </w:p>
    <w:p w14:paraId="3DC2E1F2" w14:textId="6B9440CE" w:rsidR="5FFEC2CC" w:rsidRDefault="5FFEC2CC" w:rsidP="5FFEC2CC">
      <w:pPr>
        <w:pStyle w:val="Caption"/>
        <w:keepNext/>
      </w:pPr>
    </w:p>
    <w:p w14:paraId="658E062D" w14:textId="39DF4C14" w:rsidR="5FFEC2CC" w:rsidRDefault="5FFEC2CC" w:rsidP="5FFEC2CC">
      <w:pPr>
        <w:pStyle w:val="Caption"/>
        <w:keepNext/>
      </w:pPr>
    </w:p>
    <w:p w14:paraId="7429D973" w14:textId="7843558E" w:rsidR="5FFEC2CC" w:rsidRDefault="5FFEC2CC" w:rsidP="5FFEC2CC">
      <w:pPr>
        <w:pStyle w:val="Caption"/>
        <w:keepNext/>
      </w:pPr>
    </w:p>
    <w:p w14:paraId="0A25EED2" w14:textId="385DB6AB" w:rsidR="5FFEC2CC" w:rsidRDefault="5FFEC2CC" w:rsidP="5FFEC2CC">
      <w:pPr>
        <w:pStyle w:val="Caption"/>
        <w:keepNext/>
      </w:pPr>
    </w:p>
    <w:p w14:paraId="1B940B4A" w14:textId="51FDDEB6" w:rsidR="5FFEC2CC" w:rsidRDefault="5FFEC2CC" w:rsidP="5FFEC2CC">
      <w:pPr>
        <w:pStyle w:val="Caption"/>
        <w:keepNext/>
      </w:pPr>
    </w:p>
    <w:p w14:paraId="161A447D" w14:textId="03635E9F" w:rsidR="5FFEC2CC" w:rsidRDefault="5FFEC2CC" w:rsidP="5FFEC2CC">
      <w:pPr>
        <w:pStyle w:val="Caption"/>
        <w:keepNext/>
      </w:pPr>
    </w:p>
    <w:p w14:paraId="547DD91B" w14:textId="26673920" w:rsidR="5FFEC2CC" w:rsidRDefault="5FFEC2CC" w:rsidP="5FFEC2CC">
      <w:pPr>
        <w:pStyle w:val="Caption"/>
        <w:keepNext/>
      </w:pPr>
    </w:p>
    <w:p w14:paraId="2BD057E4" w14:textId="3589C00C" w:rsidR="5FFEC2CC" w:rsidRDefault="4DFD49FC" w:rsidP="60580F40">
      <w:pPr>
        <w:pStyle w:val="Caption"/>
        <w:keepNext/>
      </w:pPr>
      <w:r>
        <w:t xml:space="preserve">Figure 12 Level 1 Megaion Supply </w:t>
      </w:r>
      <w:r w:rsidR="44898315">
        <w:t>Chain Management System</w:t>
      </w:r>
    </w:p>
    <w:p w14:paraId="75669BD7" w14:textId="675B3508" w:rsidR="07D428AB" w:rsidRDefault="07D428AB" w:rsidP="351774A9">
      <w:r>
        <w:rPr>
          <w:noProof/>
        </w:rPr>
        <w:drawing>
          <wp:inline distT="0" distB="0" distL="0" distR="0" wp14:anchorId="7B015297" wp14:editId="045CF4A1">
            <wp:extent cx="5943600" cy="3524250"/>
            <wp:effectExtent l="0" t="0" r="0" b="0"/>
            <wp:docPr id="1656001222" name="Picture 165600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3524250"/>
                    </a:xfrm>
                    <a:prstGeom prst="rect">
                      <a:avLst/>
                    </a:prstGeom>
                  </pic:spPr>
                </pic:pic>
              </a:graphicData>
            </a:graphic>
          </wp:inline>
        </w:drawing>
      </w:r>
    </w:p>
    <w:p w14:paraId="1805F29A" w14:textId="6E19B362" w:rsidR="351774A9" w:rsidRDefault="351774A9" w:rsidP="351774A9"/>
    <w:p w14:paraId="2291B2BF" w14:textId="03334D98" w:rsidR="1524E248" w:rsidRDefault="1524E248"/>
    <w:p w14:paraId="07996DA9" w14:textId="14A0E402" w:rsidR="6E3CB62C" w:rsidRDefault="6E3CB62C"/>
    <w:p w14:paraId="71327DDF" w14:textId="48FB6034" w:rsidR="6E3CB62C" w:rsidRDefault="6E3CB62C"/>
    <w:p w14:paraId="436D2F2A" w14:textId="0C0F47E5" w:rsidR="6E3CB62C" w:rsidRDefault="6E3CB62C"/>
    <w:p w14:paraId="16614E67" w14:textId="33F2484C" w:rsidR="6E3CB62C" w:rsidRDefault="6E3CB62C"/>
    <w:p w14:paraId="5072001F" w14:textId="34A2724B" w:rsidR="6E3CB62C" w:rsidRDefault="6E3CB62C"/>
    <w:p w14:paraId="04E32368" w14:textId="417A7C78" w:rsidR="2C2231DE" w:rsidRDefault="2C2231DE" w:rsidP="6E3CB62C">
      <w:pPr>
        <w:pStyle w:val="Caption"/>
        <w:keepNext/>
      </w:pPr>
      <w:r>
        <w:t xml:space="preserve">Figure 13 Level </w:t>
      </w:r>
      <w:r w:rsidR="022E96F6">
        <w:t>2 Process 1</w:t>
      </w:r>
      <w:r>
        <w:t>.0 Create Purchase Order</w:t>
      </w:r>
    </w:p>
    <w:p w14:paraId="42D8F2DA" w14:textId="794E5507" w:rsidR="07D428AB" w:rsidRDefault="07D428AB" w:rsidP="351774A9">
      <w:r>
        <w:rPr>
          <w:noProof/>
        </w:rPr>
        <w:drawing>
          <wp:inline distT="0" distB="0" distL="0" distR="0" wp14:anchorId="0B7DCDEB" wp14:editId="754254D2">
            <wp:extent cx="5943600" cy="3190875"/>
            <wp:effectExtent l="0" t="0" r="0" b="0"/>
            <wp:docPr id="1005604122" name="Picture 1005604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5604122"/>
                    <pic:cNvPicPr/>
                  </pic:nvPicPr>
                  <pic:blipFill>
                    <a:blip r:embed="rId26">
                      <a:extLst>
                        <a:ext uri="{28A0092B-C50C-407E-A947-70E740481C1C}">
                          <a14:useLocalDpi xmlns:a14="http://schemas.microsoft.com/office/drawing/2010/main" val="0"/>
                        </a:ext>
                      </a:extLst>
                    </a:blip>
                    <a:stretch>
                      <a:fillRect/>
                    </a:stretch>
                  </pic:blipFill>
                  <pic:spPr>
                    <a:xfrm>
                      <a:off x="0" y="0"/>
                      <a:ext cx="5943600" cy="3190875"/>
                    </a:xfrm>
                    <a:prstGeom prst="rect">
                      <a:avLst/>
                    </a:prstGeom>
                  </pic:spPr>
                </pic:pic>
              </a:graphicData>
            </a:graphic>
          </wp:inline>
        </w:drawing>
      </w:r>
    </w:p>
    <w:p w14:paraId="436ACD65" w14:textId="432BB80A" w:rsidR="351774A9" w:rsidRDefault="1978FAE0" w:rsidP="53E69008">
      <w:pPr>
        <w:pStyle w:val="Caption"/>
        <w:keepNext/>
      </w:pPr>
      <w:r>
        <w:t>Figure 14 Level 2</w:t>
      </w:r>
      <w:r w:rsidR="0555A6EF">
        <w:t xml:space="preserve"> Process </w:t>
      </w:r>
      <w:r>
        <w:t>2.0 Manage Inventory</w:t>
      </w:r>
    </w:p>
    <w:p w14:paraId="7BE364DB" w14:textId="75580A25" w:rsidR="07D428AB" w:rsidRDefault="07D428AB" w:rsidP="351774A9">
      <w:r>
        <w:rPr>
          <w:noProof/>
        </w:rPr>
        <w:drawing>
          <wp:inline distT="0" distB="0" distL="0" distR="0" wp14:anchorId="55742CD4" wp14:editId="630ACEBB">
            <wp:extent cx="5943600" cy="1476375"/>
            <wp:effectExtent l="0" t="0" r="0" b="0"/>
            <wp:docPr id="221538086" name="Picture 22153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538086"/>
                    <pic:cNvPicPr/>
                  </pic:nvPicPr>
                  <pic:blipFill>
                    <a:blip r:embed="rId27">
                      <a:extLst>
                        <a:ext uri="{28A0092B-C50C-407E-A947-70E740481C1C}">
                          <a14:useLocalDpi xmlns:a14="http://schemas.microsoft.com/office/drawing/2010/main" val="0"/>
                        </a:ext>
                      </a:extLst>
                    </a:blip>
                    <a:stretch>
                      <a:fillRect/>
                    </a:stretch>
                  </pic:blipFill>
                  <pic:spPr>
                    <a:xfrm>
                      <a:off x="0" y="0"/>
                      <a:ext cx="5943600" cy="1476375"/>
                    </a:xfrm>
                    <a:prstGeom prst="rect">
                      <a:avLst/>
                    </a:prstGeom>
                  </pic:spPr>
                </pic:pic>
              </a:graphicData>
            </a:graphic>
          </wp:inline>
        </w:drawing>
      </w:r>
    </w:p>
    <w:p w14:paraId="147C0E18" w14:textId="4B1286D5" w:rsidR="351774A9" w:rsidRDefault="3359249A" w:rsidP="53E69008">
      <w:pPr>
        <w:pStyle w:val="Caption"/>
        <w:keepNext/>
      </w:pPr>
      <w:r>
        <w:t xml:space="preserve">Figure 15 Level </w:t>
      </w:r>
      <w:r w:rsidR="3E53EAB0">
        <w:t xml:space="preserve">2 Process </w:t>
      </w:r>
      <w:r>
        <w:t>3.0 Tracking of Procuct</w:t>
      </w:r>
    </w:p>
    <w:p w14:paraId="030928F1" w14:textId="42F3B84B" w:rsidR="351774A9" w:rsidRDefault="51E3735A" w:rsidP="351774A9">
      <w:r>
        <w:rPr>
          <w:noProof/>
        </w:rPr>
        <w:drawing>
          <wp:inline distT="0" distB="0" distL="0" distR="0" wp14:anchorId="3C30DE75" wp14:editId="675A82C1">
            <wp:extent cx="5943600" cy="1009650"/>
            <wp:effectExtent l="0" t="0" r="0" b="0"/>
            <wp:docPr id="1174902945" name="Picture 1174902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1009650"/>
                    </a:xfrm>
                    <a:prstGeom prst="rect">
                      <a:avLst/>
                    </a:prstGeom>
                  </pic:spPr>
                </pic:pic>
              </a:graphicData>
            </a:graphic>
          </wp:inline>
        </w:drawing>
      </w:r>
    </w:p>
    <w:p w14:paraId="187F6DDE" w14:textId="4031C6E4" w:rsidR="6BA4AF49" w:rsidRDefault="6BA4AF49" w:rsidP="6BA4AF49"/>
    <w:p w14:paraId="2627739C" w14:textId="3CF01AD5" w:rsidR="53E69008" w:rsidRDefault="53E69008" w:rsidP="53E69008"/>
    <w:p w14:paraId="47892A12" w14:textId="498E97D3" w:rsidR="53E69008" w:rsidRDefault="53E69008" w:rsidP="53E69008"/>
    <w:p w14:paraId="2EEBBA7B" w14:textId="576549AE" w:rsidR="1C8A8E94" w:rsidRDefault="1C8A8E94" w:rsidP="77BD44B3">
      <w:pPr>
        <w:pStyle w:val="Caption"/>
        <w:keepNext/>
      </w:pPr>
      <w:r>
        <w:t>Figure 1</w:t>
      </w:r>
      <w:r w:rsidR="6903405D">
        <w:t>6</w:t>
      </w:r>
      <w:r>
        <w:t xml:space="preserve"> Level 2 Process 4.0 Supply Updates</w:t>
      </w:r>
    </w:p>
    <w:p w14:paraId="184D1055" w14:textId="17ECB981" w:rsidR="51E3735A" w:rsidRDefault="51E3735A" w:rsidP="6BA4AF49">
      <w:r>
        <w:rPr>
          <w:noProof/>
        </w:rPr>
        <w:drawing>
          <wp:inline distT="0" distB="0" distL="0" distR="0" wp14:anchorId="054C695D" wp14:editId="1E86FB2A">
            <wp:extent cx="5943600" cy="942975"/>
            <wp:effectExtent l="0" t="0" r="0" b="0"/>
            <wp:docPr id="416004252" name="Picture 416004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004252"/>
                    <pic:cNvPicPr/>
                  </pic:nvPicPr>
                  <pic:blipFill>
                    <a:blip r:embed="rId29">
                      <a:extLst>
                        <a:ext uri="{28A0092B-C50C-407E-A947-70E740481C1C}">
                          <a14:useLocalDpi xmlns:a14="http://schemas.microsoft.com/office/drawing/2010/main" val="0"/>
                        </a:ext>
                      </a:extLst>
                    </a:blip>
                    <a:stretch>
                      <a:fillRect/>
                    </a:stretch>
                  </pic:blipFill>
                  <pic:spPr>
                    <a:xfrm>
                      <a:off x="0" y="0"/>
                      <a:ext cx="5943600" cy="942975"/>
                    </a:xfrm>
                    <a:prstGeom prst="rect">
                      <a:avLst/>
                    </a:prstGeom>
                  </pic:spPr>
                </pic:pic>
              </a:graphicData>
            </a:graphic>
          </wp:inline>
        </w:drawing>
      </w:r>
    </w:p>
    <w:p w14:paraId="31ECF647" w14:textId="1D2936C6" w:rsidR="0CB407BF" w:rsidRDefault="7823DCFA" w:rsidP="77BD44B3">
      <w:pPr>
        <w:pStyle w:val="Caption"/>
        <w:keepNext/>
      </w:pPr>
      <w:r>
        <w:t>Figure 1</w:t>
      </w:r>
      <w:r w:rsidR="224C3088">
        <w:t>7</w:t>
      </w:r>
      <w:r>
        <w:t xml:space="preserve"> Level 2 Process </w:t>
      </w:r>
      <w:r w:rsidR="630C4750">
        <w:t>5</w:t>
      </w:r>
      <w:r>
        <w:t xml:space="preserve">.0 </w:t>
      </w:r>
      <w:r w:rsidR="148990B7">
        <w:t>Access Dashboard</w:t>
      </w:r>
    </w:p>
    <w:p w14:paraId="2195A0F7" w14:textId="55B67D0B" w:rsidR="51E3735A" w:rsidRDefault="51E3735A" w:rsidP="0CB407BF">
      <w:r>
        <w:rPr>
          <w:noProof/>
        </w:rPr>
        <w:drawing>
          <wp:inline distT="0" distB="0" distL="0" distR="0" wp14:anchorId="2226E1A7" wp14:editId="1DC7553A">
            <wp:extent cx="5943600" cy="1924050"/>
            <wp:effectExtent l="0" t="0" r="0" b="0"/>
            <wp:docPr id="830136281" name="Picture 830136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136281"/>
                    <pic:cNvPicPr/>
                  </pic:nvPicPr>
                  <pic:blipFill>
                    <a:blip r:embed="rId30">
                      <a:extLst>
                        <a:ext uri="{28A0092B-C50C-407E-A947-70E740481C1C}">
                          <a14:useLocalDpi xmlns:a14="http://schemas.microsoft.com/office/drawing/2010/main" val="0"/>
                        </a:ext>
                      </a:extLst>
                    </a:blip>
                    <a:stretch>
                      <a:fillRect/>
                    </a:stretch>
                  </pic:blipFill>
                  <pic:spPr>
                    <a:xfrm>
                      <a:off x="0" y="0"/>
                      <a:ext cx="5943600" cy="1924050"/>
                    </a:xfrm>
                    <a:prstGeom prst="rect">
                      <a:avLst/>
                    </a:prstGeom>
                  </pic:spPr>
                </pic:pic>
              </a:graphicData>
            </a:graphic>
          </wp:inline>
        </w:drawing>
      </w:r>
    </w:p>
    <w:p w14:paraId="655ED424" w14:textId="40AEFA29" w:rsidR="77BD44B3" w:rsidRDefault="77BD44B3"/>
    <w:p w14:paraId="743FC33C" w14:textId="5C072D4A" w:rsidR="77BD44B3" w:rsidRDefault="77BD44B3"/>
    <w:p w14:paraId="2583FFE5" w14:textId="48A005BC" w:rsidR="77BD44B3" w:rsidRDefault="77BD44B3"/>
    <w:p w14:paraId="1DE81922" w14:textId="11F00048" w:rsidR="77BD44B3" w:rsidRDefault="77BD44B3"/>
    <w:p w14:paraId="7D2B01E2" w14:textId="1CE9A116" w:rsidR="77BD44B3" w:rsidRDefault="77BD44B3"/>
    <w:p w14:paraId="60160029" w14:textId="726D4C8B" w:rsidR="77BD44B3" w:rsidRDefault="77BD44B3"/>
    <w:p w14:paraId="6D1E5411" w14:textId="14F6AE98" w:rsidR="77BD44B3" w:rsidRDefault="77BD44B3"/>
    <w:p w14:paraId="43FF545E" w14:textId="4B11E1C4" w:rsidR="77BD44B3" w:rsidRDefault="77BD44B3"/>
    <w:p w14:paraId="2987CFF0" w14:textId="1AF34231" w:rsidR="77BD44B3" w:rsidRDefault="77BD44B3"/>
    <w:p w14:paraId="4DEADF69" w14:textId="5A1C199B" w:rsidR="77BD44B3" w:rsidRDefault="77BD44B3"/>
    <w:p w14:paraId="0B1079EE" w14:textId="7A95D463" w:rsidR="77BD44B3" w:rsidRDefault="77BD44B3"/>
    <w:p w14:paraId="343E2DFE" w14:textId="42CCE74F" w:rsidR="77BD44B3" w:rsidRDefault="77BD44B3"/>
    <w:p w14:paraId="0D071B5B" w14:textId="5F8DF2C8" w:rsidR="77BD44B3" w:rsidRDefault="77BD44B3"/>
    <w:p w14:paraId="02DED3FE" w14:textId="4B792B55" w:rsidR="77BD44B3" w:rsidRDefault="77BD44B3"/>
    <w:p w14:paraId="3357D9FB" w14:textId="338893C3" w:rsidR="77BD44B3" w:rsidRDefault="77BD44B3" w:rsidP="77BD44B3"/>
    <w:p w14:paraId="4760FEA6" w14:textId="4A91A177" w:rsidR="77BD44B3" w:rsidRDefault="77BD44B3" w:rsidP="77BD44B3"/>
    <w:p w14:paraId="7B98546E" w14:textId="5CAA1E15" w:rsidR="512D57EA" w:rsidRDefault="512D57EA" w:rsidP="77BD44B3">
      <w:pPr>
        <w:pStyle w:val="Caption"/>
        <w:keepNext/>
      </w:pPr>
      <w:r>
        <w:t>Figure 18 Level 2 Process 6.0 Using AI ASSISTANCE</w:t>
      </w:r>
    </w:p>
    <w:p w14:paraId="06408AC3" w14:textId="77543EE8" w:rsidR="002323F0" w:rsidRPr="002323F0" w:rsidRDefault="51E3735A" w:rsidP="0D75E191">
      <w:r>
        <w:rPr>
          <w:noProof/>
        </w:rPr>
        <w:drawing>
          <wp:inline distT="0" distB="0" distL="0" distR="0" wp14:anchorId="78F3CEDA" wp14:editId="4A20ADB9">
            <wp:extent cx="5943600" cy="4048125"/>
            <wp:effectExtent l="0" t="0" r="0" b="0"/>
            <wp:docPr id="1817863188" name="Picture 181786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4048125"/>
                    </a:xfrm>
                    <a:prstGeom prst="rect">
                      <a:avLst/>
                    </a:prstGeom>
                  </pic:spPr>
                </pic:pic>
              </a:graphicData>
            </a:graphic>
          </wp:inline>
        </w:drawing>
      </w:r>
    </w:p>
    <w:p w14:paraId="15B88D8A" w14:textId="70076B34" w:rsidR="00C76ED6" w:rsidRDefault="002323F0" w:rsidP="4D930878">
      <w:pPr>
        <w:pStyle w:val="Heading2"/>
      </w:pPr>
      <w:bookmarkStart w:id="70" w:name="_Toc2094231016"/>
      <w:r>
        <w:t>5.</w:t>
      </w:r>
      <w:r>
        <w:rPr>
          <w:b w:val="0"/>
        </w:rPr>
        <w:t xml:space="preserve">4 </w:t>
      </w:r>
      <w:r w:rsidR="00F37570">
        <w:t>Fully Dressed Use Case</w:t>
      </w:r>
      <w:bookmarkEnd w:id="70"/>
    </w:p>
    <w:tbl>
      <w:tblPr>
        <w:tblStyle w:val="TableGrid"/>
        <w:tblW w:w="0" w:type="auto"/>
        <w:tblLook w:val="04A0" w:firstRow="1" w:lastRow="0" w:firstColumn="1" w:lastColumn="0" w:noHBand="0" w:noVBand="1"/>
      </w:tblPr>
      <w:tblGrid>
        <w:gridCol w:w="4675"/>
        <w:gridCol w:w="4675"/>
      </w:tblGrid>
      <w:tr w:rsidR="00E260E7" w14:paraId="747DAC73" w14:textId="77777777" w:rsidTr="000A069F">
        <w:tc>
          <w:tcPr>
            <w:tcW w:w="4675" w:type="dxa"/>
          </w:tcPr>
          <w:p w14:paraId="04BE9102" w14:textId="77777777" w:rsidR="00E260E7" w:rsidRDefault="00E260E7" w:rsidP="000A069F">
            <w:r>
              <w:t>Use Case ID:</w:t>
            </w:r>
          </w:p>
        </w:tc>
        <w:tc>
          <w:tcPr>
            <w:tcW w:w="4675" w:type="dxa"/>
          </w:tcPr>
          <w:p w14:paraId="1DCD9FF1" w14:textId="77777777" w:rsidR="00E260E7" w:rsidRDefault="00E260E7" w:rsidP="000A069F">
            <w:r>
              <w:t>UCF-01</w:t>
            </w:r>
          </w:p>
        </w:tc>
      </w:tr>
      <w:tr w:rsidR="00E260E7" w14:paraId="4139B9D7" w14:textId="77777777" w:rsidTr="000A069F">
        <w:tc>
          <w:tcPr>
            <w:tcW w:w="4675" w:type="dxa"/>
          </w:tcPr>
          <w:p w14:paraId="144DB80F" w14:textId="77777777" w:rsidR="00E260E7" w:rsidRDefault="00E260E7" w:rsidP="000A069F">
            <w:r>
              <w:t>Use Case Name:</w:t>
            </w:r>
          </w:p>
        </w:tc>
        <w:tc>
          <w:tcPr>
            <w:tcW w:w="4675" w:type="dxa"/>
          </w:tcPr>
          <w:p w14:paraId="049AC9BB" w14:textId="77777777" w:rsidR="00E260E7" w:rsidRDefault="00E260E7" w:rsidP="000A069F">
            <w:r>
              <w:t>Login</w:t>
            </w:r>
          </w:p>
        </w:tc>
      </w:tr>
      <w:tr w:rsidR="00E260E7" w14:paraId="4C6BDF48" w14:textId="77777777" w:rsidTr="000A069F">
        <w:tc>
          <w:tcPr>
            <w:tcW w:w="4675" w:type="dxa"/>
          </w:tcPr>
          <w:p w14:paraId="5E9B3BB4" w14:textId="77777777" w:rsidR="00E260E7" w:rsidRDefault="00E260E7" w:rsidP="000A069F">
            <w:r>
              <w:t>Created By:</w:t>
            </w:r>
          </w:p>
        </w:tc>
        <w:tc>
          <w:tcPr>
            <w:tcW w:w="4675" w:type="dxa"/>
          </w:tcPr>
          <w:p w14:paraId="044E56FD" w14:textId="77777777" w:rsidR="00E260E7" w:rsidRDefault="00E260E7" w:rsidP="000A069F">
            <w:r>
              <w:t>DHAN</w:t>
            </w:r>
          </w:p>
        </w:tc>
      </w:tr>
      <w:tr w:rsidR="00E260E7" w14:paraId="39C72714" w14:textId="77777777" w:rsidTr="000A069F">
        <w:tc>
          <w:tcPr>
            <w:tcW w:w="4675" w:type="dxa"/>
          </w:tcPr>
          <w:p w14:paraId="6161AFE9" w14:textId="77777777" w:rsidR="00E260E7" w:rsidRDefault="00E260E7" w:rsidP="000A069F">
            <w:r>
              <w:t>Date created:</w:t>
            </w:r>
          </w:p>
        </w:tc>
        <w:tc>
          <w:tcPr>
            <w:tcW w:w="4675" w:type="dxa"/>
          </w:tcPr>
          <w:p w14:paraId="7BA666EA" w14:textId="77777777" w:rsidR="00E260E7" w:rsidRDefault="00E260E7" w:rsidP="000A069F">
            <w:r>
              <w:t>N/A</w:t>
            </w:r>
          </w:p>
        </w:tc>
      </w:tr>
      <w:tr w:rsidR="00E260E7" w14:paraId="2341ECF3" w14:textId="77777777" w:rsidTr="000A069F">
        <w:tc>
          <w:tcPr>
            <w:tcW w:w="4675" w:type="dxa"/>
          </w:tcPr>
          <w:p w14:paraId="2832FEB6" w14:textId="77777777" w:rsidR="00E260E7" w:rsidRDefault="00E260E7" w:rsidP="000A069F">
            <w:r>
              <w:t>Description:</w:t>
            </w:r>
          </w:p>
        </w:tc>
        <w:tc>
          <w:tcPr>
            <w:tcW w:w="4675" w:type="dxa"/>
          </w:tcPr>
          <w:p w14:paraId="47625ACB" w14:textId="77777777" w:rsidR="00E260E7" w:rsidRDefault="00E260E7" w:rsidP="000A069F">
            <w:r>
              <w:t>The Inventory staff, supplier, customer and Logistics manager are required to login to their accounts to have access in the system.</w:t>
            </w:r>
          </w:p>
        </w:tc>
      </w:tr>
      <w:tr w:rsidR="00E260E7" w14:paraId="145553C4" w14:textId="77777777" w:rsidTr="000A069F">
        <w:tc>
          <w:tcPr>
            <w:tcW w:w="4675" w:type="dxa"/>
          </w:tcPr>
          <w:p w14:paraId="332BD988" w14:textId="77777777" w:rsidR="00E260E7" w:rsidRDefault="00E260E7" w:rsidP="000A069F">
            <w:r>
              <w:t>Primary Actors:</w:t>
            </w:r>
          </w:p>
        </w:tc>
        <w:tc>
          <w:tcPr>
            <w:tcW w:w="4675" w:type="dxa"/>
          </w:tcPr>
          <w:p w14:paraId="3444F32D" w14:textId="77777777" w:rsidR="00E260E7" w:rsidRDefault="00E260E7" w:rsidP="000A069F">
            <w:r>
              <w:t>Inventory staff, and Logistics manager.</w:t>
            </w:r>
          </w:p>
          <w:p w14:paraId="5431C4BC" w14:textId="77777777" w:rsidR="00E260E7" w:rsidRDefault="00E260E7" w:rsidP="000A069F">
            <w:r>
              <w:t xml:space="preserve">Customer and supplier </w:t>
            </w:r>
          </w:p>
        </w:tc>
      </w:tr>
      <w:tr w:rsidR="00E260E7" w14:paraId="480EDBA1" w14:textId="77777777" w:rsidTr="000A069F">
        <w:tc>
          <w:tcPr>
            <w:tcW w:w="4675" w:type="dxa"/>
          </w:tcPr>
          <w:p w14:paraId="287B3629" w14:textId="77777777" w:rsidR="00E260E7" w:rsidRDefault="00E260E7" w:rsidP="000A069F">
            <w:r>
              <w:t>Secondary Actors:</w:t>
            </w:r>
          </w:p>
        </w:tc>
        <w:tc>
          <w:tcPr>
            <w:tcW w:w="4675" w:type="dxa"/>
          </w:tcPr>
          <w:p w14:paraId="19D97FF7" w14:textId="77777777" w:rsidR="00E260E7" w:rsidRDefault="00E260E7" w:rsidP="000A069F">
            <w:r>
              <w:t>None</w:t>
            </w:r>
          </w:p>
        </w:tc>
      </w:tr>
      <w:tr w:rsidR="00E260E7" w14:paraId="6D49DA7C" w14:textId="77777777" w:rsidTr="000A069F">
        <w:tc>
          <w:tcPr>
            <w:tcW w:w="4675" w:type="dxa"/>
          </w:tcPr>
          <w:p w14:paraId="7D0C9277" w14:textId="77777777" w:rsidR="00E260E7" w:rsidRDefault="00E260E7" w:rsidP="000A069F">
            <w:r>
              <w:t>Pre-Conditions:</w:t>
            </w:r>
          </w:p>
        </w:tc>
        <w:tc>
          <w:tcPr>
            <w:tcW w:w="4675" w:type="dxa"/>
          </w:tcPr>
          <w:p w14:paraId="665BDD68" w14:textId="77777777" w:rsidR="00E260E7" w:rsidRDefault="00E260E7" w:rsidP="000A069F">
            <w:r>
              <w:t>1. It is required to be done to use the system.</w:t>
            </w:r>
          </w:p>
        </w:tc>
      </w:tr>
      <w:tr w:rsidR="00E260E7" w14:paraId="5EB51812" w14:textId="77777777" w:rsidTr="000A069F">
        <w:tc>
          <w:tcPr>
            <w:tcW w:w="4675" w:type="dxa"/>
          </w:tcPr>
          <w:p w14:paraId="454FC2FA" w14:textId="77777777" w:rsidR="00E260E7" w:rsidRDefault="00E260E7" w:rsidP="000A069F">
            <w:r>
              <w:t>Post-Conditions:</w:t>
            </w:r>
          </w:p>
        </w:tc>
        <w:tc>
          <w:tcPr>
            <w:tcW w:w="4675" w:type="dxa"/>
          </w:tcPr>
          <w:p w14:paraId="1FF7DB72" w14:textId="77777777" w:rsidR="00E260E7" w:rsidRDefault="00E260E7" w:rsidP="000A069F">
            <w:r>
              <w:t>1. The user can now access the system.</w:t>
            </w:r>
          </w:p>
          <w:p w14:paraId="02AA6A1A" w14:textId="77777777" w:rsidR="00E260E7" w:rsidRDefault="00E260E7" w:rsidP="000A069F">
            <w:r>
              <w:t>2. Upon logging in the user is now on the home page of the system.</w:t>
            </w:r>
          </w:p>
        </w:tc>
      </w:tr>
      <w:tr w:rsidR="00E260E7" w14:paraId="7268C81D" w14:textId="77777777" w:rsidTr="000A069F">
        <w:tc>
          <w:tcPr>
            <w:tcW w:w="4675" w:type="dxa"/>
          </w:tcPr>
          <w:p w14:paraId="64696652" w14:textId="77777777" w:rsidR="00E260E7" w:rsidRDefault="00E260E7" w:rsidP="000A069F">
            <w:r>
              <w:t>Main scenario:</w:t>
            </w:r>
          </w:p>
        </w:tc>
        <w:tc>
          <w:tcPr>
            <w:tcW w:w="4675" w:type="dxa"/>
          </w:tcPr>
          <w:p w14:paraId="3A874B54" w14:textId="77777777" w:rsidR="00E260E7" w:rsidRDefault="00E260E7" w:rsidP="000A069F">
            <w:r>
              <w:t xml:space="preserve">1. The user is required to login. </w:t>
            </w:r>
          </w:p>
          <w:p w14:paraId="7361B2CC" w14:textId="77777777" w:rsidR="00E260E7" w:rsidRDefault="00E260E7" w:rsidP="000A069F">
            <w:r>
              <w:t>2. The user will login with his/her username and password.</w:t>
            </w:r>
          </w:p>
          <w:p w14:paraId="061541C9" w14:textId="77777777" w:rsidR="00E260E7" w:rsidRDefault="00E260E7" w:rsidP="000A069F">
            <w:r>
              <w:t>3. The system will check if the username and password is valid.</w:t>
            </w:r>
          </w:p>
          <w:p w14:paraId="7889714A" w14:textId="77777777" w:rsidR="00E260E7" w:rsidRDefault="00E260E7" w:rsidP="000A069F">
            <w:r>
              <w:t>4. The user can now use the system.</w:t>
            </w:r>
          </w:p>
          <w:p w14:paraId="4BCC29B4" w14:textId="77777777" w:rsidR="00E260E7" w:rsidRDefault="00E260E7" w:rsidP="000A069F"/>
        </w:tc>
      </w:tr>
    </w:tbl>
    <w:p w14:paraId="38D1E5B0" w14:textId="18E0093E" w:rsidR="00E260E7" w:rsidRDefault="00E260E7" w:rsidP="00E260E7"/>
    <w:p w14:paraId="6765732B" w14:textId="03E51BD6" w:rsidR="00E260E7" w:rsidRDefault="00E260E7" w:rsidP="00E260E7"/>
    <w:tbl>
      <w:tblPr>
        <w:tblStyle w:val="TableGrid"/>
        <w:tblW w:w="0" w:type="auto"/>
        <w:tblLook w:val="04A0" w:firstRow="1" w:lastRow="0" w:firstColumn="1" w:lastColumn="0" w:noHBand="0" w:noVBand="1"/>
      </w:tblPr>
      <w:tblGrid>
        <w:gridCol w:w="4675"/>
        <w:gridCol w:w="4675"/>
      </w:tblGrid>
      <w:tr w:rsidR="00E260E7" w14:paraId="5DFBE032" w14:textId="77777777" w:rsidTr="000A069F">
        <w:tc>
          <w:tcPr>
            <w:tcW w:w="4675" w:type="dxa"/>
          </w:tcPr>
          <w:p w14:paraId="3A00177B" w14:textId="77777777" w:rsidR="00E260E7" w:rsidRDefault="00E260E7" w:rsidP="000A069F">
            <w:r>
              <w:t>Use Case ID:</w:t>
            </w:r>
          </w:p>
        </w:tc>
        <w:tc>
          <w:tcPr>
            <w:tcW w:w="4675" w:type="dxa"/>
          </w:tcPr>
          <w:p w14:paraId="3091A1E0" w14:textId="77777777" w:rsidR="00E260E7" w:rsidRDefault="00E260E7" w:rsidP="000A069F">
            <w:r>
              <w:t>UCF_02</w:t>
            </w:r>
          </w:p>
        </w:tc>
      </w:tr>
      <w:tr w:rsidR="00E260E7" w14:paraId="11F336FB" w14:textId="77777777" w:rsidTr="000A069F">
        <w:tc>
          <w:tcPr>
            <w:tcW w:w="4675" w:type="dxa"/>
          </w:tcPr>
          <w:p w14:paraId="22D4C57E" w14:textId="77777777" w:rsidR="00E260E7" w:rsidRDefault="00E260E7" w:rsidP="000A069F">
            <w:r>
              <w:t>Use Case Name:</w:t>
            </w:r>
          </w:p>
        </w:tc>
        <w:tc>
          <w:tcPr>
            <w:tcW w:w="4675" w:type="dxa"/>
          </w:tcPr>
          <w:p w14:paraId="57A938C1" w14:textId="77777777" w:rsidR="00E260E7" w:rsidRDefault="00E260E7" w:rsidP="000A069F">
            <w:r>
              <w:t>Access Dashboard</w:t>
            </w:r>
          </w:p>
        </w:tc>
      </w:tr>
      <w:tr w:rsidR="00E260E7" w14:paraId="0D001518" w14:textId="77777777" w:rsidTr="000A069F">
        <w:tc>
          <w:tcPr>
            <w:tcW w:w="4675" w:type="dxa"/>
          </w:tcPr>
          <w:p w14:paraId="3A91001E" w14:textId="77777777" w:rsidR="00E260E7" w:rsidRDefault="00E260E7" w:rsidP="000A069F">
            <w:r>
              <w:t>Created By:</w:t>
            </w:r>
          </w:p>
        </w:tc>
        <w:tc>
          <w:tcPr>
            <w:tcW w:w="4675" w:type="dxa"/>
          </w:tcPr>
          <w:p w14:paraId="67BE5CEE" w14:textId="77777777" w:rsidR="00E260E7" w:rsidRDefault="00E260E7" w:rsidP="000A069F">
            <w:r>
              <w:t>DHAN</w:t>
            </w:r>
          </w:p>
        </w:tc>
      </w:tr>
      <w:tr w:rsidR="00E260E7" w14:paraId="09BDE8AA" w14:textId="77777777" w:rsidTr="000A069F">
        <w:tc>
          <w:tcPr>
            <w:tcW w:w="4675" w:type="dxa"/>
          </w:tcPr>
          <w:p w14:paraId="5735EC25" w14:textId="77777777" w:rsidR="00E260E7" w:rsidRDefault="00E260E7" w:rsidP="000A069F">
            <w:r>
              <w:t>Date created:</w:t>
            </w:r>
          </w:p>
        </w:tc>
        <w:tc>
          <w:tcPr>
            <w:tcW w:w="4675" w:type="dxa"/>
          </w:tcPr>
          <w:p w14:paraId="4AB12AA5" w14:textId="77777777" w:rsidR="00E260E7" w:rsidRDefault="00E260E7" w:rsidP="000A069F">
            <w:r>
              <w:t>N/A</w:t>
            </w:r>
          </w:p>
        </w:tc>
      </w:tr>
      <w:tr w:rsidR="00E260E7" w14:paraId="28DD9B9B" w14:textId="77777777" w:rsidTr="000A069F">
        <w:tc>
          <w:tcPr>
            <w:tcW w:w="4675" w:type="dxa"/>
          </w:tcPr>
          <w:p w14:paraId="55938ABD" w14:textId="77777777" w:rsidR="00E260E7" w:rsidRDefault="00E260E7" w:rsidP="000A069F">
            <w:r>
              <w:t>Use Case Description:</w:t>
            </w:r>
          </w:p>
        </w:tc>
        <w:tc>
          <w:tcPr>
            <w:tcW w:w="4675" w:type="dxa"/>
          </w:tcPr>
          <w:p w14:paraId="183E4B5B" w14:textId="77777777" w:rsidR="00E260E7" w:rsidRDefault="00E260E7" w:rsidP="000A069F">
            <w:r>
              <w:t>The dashboard is for the users. The dashboard is for them to view certain info in the system.</w:t>
            </w:r>
          </w:p>
        </w:tc>
      </w:tr>
      <w:tr w:rsidR="00E260E7" w14:paraId="76648FB2" w14:textId="77777777" w:rsidTr="000A069F">
        <w:tc>
          <w:tcPr>
            <w:tcW w:w="4675" w:type="dxa"/>
          </w:tcPr>
          <w:p w14:paraId="58A74FF7" w14:textId="77777777" w:rsidR="00E260E7" w:rsidRDefault="00E260E7" w:rsidP="000A069F">
            <w:r>
              <w:t>Primary Actors:</w:t>
            </w:r>
          </w:p>
        </w:tc>
        <w:tc>
          <w:tcPr>
            <w:tcW w:w="4675" w:type="dxa"/>
          </w:tcPr>
          <w:p w14:paraId="25B39B96" w14:textId="77777777" w:rsidR="00E260E7" w:rsidRDefault="00E260E7" w:rsidP="000A069F">
            <w:r>
              <w:t>Inventory staff, logistics manager, customer and supplier</w:t>
            </w:r>
          </w:p>
        </w:tc>
      </w:tr>
      <w:tr w:rsidR="00E260E7" w14:paraId="00B3BF24" w14:textId="77777777" w:rsidTr="000A069F">
        <w:tc>
          <w:tcPr>
            <w:tcW w:w="4675" w:type="dxa"/>
          </w:tcPr>
          <w:p w14:paraId="0AE9A770" w14:textId="77777777" w:rsidR="00E260E7" w:rsidRDefault="00E260E7" w:rsidP="000A069F">
            <w:r>
              <w:t>Secondary Actors:</w:t>
            </w:r>
          </w:p>
        </w:tc>
        <w:tc>
          <w:tcPr>
            <w:tcW w:w="4675" w:type="dxa"/>
          </w:tcPr>
          <w:p w14:paraId="40C92C42" w14:textId="77777777" w:rsidR="00E260E7" w:rsidRDefault="00E260E7" w:rsidP="000A069F">
            <w:r>
              <w:t>None</w:t>
            </w:r>
          </w:p>
        </w:tc>
      </w:tr>
      <w:tr w:rsidR="00E260E7" w14:paraId="15C710B7" w14:textId="77777777" w:rsidTr="000A069F">
        <w:tc>
          <w:tcPr>
            <w:tcW w:w="4675" w:type="dxa"/>
          </w:tcPr>
          <w:p w14:paraId="0AB86F6B" w14:textId="77777777" w:rsidR="00E260E7" w:rsidRDefault="00E260E7" w:rsidP="000A069F">
            <w:r>
              <w:t>Pre-Conditions:</w:t>
            </w:r>
          </w:p>
        </w:tc>
        <w:tc>
          <w:tcPr>
            <w:tcW w:w="4675" w:type="dxa"/>
          </w:tcPr>
          <w:p w14:paraId="60971D35" w14:textId="77777777" w:rsidR="00E260E7" w:rsidRDefault="00E260E7" w:rsidP="000A069F">
            <w:r>
              <w:t>1. The user needs to log in to the system</w:t>
            </w:r>
          </w:p>
          <w:p w14:paraId="20486E95" w14:textId="77777777" w:rsidR="00E260E7" w:rsidRDefault="00E260E7" w:rsidP="000A069F">
            <w:r>
              <w:t xml:space="preserve">2. The system validates the users access </w:t>
            </w:r>
          </w:p>
        </w:tc>
      </w:tr>
      <w:tr w:rsidR="00E260E7" w14:paraId="1AE93E6A" w14:textId="77777777" w:rsidTr="000A069F">
        <w:tc>
          <w:tcPr>
            <w:tcW w:w="4675" w:type="dxa"/>
          </w:tcPr>
          <w:p w14:paraId="10D8F401" w14:textId="77777777" w:rsidR="00E260E7" w:rsidRDefault="00E260E7" w:rsidP="000A069F">
            <w:r>
              <w:t>Post-Conditions:</w:t>
            </w:r>
          </w:p>
        </w:tc>
        <w:tc>
          <w:tcPr>
            <w:tcW w:w="4675" w:type="dxa"/>
          </w:tcPr>
          <w:p w14:paraId="6E1594B1" w14:textId="77777777" w:rsidR="00E260E7" w:rsidRDefault="00E260E7" w:rsidP="000A069F">
            <w:r>
              <w:t xml:space="preserve">1. </w:t>
            </w:r>
            <w:r w:rsidRPr="00944724">
              <w:t>The user views real-time data and statistics.</w:t>
            </w:r>
          </w:p>
          <w:p w14:paraId="4CF62B55" w14:textId="77777777" w:rsidR="00E260E7" w:rsidRDefault="00E260E7" w:rsidP="000A069F">
            <w:r>
              <w:t xml:space="preserve">2. </w:t>
            </w:r>
            <w:r w:rsidRPr="00944724">
              <w:t>Notifications are displayed on the dashboard.</w:t>
            </w:r>
          </w:p>
        </w:tc>
      </w:tr>
      <w:tr w:rsidR="00E260E7" w14:paraId="7E532266" w14:textId="77777777" w:rsidTr="000A069F">
        <w:tc>
          <w:tcPr>
            <w:tcW w:w="4675" w:type="dxa"/>
          </w:tcPr>
          <w:p w14:paraId="010C1685" w14:textId="77777777" w:rsidR="00E260E7" w:rsidRDefault="00E260E7" w:rsidP="000A069F">
            <w:r>
              <w:t>Main scenario:</w:t>
            </w:r>
          </w:p>
        </w:tc>
        <w:tc>
          <w:tcPr>
            <w:tcW w:w="4675" w:type="dxa"/>
          </w:tcPr>
          <w:p w14:paraId="47C88DA9" w14:textId="77777777" w:rsidR="00E260E7" w:rsidRDefault="00E260E7" w:rsidP="000A069F">
            <w:r>
              <w:t xml:space="preserve">1. </w:t>
            </w:r>
            <w:r w:rsidRPr="00232B59">
              <w:t>The user selects the "Access Dashboard" option from the system.</w:t>
            </w:r>
          </w:p>
          <w:p w14:paraId="73EF5FB7" w14:textId="77777777" w:rsidR="00E260E7" w:rsidRDefault="00E260E7" w:rsidP="000A069F">
            <w:r>
              <w:t xml:space="preserve">2. </w:t>
            </w:r>
            <w:r w:rsidRPr="00232B59">
              <w:t>The system loads and displays relevant data, such as inventory levels and shipment statuses.</w:t>
            </w:r>
          </w:p>
          <w:p w14:paraId="4137D42F" w14:textId="77777777" w:rsidR="00E260E7" w:rsidRDefault="00E260E7" w:rsidP="000A069F">
            <w:r>
              <w:t xml:space="preserve">3. </w:t>
            </w:r>
            <w:r w:rsidRPr="00573521">
              <w:t>The user views the dashboard and can click on specific items for more detail.</w:t>
            </w:r>
          </w:p>
          <w:p w14:paraId="15D3EDB6" w14:textId="77777777" w:rsidR="00E260E7" w:rsidRDefault="00E260E7" w:rsidP="000A069F">
            <w:r>
              <w:t xml:space="preserve">4. </w:t>
            </w:r>
            <w:r w:rsidRPr="00573521">
              <w:t>The system updates the dashboard in real-time.</w:t>
            </w:r>
          </w:p>
        </w:tc>
      </w:tr>
    </w:tbl>
    <w:p w14:paraId="565BA79A" w14:textId="4599E2BD" w:rsidR="00E260E7" w:rsidRDefault="00E260E7" w:rsidP="00E260E7"/>
    <w:p w14:paraId="1539A53A" w14:textId="76000761" w:rsidR="00E260E7" w:rsidRDefault="00E260E7" w:rsidP="00E260E7"/>
    <w:tbl>
      <w:tblPr>
        <w:tblStyle w:val="TableGrid"/>
        <w:tblW w:w="0" w:type="auto"/>
        <w:tblLook w:val="04A0" w:firstRow="1" w:lastRow="0" w:firstColumn="1" w:lastColumn="0" w:noHBand="0" w:noVBand="1"/>
      </w:tblPr>
      <w:tblGrid>
        <w:gridCol w:w="4675"/>
        <w:gridCol w:w="4675"/>
      </w:tblGrid>
      <w:tr w:rsidR="00E260E7" w14:paraId="3CD14130" w14:textId="77777777" w:rsidTr="000A069F">
        <w:tc>
          <w:tcPr>
            <w:tcW w:w="4675" w:type="dxa"/>
          </w:tcPr>
          <w:p w14:paraId="5F845339" w14:textId="77777777" w:rsidR="00E260E7" w:rsidRDefault="00E260E7" w:rsidP="000A069F">
            <w:r>
              <w:t>Use Case ID:</w:t>
            </w:r>
          </w:p>
        </w:tc>
        <w:tc>
          <w:tcPr>
            <w:tcW w:w="4675" w:type="dxa"/>
          </w:tcPr>
          <w:p w14:paraId="7279918A" w14:textId="77777777" w:rsidR="00E260E7" w:rsidRDefault="00E260E7" w:rsidP="000A069F">
            <w:r>
              <w:t>UCF_03</w:t>
            </w:r>
          </w:p>
        </w:tc>
      </w:tr>
      <w:tr w:rsidR="00E260E7" w14:paraId="4304B14C" w14:textId="77777777" w:rsidTr="000A069F">
        <w:tc>
          <w:tcPr>
            <w:tcW w:w="4675" w:type="dxa"/>
          </w:tcPr>
          <w:p w14:paraId="42BE9133" w14:textId="77777777" w:rsidR="00E260E7" w:rsidRDefault="00E260E7" w:rsidP="000A069F">
            <w:r>
              <w:t>Use Case Name:</w:t>
            </w:r>
          </w:p>
        </w:tc>
        <w:tc>
          <w:tcPr>
            <w:tcW w:w="4675" w:type="dxa"/>
          </w:tcPr>
          <w:p w14:paraId="23D5254D" w14:textId="77777777" w:rsidR="00E260E7" w:rsidRDefault="00E260E7" w:rsidP="000A069F">
            <w:r>
              <w:t>Manage Inventory</w:t>
            </w:r>
          </w:p>
        </w:tc>
      </w:tr>
      <w:tr w:rsidR="00E260E7" w14:paraId="77AB638C" w14:textId="77777777" w:rsidTr="000A069F">
        <w:tc>
          <w:tcPr>
            <w:tcW w:w="4675" w:type="dxa"/>
          </w:tcPr>
          <w:p w14:paraId="26127E89" w14:textId="77777777" w:rsidR="00E260E7" w:rsidRDefault="00E260E7" w:rsidP="000A069F">
            <w:r>
              <w:t>Created By:</w:t>
            </w:r>
          </w:p>
        </w:tc>
        <w:tc>
          <w:tcPr>
            <w:tcW w:w="4675" w:type="dxa"/>
          </w:tcPr>
          <w:p w14:paraId="2E8D2403" w14:textId="77777777" w:rsidR="00E260E7" w:rsidRDefault="00E260E7" w:rsidP="000A069F">
            <w:r>
              <w:t>DHAN</w:t>
            </w:r>
          </w:p>
        </w:tc>
      </w:tr>
      <w:tr w:rsidR="00E260E7" w14:paraId="0FDBE738" w14:textId="77777777" w:rsidTr="000A069F">
        <w:tc>
          <w:tcPr>
            <w:tcW w:w="4675" w:type="dxa"/>
          </w:tcPr>
          <w:p w14:paraId="0516F79C" w14:textId="77777777" w:rsidR="00E260E7" w:rsidRDefault="00E260E7" w:rsidP="000A069F">
            <w:r>
              <w:t>Date created:</w:t>
            </w:r>
          </w:p>
        </w:tc>
        <w:tc>
          <w:tcPr>
            <w:tcW w:w="4675" w:type="dxa"/>
          </w:tcPr>
          <w:p w14:paraId="5D25D7FD" w14:textId="77777777" w:rsidR="00E260E7" w:rsidRDefault="00E260E7" w:rsidP="000A069F">
            <w:r>
              <w:t>N/A</w:t>
            </w:r>
          </w:p>
        </w:tc>
      </w:tr>
      <w:tr w:rsidR="00E260E7" w14:paraId="786DFC43" w14:textId="77777777" w:rsidTr="000A069F">
        <w:tc>
          <w:tcPr>
            <w:tcW w:w="4675" w:type="dxa"/>
          </w:tcPr>
          <w:p w14:paraId="02420ED0" w14:textId="77777777" w:rsidR="00E260E7" w:rsidRDefault="00E260E7" w:rsidP="000A069F">
            <w:r>
              <w:t>Use Case Description:</w:t>
            </w:r>
          </w:p>
        </w:tc>
        <w:tc>
          <w:tcPr>
            <w:tcW w:w="4675" w:type="dxa"/>
          </w:tcPr>
          <w:p w14:paraId="3B3EEF45" w14:textId="77777777" w:rsidR="00E260E7" w:rsidRDefault="00E260E7" w:rsidP="000A069F">
            <w:r>
              <w:t>The Inventory Staff is responsible for managing the inventory of medical equipment. They can add, update and remove inventory items and ensure the stock levels are accurate.</w:t>
            </w:r>
          </w:p>
        </w:tc>
      </w:tr>
      <w:tr w:rsidR="00E260E7" w14:paraId="29A476C1" w14:textId="77777777" w:rsidTr="000A069F">
        <w:tc>
          <w:tcPr>
            <w:tcW w:w="4675" w:type="dxa"/>
          </w:tcPr>
          <w:p w14:paraId="2E739126" w14:textId="77777777" w:rsidR="00E260E7" w:rsidRDefault="00E260E7" w:rsidP="000A069F">
            <w:r>
              <w:t>Primary Actors:</w:t>
            </w:r>
          </w:p>
        </w:tc>
        <w:tc>
          <w:tcPr>
            <w:tcW w:w="4675" w:type="dxa"/>
          </w:tcPr>
          <w:p w14:paraId="22942D8E" w14:textId="77777777" w:rsidR="00E260E7" w:rsidRDefault="00E260E7" w:rsidP="000A069F">
            <w:r>
              <w:t>Inventory staff</w:t>
            </w:r>
          </w:p>
        </w:tc>
      </w:tr>
      <w:tr w:rsidR="00E260E7" w14:paraId="08446DCC" w14:textId="77777777" w:rsidTr="000A069F">
        <w:tc>
          <w:tcPr>
            <w:tcW w:w="4675" w:type="dxa"/>
          </w:tcPr>
          <w:p w14:paraId="256C9F9C" w14:textId="77777777" w:rsidR="00E260E7" w:rsidRDefault="00E260E7" w:rsidP="000A069F">
            <w:r>
              <w:t>Secondary Actors:</w:t>
            </w:r>
          </w:p>
        </w:tc>
        <w:tc>
          <w:tcPr>
            <w:tcW w:w="4675" w:type="dxa"/>
          </w:tcPr>
          <w:p w14:paraId="5333E0D0" w14:textId="77777777" w:rsidR="00E260E7" w:rsidRDefault="00E260E7" w:rsidP="000A069F">
            <w:r>
              <w:t>None</w:t>
            </w:r>
          </w:p>
        </w:tc>
      </w:tr>
      <w:tr w:rsidR="00E260E7" w14:paraId="53B5C21D" w14:textId="77777777" w:rsidTr="000A069F">
        <w:tc>
          <w:tcPr>
            <w:tcW w:w="4675" w:type="dxa"/>
          </w:tcPr>
          <w:p w14:paraId="4434E39B" w14:textId="77777777" w:rsidR="00E260E7" w:rsidRDefault="00E260E7" w:rsidP="000A069F">
            <w:r>
              <w:t>Pre-Conditions:</w:t>
            </w:r>
          </w:p>
        </w:tc>
        <w:tc>
          <w:tcPr>
            <w:tcW w:w="4675" w:type="dxa"/>
          </w:tcPr>
          <w:p w14:paraId="3C0C8980" w14:textId="77777777" w:rsidR="00E260E7" w:rsidRDefault="00E260E7" w:rsidP="000A069F">
            <w:r>
              <w:t xml:space="preserve">1. </w:t>
            </w:r>
            <w:r w:rsidRPr="007D17CD">
              <w:t>The user must be logged into the system.</w:t>
            </w:r>
          </w:p>
          <w:p w14:paraId="4803C552" w14:textId="77777777" w:rsidR="00E260E7" w:rsidRDefault="00E260E7" w:rsidP="000A069F">
            <w:r>
              <w:t xml:space="preserve">2. </w:t>
            </w:r>
            <w:r w:rsidRPr="00BF0CBC">
              <w:t>The user must have permission to manage inventory.</w:t>
            </w:r>
          </w:p>
        </w:tc>
      </w:tr>
      <w:tr w:rsidR="00E260E7" w14:paraId="3913DB6E" w14:textId="77777777" w:rsidTr="000A069F">
        <w:tc>
          <w:tcPr>
            <w:tcW w:w="4675" w:type="dxa"/>
          </w:tcPr>
          <w:p w14:paraId="7EE4BEE1" w14:textId="77777777" w:rsidR="00E260E7" w:rsidRDefault="00E260E7" w:rsidP="000A069F">
            <w:r>
              <w:t>Post-Conditions:</w:t>
            </w:r>
          </w:p>
        </w:tc>
        <w:tc>
          <w:tcPr>
            <w:tcW w:w="4675" w:type="dxa"/>
          </w:tcPr>
          <w:p w14:paraId="287BB09B" w14:textId="77777777" w:rsidR="00E260E7" w:rsidRDefault="00E260E7" w:rsidP="000A069F">
            <w:r>
              <w:t xml:space="preserve">1. </w:t>
            </w:r>
            <w:r w:rsidRPr="00044EA3">
              <w:t>The inventory has been successfully updated.</w:t>
            </w:r>
          </w:p>
          <w:p w14:paraId="2C32EF52" w14:textId="77777777" w:rsidR="00E260E7" w:rsidRDefault="00E260E7" w:rsidP="000A069F">
            <w:r>
              <w:t xml:space="preserve">2. </w:t>
            </w:r>
            <w:r w:rsidRPr="00044EA3">
              <w:t>All stock changes are reflected in the system and are accessible to authorized users.</w:t>
            </w:r>
          </w:p>
        </w:tc>
      </w:tr>
      <w:tr w:rsidR="00E260E7" w14:paraId="12511D6C" w14:textId="77777777" w:rsidTr="000A069F">
        <w:tc>
          <w:tcPr>
            <w:tcW w:w="4675" w:type="dxa"/>
          </w:tcPr>
          <w:p w14:paraId="49D5DF1B" w14:textId="77777777" w:rsidR="00E260E7" w:rsidRDefault="00E260E7" w:rsidP="000A069F">
            <w:r>
              <w:t>Main scenario:</w:t>
            </w:r>
          </w:p>
        </w:tc>
        <w:tc>
          <w:tcPr>
            <w:tcW w:w="4675" w:type="dxa"/>
          </w:tcPr>
          <w:p w14:paraId="2CDCE7FA" w14:textId="77777777" w:rsidR="00E260E7" w:rsidRDefault="00E260E7" w:rsidP="000A069F">
            <w:r>
              <w:t xml:space="preserve">1. </w:t>
            </w:r>
            <w:r w:rsidRPr="00F6086B">
              <w:t>The user selects the "Manage Inventory" option from the dashboard.</w:t>
            </w:r>
          </w:p>
          <w:p w14:paraId="31BC1B24" w14:textId="77777777" w:rsidR="00E260E7" w:rsidRDefault="00E260E7" w:rsidP="000A069F">
            <w:r>
              <w:t xml:space="preserve">2. </w:t>
            </w:r>
            <w:r w:rsidRPr="00F6086B">
              <w:t>The system displays a list of current inventory items, including item details and stock levels.</w:t>
            </w:r>
          </w:p>
          <w:p w14:paraId="186A0C32" w14:textId="77777777" w:rsidR="00E260E7" w:rsidRDefault="00E260E7" w:rsidP="000A069F">
            <w:r>
              <w:t xml:space="preserve">3. </w:t>
            </w:r>
            <w:r w:rsidRPr="00F6086B">
              <w:t>The user selects an inventory item to modify.</w:t>
            </w:r>
          </w:p>
          <w:p w14:paraId="3762A505" w14:textId="77777777" w:rsidR="00E260E7" w:rsidRDefault="00E260E7" w:rsidP="000A069F">
            <w:r>
              <w:t xml:space="preserve">4. </w:t>
            </w:r>
            <w:r w:rsidRPr="007E0969">
              <w:t>The system prompts the user to either:</w:t>
            </w:r>
          </w:p>
          <w:p w14:paraId="5E6175E6" w14:textId="77777777" w:rsidR="00E260E7" w:rsidRDefault="00E260E7" w:rsidP="00E260E7">
            <w:pPr>
              <w:pStyle w:val="ListParagraph"/>
              <w:numPr>
                <w:ilvl w:val="0"/>
                <w:numId w:val="70"/>
              </w:numPr>
            </w:pPr>
            <w:r>
              <w:t>Add a new inventory item.</w:t>
            </w:r>
          </w:p>
          <w:p w14:paraId="5BF4E486" w14:textId="77777777" w:rsidR="00E260E7" w:rsidRDefault="00E260E7" w:rsidP="00E260E7">
            <w:pPr>
              <w:pStyle w:val="ListParagraph"/>
              <w:numPr>
                <w:ilvl w:val="0"/>
                <w:numId w:val="70"/>
              </w:numPr>
            </w:pPr>
            <w:r>
              <w:t>Update an existing.</w:t>
            </w:r>
          </w:p>
          <w:p w14:paraId="5CEFDF11" w14:textId="77777777" w:rsidR="00E260E7" w:rsidRDefault="00E260E7" w:rsidP="00E260E7">
            <w:pPr>
              <w:pStyle w:val="ListParagraph"/>
              <w:numPr>
                <w:ilvl w:val="0"/>
                <w:numId w:val="70"/>
              </w:numPr>
            </w:pPr>
            <w:r>
              <w:t>Remove an item from the inventory.</w:t>
            </w:r>
          </w:p>
          <w:p w14:paraId="794D68B6" w14:textId="77777777" w:rsidR="00E260E7" w:rsidRDefault="00E260E7" w:rsidP="000A069F">
            <w:r>
              <w:t xml:space="preserve">5. </w:t>
            </w:r>
            <w:r w:rsidRPr="001E2F17">
              <w:t>The user inputs the necessary changes and submits the form.</w:t>
            </w:r>
          </w:p>
          <w:p w14:paraId="29B710A5" w14:textId="77777777" w:rsidR="00E260E7" w:rsidRDefault="00E260E7" w:rsidP="000A069F">
            <w:r>
              <w:t xml:space="preserve">6. </w:t>
            </w:r>
            <w:r w:rsidRPr="001E2F17">
              <w:t>The system validates the changes and updates the inventory records.</w:t>
            </w:r>
          </w:p>
          <w:p w14:paraId="6F064D99" w14:textId="77777777" w:rsidR="00E260E7" w:rsidRDefault="00E260E7" w:rsidP="000A069F">
            <w:r>
              <w:t xml:space="preserve">7. </w:t>
            </w:r>
            <w:r w:rsidRPr="001E2F17">
              <w:t>The user receives a confirmation that the inventory has been updated.</w:t>
            </w:r>
          </w:p>
          <w:p w14:paraId="5FDBE79B" w14:textId="77777777" w:rsidR="00E260E7" w:rsidRDefault="00E260E7" w:rsidP="000A069F">
            <w:r>
              <w:t xml:space="preserve">8. </w:t>
            </w:r>
            <w:r w:rsidRPr="001E2F17">
              <w:t>The system logs the changes for audit purposes.</w:t>
            </w:r>
          </w:p>
        </w:tc>
      </w:tr>
    </w:tbl>
    <w:p w14:paraId="4CE2723A" w14:textId="2C185F3F" w:rsidR="00E260E7" w:rsidRDefault="00E260E7" w:rsidP="00E260E7"/>
    <w:p w14:paraId="26450B8A" w14:textId="16FAD69A" w:rsidR="00E260E7" w:rsidRDefault="00E260E7" w:rsidP="00E260E7"/>
    <w:tbl>
      <w:tblPr>
        <w:tblStyle w:val="TableGrid"/>
        <w:tblW w:w="0" w:type="auto"/>
        <w:tblLook w:val="04A0" w:firstRow="1" w:lastRow="0" w:firstColumn="1" w:lastColumn="0" w:noHBand="0" w:noVBand="1"/>
      </w:tblPr>
      <w:tblGrid>
        <w:gridCol w:w="4675"/>
        <w:gridCol w:w="4675"/>
      </w:tblGrid>
      <w:tr w:rsidR="00E260E7" w14:paraId="20EDA963" w14:textId="77777777" w:rsidTr="000A069F">
        <w:tc>
          <w:tcPr>
            <w:tcW w:w="4675" w:type="dxa"/>
          </w:tcPr>
          <w:p w14:paraId="41D87943" w14:textId="77777777" w:rsidR="00E260E7" w:rsidRDefault="00E260E7" w:rsidP="000A069F">
            <w:r>
              <w:t>Use Case ID:</w:t>
            </w:r>
          </w:p>
        </w:tc>
        <w:tc>
          <w:tcPr>
            <w:tcW w:w="4675" w:type="dxa"/>
          </w:tcPr>
          <w:p w14:paraId="28B0C7CC" w14:textId="77777777" w:rsidR="00E260E7" w:rsidRDefault="00E260E7" w:rsidP="000A069F">
            <w:r>
              <w:t>UCF_04</w:t>
            </w:r>
          </w:p>
        </w:tc>
      </w:tr>
      <w:tr w:rsidR="00E260E7" w14:paraId="0B13F1A6" w14:textId="77777777" w:rsidTr="000A069F">
        <w:tc>
          <w:tcPr>
            <w:tcW w:w="4675" w:type="dxa"/>
          </w:tcPr>
          <w:p w14:paraId="5888115B" w14:textId="77777777" w:rsidR="00E260E7" w:rsidRDefault="00E260E7" w:rsidP="000A069F">
            <w:r>
              <w:t>Use Case Name:</w:t>
            </w:r>
          </w:p>
        </w:tc>
        <w:tc>
          <w:tcPr>
            <w:tcW w:w="4675" w:type="dxa"/>
          </w:tcPr>
          <w:p w14:paraId="770EBA74" w14:textId="77777777" w:rsidR="00E260E7" w:rsidRDefault="00E260E7" w:rsidP="000A069F">
            <w:r>
              <w:t>Process equipment</w:t>
            </w:r>
          </w:p>
        </w:tc>
      </w:tr>
      <w:tr w:rsidR="00E260E7" w14:paraId="2088E3EA" w14:textId="77777777" w:rsidTr="000A069F">
        <w:tc>
          <w:tcPr>
            <w:tcW w:w="4675" w:type="dxa"/>
          </w:tcPr>
          <w:p w14:paraId="172A2A60" w14:textId="77777777" w:rsidR="00E260E7" w:rsidRDefault="00E260E7" w:rsidP="000A069F">
            <w:r>
              <w:t>Created By:</w:t>
            </w:r>
          </w:p>
        </w:tc>
        <w:tc>
          <w:tcPr>
            <w:tcW w:w="4675" w:type="dxa"/>
          </w:tcPr>
          <w:p w14:paraId="47A859C6" w14:textId="77777777" w:rsidR="00E260E7" w:rsidRDefault="00E260E7" w:rsidP="000A069F">
            <w:r>
              <w:t>DHAN</w:t>
            </w:r>
          </w:p>
        </w:tc>
      </w:tr>
      <w:tr w:rsidR="00E260E7" w14:paraId="0280A230" w14:textId="77777777" w:rsidTr="000A069F">
        <w:tc>
          <w:tcPr>
            <w:tcW w:w="4675" w:type="dxa"/>
          </w:tcPr>
          <w:p w14:paraId="3E9C3976" w14:textId="77777777" w:rsidR="00E260E7" w:rsidRDefault="00E260E7" w:rsidP="000A069F">
            <w:r>
              <w:t>Date created:</w:t>
            </w:r>
          </w:p>
        </w:tc>
        <w:tc>
          <w:tcPr>
            <w:tcW w:w="4675" w:type="dxa"/>
          </w:tcPr>
          <w:p w14:paraId="0A553937" w14:textId="77777777" w:rsidR="00E260E7" w:rsidRDefault="00E260E7" w:rsidP="000A069F">
            <w:r>
              <w:t>N/A</w:t>
            </w:r>
          </w:p>
        </w:tc>
      </w:tr>
      <w:tr w:rsidR="00E260E7" w14:paraId="572D1F54" w14:textId="77777777" w:rsidTr="000A069F">
        <w:tc>
          <w:tcPr>
            <w:tcW w:w="4675" w:type="dxa"/>
          </w:tcPr>
          <w:p w14:paraId="1BDACF8D" w14:textId="77777777" w:rsidR="00E260E7" w:rsidRDefault="00E260E7" w:rsidP="000A069F">
            <w:r>
              <w:t>Use Case Description:</w:t>
            </w:r>
          </w:p>
        </w:tc>
        <w:tc>
          <w:tcPr>
            <w:tcW w:w="4675" w:type="dxa"/>
          </w:tcPr>
          <w:p w14:paraId="34590BF9" w14:textId="77777777" w:rsidR="00E260E7" w:rsidRDefault="00E260E7" w:rsidP="000A069F">
            <w:r w:rsidRPr="00F32432">
              <w:t xml:space="preserve">Inventory Staff </w:t>
            </w:r>
            <w:r>
              <w:t xml:space="preserve">and Logistics manager </w:t>
            </w:r>
            <w:r w:rsidRPr="00F32432">
              <w:t>can process equipment, ensuring that it is properly prepared, tracked, and assigned to inventory locations.</w:t>
            </w:r>
          </w:p>
        </w:tc>
      </w:tr>
      <w:tr w:rsidR="00E260E7" w14:paraId="3550BF1E" w14:textId="77777777" w:rsidTr="000A069F">
        <w:tc>
          <w:tcPr>
            <w:tcW w:w="4675" w:type="dxa"/>
          </w:tcPr>
          <w:p w14:paraId="7917CB7A" w14:textId="77777777" w:rsidR="00E260E7" w:rsidRDefault="00E260E7" w:rsidP="000A069F">
            <w:r>
              <w:t>Primary Actors:</w:t>
            </w:r>
          </w:p>
        </w:tc>
        <w:tc>
          <w:tcPr>
            <w:tcW w:w="4675" w:type="dxa"/>
          </w:tcPr>
          <w:p w14:paraId="20E61217" w14:textId="77777777" w:rsidR="00E260E7" w:rsidRDefault="00E260E7" w:rsidP="000A069F">
            <w:r>
              <w:t>Logistics Manager</w:t>
            </w:r>
            <w:r w:rsidRPr="00F32432">
              <w:t>, Inventory Staff</w:t>
            </w:r>
          </w:p>
        </w:tc>
      </w:tr>
      <w:tr w:rsidR="00E260E7" w14:paraId="737DFC32" w14:textId="77777777" w:rsidTr="000A069F">
        <w:tc>
          <w:tcPr>
            <w:tcW w:w="4675" w:type="dxa"/>
          </w:tcPr>
          <w:p w14:paraId="75C0B5AA" w14:textId="77777777" w:rsidR="00E260E7" w:rsidRDefault="00E260E7" w:rsidP="000A069F">
            <w:r>
              <w:t>Secondary Actors:</w:t>
            </w:r>
          </w:p>
        </w:tc>
        <w:tc>
          <w:tcPr>
            <w:tcW w:w="4675" w:type="dxa"/>
          </w:tcPr>
          <w:p w14:paraId="7D063DCE" w14:textId="77777777" w:rsidR="00E260E7" w:rsidRDefault="00E260E7" w:rsidP="000A069F">
            <w:r>
              <w:t>None</w:t>
            </w:r>
          </w:p>
        </w:tc>
      </w:tr>
      <w:tr w:rsidR="00E260E7" w14:paraId="7002B2A7" w14:textId="77777777" w:rsidTr="000A069F">
        <w:tc>
          <w:tcPr>
            <w:tcW w:w="4675" w:type="dxa"/>
          </w:tcPr>
          <w:p w14:paraId="43410DD0" w14:textId="77777777" w:rsidR="00E260E7" w:rsidRDefault="00E260E7" w:rsidP="000A069F">
            <w:r>
              <w:t>Pre-Conditions:</w:t>
            </w:r>
          </w:p>
        </w:tc>
        <w:tc>
          <w:tcPr>
            <w:tcW w:w="4675" w:type="dxa"/>
          </w:tcPr>
          <w:p w14:paraId="31BBC3F3" w14:textId="77777777" w:rsidR="00E260E7" w:rsidRDefault="00E260E7" w:rsidP="000A069F">
            <w:r>
              <w:t xml:space="preserve">1. </w:t>
            </w:r>
            <w:r w:rsidRPr="00F722A2">
              <w:t>The user must be logged into the system.</w:t>
            </w:r>
          </w:p>
          <w:p w14:paraId="0B58FD86" w14:textId="77777777" w:rsidR="00E260E7" w:rsidRDefault="00E260E7" w:rsidP="000A069F">
            <w:r>
              <w:t xml:space="preserve">2. </w:t>
            </w:r>
            <w:r w:rsidRPr="00F722A2">
              <w:t>The user must have permission to process equipment.</w:t>
            </w:r>
          </w:p>
        </w:tc>
      </w:tr>
      <w:tr w:rsidR="00E260E7" w14:paraId="01EBAF85" w14:textId="77777777" w:rsidTr="000A069F">
        <w:tc>
          <w:tcPr>
            <w:tcW w:w="4675" w:type="dxa"/>
          </w:tcPr>
          <w:p w14:paraId="328C9A9E" w14:textId="77777777" w:rsidR="00E260E7" w:rsidRDefault="00E260E7" w:rsidP="000A069F">
            <w:r>
              <w:t>Post-Conditions:</w:t>
            </w:r>
          </w:p>
        </w:tc>
        <w:tc>
          <w:tcPr>
            <w:tcW w:w="4675" w:type="dxa"/>
          </w:tcPr>
          <w:p w14:paraId="5714733E" w14:textId="77777777" w:rsidR="00E260E7" w:rsidRDefault="00E260E7" w:rsidP="000A069F">
            <w:r>
              <w:t xml:space="preserve">1. </w:t>
            </w:r>
            <w:r w:rsidRPr="00F722A2">
              <w:t>Equipment has been processed and updated in the system.</w:t>
            </w:r>
          </w:p>
          <w:p w14:paraId="4695F52E" w14:textId="77777777" w:rsidR="00E260E7" w:rsidRDefault="00E260E7" w:rsidP="000A069F">
            <w:r>
              <w:t xml:space="preserve">2. </w:t>
            </w:r>
            <w:r w:rsidRPr="00F722A2">
              <w:t>The equipment status has been updated.</w:t>
            </w:r>
          </w:p>
        </w:tc>
      </w:tr>
      <w:tr w:rsidR="00E260E7" w14:paraId="737DD04B" w14:textId="77777777" w:rsidTr="000A069F">
        <w:tc>
          <w:tcPr>
            <w:tcW w:w="4675" w:type="dxa"/>
          </w:tcPr>
          <w:p w14:paraId="49B93192" w14:textId="77777777" w:rsidR="00E260E7" w:rsidRDefault="00E260E7" w:rsidP="000A069F">
            <w:r>
              <w:t>Main scenario:</w:t>
            </w:r>
          </w:p>
        </w:tc>
        <w:tc>
          <w:tcPr>
            <w:tcW w:w="4675" w:type="dxa"/>
          </w:tcPr>
          <w:p w14:paraId="60AF86FB" w14:textId="77777777" w:rsidR="00E260E7" w:rsidRDefault="00E260E7" w:rsidP="000A069F">
            <w:r>
              <w:t>1. The user selects the "Process Equipment" option.</w:t>
            </w:r>
          </w:p>
          <w:p w14:paraId="48DA2CF7" w14:textId="77777777" w:rsidR="00E260E7" w:rsidRDefault="00E260E7" w:rsidP="000A069F">
            <w:r>
              <w:t>2. The system displays the list of equipment pending processing.</w:t>
            </w:r>
          </w:p>
          <w:p w14:paraId="74FBDB24" w14:textId="77777777" w:rsidR="00E260E7" w:rsidRDefault="00E260E7" w:rsidP="000A069F">
            <w:r>
              <w:t>3. The user selects an equipment item to process.</w:t>
            </w:r>
          </w:p>
          <w:p w14:paraId="7D12E4FE" w14:textId="77777777" w:rsidR="00E260E7" w:rsidRDefault="00E260E7" w:rsidP="000A069F">
            <w:r>
              <w:t>4. The system prompts the user for details.</w:t>
            </w:r>
          </w:p>
          <w:p w14:paraId="58E7DA49" w14:textId="77777777" w:rsidR="00E260E7" w:rsidRDefault="00E260E7" w:rsidP="000A069F">
            <w:r>
              <w:t>5. The user submits the equipment details.</w:t>
            </w:r>
          </w:p>
          <w:p w14:paraId="51ADFFA8" w14:textId="77777777" w:rsidR="00E260E7" w:rsidRDefault="00E260E7" w:rsidP="000A069F">
            <w:r>
              <w:t>6. The system validates the information and updates the equipment status.</w:t>
            </w:r>
          </w:p>
          <w:p w14:paraId="1B35A168" w14:textId="77777777" w:rsidR="00E260E7" w:rsidRDefault="00E260E7" w:rsidP="000A069F">
            <w:r>
              <w:t>7. The user receives a confirmation that the equipment has been processed.</w:t>
            </w:r>
          </w:p>
        </w:tc>
      </w:tr>
    </w:tbl>
    <w:p w14:paraId="3CACD252" w14:textId="05631A7F" w:rsidR="00E260E7" w:rsidRDefault="00E260E7" w:rsidP="00E260E7"/>
    <w:tbl>
      <w:tblPr>
        <w:tblStyle w:val="TableGrid"/>
        <w:tblW w:w="0" w:type="auto"/>
        <w:tblLook w:val="04A0" w:firstRow="1" w:lastRow="0" w:firstColumn="1" w:lastColumn="0" w:noHBand="0" w:noVBand="1"/>
      </w:tblPr>
      <w:tblGrid>
        <w:gridCol w:w="4675"/>
        <w:gridCol w:w="4675"/>
      </w:tblGrid>
      <w:tr w:rsidR="00E260E7" w14:paraId="16387407" w14:textId="77777777" w:rsidTr="000A069F">
        <w:tc>
          <w:tcPr>
            <w:tcW w:w="4675" w:type="dxa"/>
          </w:tcPr>
          <w:p w14:paraId="4D0D5E0B" w14:textId="77777777" w:rsidR="00E260E7" w:rsidRDefault="00E260E7" w:rsidP="000A069F">
            <w:r>
              <w:t>Use Case ID:</w:t>
            </w:r>
          </w:p>
        </w:tc>
        <w:tc>
          <w:tcPr>
            <w:tcW w:w="4675" w:type="dxa"/>
          </w:tcPr>
          <w:p w14:paraId="14DDA610" w14:textId="77777777" w:rsidR="00E260E7" w:rsidRDefault="00E260E7" w:rsidP="000A069F">
            <w:r>
              <w:t>UCF_05</w:t>
            </w:r>
          </w:p>
        </w:tc>
      </w:tr>
      <w:tr w:rsidR="00E260E7" w14:paraId="20A45285" w14:textId="77777777" w:rsidTr="000A069F">
        <w:tc>
          <w:tcPr>
            <w:tcW w:w="4675" w:type="dxa"/>
          </w:tcPr>
          <w:p w14:paraId="0EC7FD93" w14:textId="77777777" w:rsidR="00E260E7" w:rsidRDefault="00E260E7" w:rsidP="000A069F">
            <w:r>
              <w:t>Use Case Name:</w:t>
            </w:r>
          </w:p>
        </w:tc>
        <w:tc>
          <w:tcPr>
            <w:tcW w:w="4675" w:type="dxa"/>
          </w:tcPr>
          <w:p w14:paraId="29579964" w14:textId="77777777" w:rsidR="00E260E7" w:rsidRDefault="00E260E7" w:rsidP="000A069F">
            <w:r>
              <w:t xml:space="preserve">Use Barcode Operations </w:t>
            </w:r>
          </w:p>
        </w:tc>
      </w:tr>
      <w:tr w:rsidR="00E260E7" w14:paraId="087AD8BC" w14:textId="77777777" w:rsidTr="000A069F">
        <w:tc>
          <w:tcPr>
            <w:tcW w:w="4675" w:type="dxa"/>
          </w:tcPr>
          <w:p w14:paraId="5AFE6CD7" w14:textId="77777777" w:rsidR="00E260E7" w:rsidRDefault="00E260E7" w:rsidP="000A069F">
            <w:r>
              <w:t>Created By:</w:t>
            </w:r>
          </w:p>
        </w:tc>
        <w:tc>
          <w:tcPr>
            <w:tcW w:w="4675" w:type="dxa"/>
          </w:tcPr>
          <w:p w14:paraId="6DA25A9B" w14:textId="77777777" w:rsidR="00E260E7" w:rsidRDefault="00E260E7" w:rsidP="000A069F">
            <w:r>
              <w:t>DHAN</w:t>
            </w:r>
          </w:p>
        </w:tc>
      </w:tr>
      <w:tr w:rsidR="00E260E7" w14:paraId="24E6E6AC" w14:textId="77777777" w:rsidTr="000A069F">
        <w:tc>
          <w:tcPr>
            <w:tcW w:w="4675" w:type="dxa"/>
          </w:tcPr>
          <w:p w14:paraId="6BD9517A" w14:textId="77777777" w:rsidR="00E260E7" w:rsidRDefault="00E260E7" w:rsidP="000A069F">
            <w:r>
              <w:t>Date created:</w:t>
            </w:r>
          </w:p>
        </w:tc>
        <w:tc>
          <w:tcPr>
            <w:tcW w:w="4675" w:type="dxa"/>
          </w:tcPr>
          <w:p w14:paraId="0B17A378" w14:textId="77777777" w:rsidR="00E260E7" w:rsidRDefault="00E260E7" w:rsidP="000A069F">
            <w:r>
              <w:t>N/A</w:t>
            </w:r>
          </w:p>
        </w:tc>
      </w:tr>
      <w:tr w:rsidR="00E260E7" w14:paraId="05A64B94" w14:textId="77777777" w:rsidTr="000A069F">
        <w:tc>
          <w:tcPr>
            <w:tcW w:w="4675" w:type="dxa"/>
          </w:tcPr>
          <w:p w14:paraId="492C112D" w14:textId="77777777" w:rsidR="00E260E7" w:rsidRDefault="00E260E7" w:rsidP="000A069F">
            <w:r>
              <w:t>Use Case Description:</w:t>
            </w:r>
          </w:p>
        </w:tc>
        <w:tc>
          <w:tcPr>
            <w:tcW w:w="4675" w:type="dxa"/>
          </w:tcPr>
          <w:p w14:paraId="3A9BCA22" w14:textId="77777777" w:rsidR="00E260E7" w:rsidRDefault="00E260E7" w:rsidP="000A069F">
            <w:r w:rsidRPr="007E22B5">
              <w:t>Inventory Staff can scan and manage barcodes for inventory items, allowing them to efficiently update inventory status and locations.</w:t>
            </w:r>
          </w:p>
        </w:tc>
      </w:tr>
      <w:tr w:rsidR="00E260E7" w14:paraId="194E213E" w14:textId="77777777" w:rsidTr="000A069F">
        <w:tc>
          <w:tcPr>
            <w:tcW w:w="4675" w:type="dxa"/>
          </w:tcPr>
          <w:p w14:paraId="57AE1C58" w14:textId="77777777" w:rsidR="00E260E7" w:rsidRDefault="00E260E7" w:rsidP="000A069F">
            <w:r>
              <w:t>Primary Actors:</w:t>
            </w:r>
          </w:p>
        </w:tc>
        <w:tc>
          <w:tcPr>
            <w:tcW w:w="4675" w:type="dxa"/>
          </w:tcPr>
          <w:p w14:paraId="4D8242EB" w14:textId="77777777" w:rsidR="00E260E7" w:rsidRDefault="00E260E7" w:rsidP="000A069F">
            <w:r w:rsidRPr="00DE516E">
              <w:t>Inventory Staff</w:t>
            </w:r>
          </w:p>
        </w:tc>
      </w:tr>
      <w:tr w:rsidR="00E260E7" w14:paraId="5C9BBF44" w14:textId="77777777" w:rsidTr="000A069F">
        <w:tc>
          <w:tcPr>
            <w:tcW w:w="4675" w:type="dxa"/>
          </w:tcPr>
          <w:p w14:paraId="655E0244" w14:textId="77777777" w:rsidR="00E260E7" w:rsidRDefault="00E260E7" w:rsidP="000A069F">
            <w:r>
              <w:t>Secondary Actors:</w:t>
            </w:r>
          </w:p>
        </w:tc>
        <w:tc>
          <w:tcPr>
            <w:tcW w:w="4675" w:type="dxa"/>
          </w:tcPr>
          <w:p w14:paraId="6289D420" w14:textId="77777777" w:rsidR="00E260E7" w:rsidRDefault="00E260E7" w:rsidP="000A069F">
            <w:r>
              <w:t>None</w:t>
            </w:r>
          </w:p>
        </w:tc>
      </w:tr>
      <w:tr w:rsidR="00E260E7" w14:paraId="7820B1E3" w14:textId="77777777" w:rsidTr="000A069F">
        <w:tc>
          <w:tcPr>
            <w:tcW w:w="4675" w:type="dxa"/>
          </w:tcPr>
          <w:p w14:paraId="5E058644" w14:textId="77777777" w:rsidR="00E260E7" w:rsidRDefault="00E260E7" w:rsidP="000A069F">
            <w:r>
              <w:t>Pre-Conditions:</w:t>
            </w:r>
          </w:p>
        </w:tc>
        <w:tc>
          <w:tcPr>
            <w:tcW w:w="4675" w:type="dxa"/>
          </w:tcPr>
          <w:p w14:paraId="14FCD47E" w14:textId="77777777" w:rsidR="00E260E7" w:rsidRDefault="00E260E7" w:rsidP="000A069F">
            <w:r>
              <w:t xml:space="preserve">1. </w:t>
            </w:r>
            <w:r w:rsidRPr="00315ED7">
              <w:t>The user must be logged into the system.</w:t>
            </w:r>
          </w:p>
          <w:p w14:paraId="4270ADEE" w14:textId="77777777" w:rsidR="00E260E7" w:rsidRDefault="00E260E7" w:rsidP="000A069F">
            <w:r>
              <w:t xml:space="preserve">2. </w:t>
            </w:r>
            <w:r w:rsidRPr="00315ED7">
              <w:t>The system must be connected to a barcode scanner.</w:t>
            </w:r>
          </w:p>
          <w:p w14:paraId="77CD5A3A" w14:textId="77777777" w:rsidR="00E260E7" w:rsidRDefault="00E260E7" w:rsidP="000A069F">
            <w:r>
              <w:t xml:space="preserve">3. </w:t>
            </w:r>
            <w:r w:rsidRPr="00315ED7">
              <w:t>The user must have permission to manage barcode operations.</w:t>
            </w:r>
          </w:p>
          <w:p w14:paraId="1C0B49F3" w14:textId="77777777" w:rsidR="00E260E7" w:rsidRDefault="00E260E7" w:rsidP="000A069F"/>
        </w:tc>
      </w:tr>
      <w:tr w:rsidR="00E260E7" w14:paraId="5FFEC5F3" w14:textId="77777777" w:rsidTr="000A069F">
        <w:tc>
          <w:tcPr>
            <w:tcW w:w="4675" w:type="dxa"/>
          </w:tcPr>
          <w:p w14:paraId="19553DAA" w14:textId="77777777" w:rsidR="00E260E7" w:rsidRDefault="00E260E7" w:rsidP="000A069F">
            <w:r>
              <w:t>Post-Conditions:</w:t>
            </w:r>
          </w:p>
        </w:tc>
        <w:tc>
          <w:tcPr>
            <w:tcW w:w="4675" w:type="dxa"/>
          </w:tcPr>
          <w:p w14:paraId="762B6152" w14:textId="77777777" w:rsidR="00E260E7" w:rsidRDefault="00E260E7" w:rsidP="000A069F">
            <w:r>
              <w:t xml:space="preserve">1. </w:t>
            </w:r>
            <w:r w:rsidRPr="00583395">
              <w:t>Barcode has been successfully scanned and associated with an inventory item.</w:t>
            </w:r>
          </w:p>
          <w:p w14:paraId="79417A53" w14:textId="77777777" w:rsidR="00E260E7" w:rsidRDefault="00E260E7" w:rsidP="000A069F">
            <w:r>
              <w:t xml:space="preserve">2. </w:t>
            </w:r>
            <w:r w:rsidRPr="007778C0">
              <w:t>The inventory item’s status or location is updated.</w:t>
            </w:r>
          </w:p>
        </w:tc>
      </w:tr>
      <w:tr w:rsidR="00E260E7" w14:paraId="345D8AE0" w14:textId="77777777" w:rsidTr="000A069F">
        <w:tc>
          <w:tcPr>
            <w:tcW w:w="4675" w:type="dxa"/>
          </w:tcPr>
          <w:p w14:paraId="4BFCE899" w14:textId="77777777" w:rsidR="00E260E7" w:rsidRDefault="00E260E7" w:rsidP="000A069F">
            <w:r>
              <w:t>Main scenario:</w:t>
            </w:r>
          </w:p>
        </w:tc>
        <w:tc>
          <w:tcPr>
            <w:tcW w:w="4675" w:type="dxa"/>
          </w:tcPr>
          <w:p w14:paraId="40740FF2" w14:textId="77777777" w:rsidR="00E260E7" w:rsidRDefault="00E260E7" w:rsidP="000A069F">
            <w:r>
              <w:t xml:space="preserve">1. </w:t>
            </w:r>
            <w:r w:rsidRPr="00E133B7">
              <w:t>The user selects the "Barcode Operations" option.</w:t>
            </w:r>
          </w:p>
          <w:p w14:paraId="3F949300" w14:textId="77777777" w:rsidR="00E260E7" w:rsidRDefault="00E260E7" w:rsidP="000A069F">
            <w:r>
              <w:t xml:space="preserve">2. </w:t>
            </w:r>
            <w:r w:rsidRPr="00E133B7">
              <w:t>The system prompts the user to scan a barcode.</w:t>
            </w:r>
          </w:p>
          <w:p w14:paraId="41D849E8" w14:textId="77777777" w:rsidR="00E260E7" w:rsidRDefault="00E260E7" w:rsidP="000A069F">
            <w:r>
              <w:t xml:space="preserve">3. </w:t>
            </w:r>
            <w:r w:rsidRPr="00E133B7">
              <w:t>The user scans the barcode.</w:t>
            </w:r>
          </w:p>
          <w:p w14:paraId="21981A22" w14:textId="77777777" w:rsidR="00E260E7" w:rsidRDefault="00E260E7" w:rsidP="000A069F">
            <w:r>
              <w:t xml:space="preserve">4. </w:t>
            </w:r>
            <w:r w:rsidRPr="00E133B7">
              <w:t>The system verifies the barcode and retrieves the associated inventory item.</w:t>
            </w:r>
          </w:p>
          <w:p w14:paraId="632F3D73" w14:textId="77777777" w:rsidR="00E260E7" w:rsidRDefault="00E260E7" w:rsidP="000A069F">
            <w:r>
              <w:t xml:space="preserve">5. </w:t>
            </w:r>
            <w:r w:rsidRPr="00E133B7">
              <w:t>The user confirms or updates the item's status or location.</w:t>
            </w:r>
          </w:p>
          <w:p w14:paraId="26556056" w14:textId="77777777" w:rsidR="00E260E7" w:rsidRDefault="00E260E7" w:rsidP="000A069F">
            <w:r>
              <w:t xml:space="preserve">6. </w:t>
            </w:r>
            <w:r w:rsidRPr="00EE1BAE">
              <w:t>The system saves the changes and provides a confirmation.</w:t>
            </w:r>
          </w:p>
        </w:tc>
      </w:tr>
    </w:tbl>
    <w:p w14:paraId="03A57FBB" w14:textId="784FA1D7" w:rsidR="00E260E7" w:rsidRDefault="00E260E7" w:rsidP="00E260E7"/>
    <w:p w14:paraId="7F21DFED" w14:textId="470C1374" w:rsidR="00E260E7" w:rsidRDefault="00E260E7" w:rsidP="00E260E7"/>
    <w:tbl>
      <w:tblPr>
        <w:tblStyle w:val="TableGrid"/>
        <w:tblW w:w="0" w:type="auto"/>
        <w:tblLook w:val="04A0" w:firstRow="1" w:lastRow="0" w:firstColumn="1" w:lastColumn="0" w:noHBand="0" w:noVBand="1"/>
      </w:tblPr>
      <w:tblGrid>
        <w:gridCol w:w="4675"/>
        <w:gridCol w:w="4675"/>
      </w:tblGrid>
      <w:tr w:rsidR="00E260E7" w14:paraId="77992B0C" w14:textId="77777777" w:rsidTr="000A069F">
        <w:tc>
          <w:tcPr>
            <w:tcW w:w="4675" w:type="dxa"/>
          </w:tcPr>
          <w:p w14:paraId="519893BD" w14:textId="77777777" w:rsidR="00E260E7" w:rsidRDefault="00E260E7" w:rsidP="000A069F">
            <w:r>
              <w:t>Use Case ID:</w:t>
            </w:r>
          </w:p>
        </w:tc>
        <w:tc>
          <w:tcPr>
            <w:tcW w:w="4675" w:type="dxa"/>
          </w:tcPr>
          <w:p w14:paraId="65689140" w14:textId="77777777" w:rsidR="00E260E7" w:rsidRDefault="00E260E7" w:rsidP="000A069F">
            <w:r>
              <w:t xml:space="preserve"> UCF_06</w:t>
            </w:r>
          </w:p>
        </w:tc>
      </w:tr>
      <w:tr w:rsidR="00E260E7" w14:paraId="6736DCFF" w14:textId="77777777" w:rsidTr="000A069F">
        <w:tc>
          <w:tcPr>
            <w:tcW w:w="4675" w:type="dxa"/>
          </w:tcPr>
          <w:p w14:paraId="4A1573A7" w14:textId="77777777" w:rsidR="00E260E7" w:rsidRDefault="00E260E7" w:rsidP="000A069F">
            <w:r>
              <w:t>Use Case Name:</w:t>
            </w:r>
          </w:p>
        </w:tc>
        <w:tc>
          <w:tcPr>
            <w:tcW w:w="4675" w:type="dxa"/>
          </w:tcPr>
          <w:p w14:paraId="3402B718" w14:textId="77777777" w:rsidR="00E260E7" w:rsidRDefault="00E260E7" w:rsidP="000A069F">
            <w:r>
              <w:t xml:space="preserve">Ai Assistance  </w:t>
            </w:r>
          </w:p>
        </w:tc>
      </w:tr>
      <w:tr w:rsidR="00E260E7" w14:paraId="6BD35A94" w14:textId="77777777" w:rsidTr="000A069F">
        <w:tc>
          <w:tcPr>
            <w:tcW w:w="4675" w:type="dxa"/>
          </w:tcPr>
          <w:p w14:paraId="3EC91534" w14:textId="77777777" w:rsidR="00E260E7" w:rsidRDefault="00E260E7" w:rsidP="000A069F">
            <w:r>
              <w:t>Created By:</w:t>
            </w:r>
          </w:p>
        </w:tc>
        <w:tc>
          <w:tcPr>
            <w:tcW w:w="4675" w:type="dxa"/>
          </w:tcPr>
          <w:p w14:paraId="433F3B51" w14:textId="77777777" w:rsidR="00E260E7" w:rsidRDefault="00E260E7" w:rsidP="000A069F">
            <w:r>
              <w:t>DHAN</w:t>
            </w:r>
          </w:p>
        </w:tc>
      </w:tr>
      <w:tr w:rsidR="00E260E7" w14:paraId="7F9B48D0" w14:textId="77777777" w:rsidTr="000A069F">
        <w:tc>
          <w:tcPr>
            <w:tcW w:w="4675" w:type="dxa"/>
          </w:tcPr>
          <w:p w14:paraId="2646DCE6" w14:textId="77777777" w:rsidR="00E260E7" w:rsidRDefault="00E260E7" w:rsidP="000A069F">
            <w:r>
              <w:t>Date created:</w:t>
            </w:r>
          </w:p>
        </w:tc>
        <w:tc>
          <w:tcPr>
            <w:tcW w:w="4675" w:type="dxa"/>
          </w:tcPr>
          <w:p w14:paraId="07952439" w14:textId="77777777" w:rsidR="00E260E7" w:rsidRDefault="00E260E7" w:rsidP="000A069F">
            <w:r>
              <w:t>N/A</w:t>
            </w:r>
          </w:p>
        </w:tc>
      </w:tr>
      <w:tr w:rsidR="00E260E7" w14:paraId="00E7450D" w14:textId="77777777" w:rsidTr="000A069F">
        <w:tc>
          <w:tcPr>
            <w:tcW w:w="4675" w:type="dxa"/>
          </w:tcPr>
          <w:p w14:paraId="034556EA" w14:textId="77777777" w:rsidR="00E260E7" w:rsidRDefault="00E260E7" w:rsidP="000A069F">
            <w:r>
              <w:t>Use Case Description:</w:t>
            </w:r>
          </w:p>
        </w:tc>
        <w:tc>
          <w:tcPr>
            <w:tcW w:w="4675" w:type="dxa"/>
          </w:tcPr>
          <w:p w14:paraId="16241285" w14:textId="77777777" w:rsidR="00E260E7" w:rsidRDefault="00E260E7" w:rsidP="000A069F">
            <w:r w:rsidRPr="00812E21">
              <w:t>The system provides AI-based suggestions and support to help and Inventory Staff with inventory management and decision-making.</w:t>
            </w:r>
          </w:p>
        </w:tc>
      </w:tr>
      <w:tr w:rsidR="00E260E7" w14:paraId="271F4ACC" w14:textId="77777777" w:rsidTr="000A069F">
        <w:tc>
          <w:tcPr>
            <w:tcW w:w="4675" w:type="dxa"/>
          </w:tcPr>
          <w:p w14:paraId="4350A7D7" w14:textId="77777777" w:rsidR="00E260E7" w:rsidRDefault="00E260E7" w:rsidP="000A069F">
            <w:r>
              <w:t>Primary Actors:</w:t>
            </w:r>
          </w:p>
        </w:tc>
        <w:tc>
          <w:tcPr>
            <w:tcW w:w="4675" w:type="dxa"/>
          </w:tcPr>
          <w:p w14:paraId="0843ABB7" w14:textId="77777777" w:rsidR="00E260E7" w:rsidRDefault="00E260E7" w:rsidP="000A069F">
            <w:r w:rsidRPr="00812E21">
              <w:t>Inventory Staff</w:t>
            </w:r>
          </w:p>
        </w:tc>
      </w:tr>
      <w:tr w:rsidR="00E260E7" w14:paraId="6C015E7F" w14:textId="77777777" w:rsidTr="000A069F">
        <w:tc>
          <w:tcPr>
            <w:tcW w:w="4675" w:type="dxa"/>
          </w:tcPr>
          <w:p w14:paraId="76853A3D" w14:textId="77777777" w:rsidR="00E260E7" w:rsidRDefault="00E260E7" w:rsidP="000A069F">
            <w:r>
              <w:t>Secondary Actors:</w:t>
            </w:r>
          </w:p>
        </w:tc>
        <w:tc>
          <w:tcPr>
            <w:tcW w:w="4675" w:type="dxa"/>
          </w:tcPr>
          <w:p w14:paraId="701836F6" w14:textId="77777777" w:rsidR="00E260E7" w:rsidRDefault="00E260E7" w:rsidP="000A069F">
            <w:r>
              <w:t>None</w:t>
            </w:r>
          </w:p>
        </w:tc>
      </w:tr>
      <w:tr w:rsidR="00E260E7" w14:paraId="374E3DD1" w14:textId="77777777" w:rsidTr="000A069F">
        <w:tc>
          <w:tcPr>
            <w:tcW w:w="4675" w:type="dxa"/>
          </w:tcPr>
          <w:p w14:paraId="0B9313F8" w14:textId="77777777" w:rsidR="00E260E7" w:rsidRDefault="00E260E7" w:rsidP="000A069F">
            <w:r>
              <w:t>Pre-Conditions:</w:t>
            </w:r>
          </w:p>
        </w:tc>
        <w:tc>
          <w:tcPr>
            <w:tcW w:w="4675" w:type="dxa"/>
          </w:tcPr>
          <w:p w14:paraId="2471BEE0" w14:textId="77777777" w:rsidR="00E260E7" w:rsidRDefault="00E260E7" w:rsidP="000A069F">
            <w:r>
              <w:t xml:space="preserve">1. </w:t>
            </w:r>
            <w:r w:rsidRPr="00EE68CD">
              <w:t>The user must be logged into the system.</w:t>
            </w:r>
          </w:p>
          <w:p w14:paraId="3AB4708A" w14:textId="77777777" w:rsidR="00E260E7" w:rsidRDefault="00E260E7" w:rsidP="000A069F">
            <w:r>
              <w:t xml:space="preserve">2. </w:t>
            </w:r>
            <w:r w:rsidRPr="00EE68CD">
              <w:t>AI functionality must be enabled and trained with sufficient data.</w:t>
            </w:r>
          </w:p>
        </w:tc>
      </w:tr>
      <w:tr w:rsidR="00E260E7" w14:paraId="55EA4B47" w14:textId="77777777" w:rsidTr="000A069F">
        <w:tc>
          <w:tcPr>
            <w:tcW w:w="4675" w:type="dxa"/>
          </w:tcPr>
          <w:p w14:paraId="4FA6530A" w14:textId="77777777" w:rsidR="00E260E7" w:rsidRDefault="00E260E7" w:rsidP="000A069F">
            <w:r>
              <w:t>Post-Conditions:</w:t>
            </w:r>
          </w:p>
        </w:tc>
        <w:tc>
          <w:tcPr>
            <w:tcW w:w="4675" w:type="dxa"/>
          </w:tcPr>
          <w:p w14:paraId="3ACC97DA" w14:textId="77777777" w:rsidR="00E260E7" w:rsidRDefault="00E260E7" w:rsidP="000A069F">
            <w:r>
              <w:t xml:space="preserve">1. </w:t>
            </w:r>
            <w:r w:rsidRPr="001E5920">
              <w:t>The AI provides relevant suggestions or r</w:t>
            </w:r>
            <w:r>
              <w:t xml:space="preserve">eports </w:t>
            </w:r>
            <w:r w:rsidRPr="001E5920">
              <w:t xml:space="preserve">based on the user's </w:t>
            </w:r>
            <w:r>
              <w:t>data gave</w:t>
            </w:r>
            <w:r w:rsidRPr="001E5920">
              <w:t>.</w:t>
            </w:r>
          </w:p>
        </w:tc>
      </w:tr>
      <w:tr w:rsidR="00E260E7" w14:paraId="7756B971" w14:textId="77777777" w:rsidTr="000A069F">
        <w:tc>
          <w:tcPr>
            <w:tcW w:w="4675" w:type="dxa"/>
          </w:tcPr>
          <w:p w14:paraId="1856CEC4" w14:textId="77777777" w:rsidR="00E260E7" w:rsidRDefault="00E260E7" w:rsidP="000A069F">
            <w:r>
              <w:t>Main scenario:</w:t>
            </w:r>
          </w:p>
        </w:tc>
        <w:tc>
          <w:tcPr>
            <w:tcW w:w="4675" w:type="dxa"/>
          </w:tcPr>
          <w:p w14:paraId="5547053A" w14:textId="77777777" w:rsidR="00E260E7" w:rsidRDefault="00E260E7" w:rsidP="000A069F">
            <w:r>
              <w:t xml:space="preserve">1. </w:t>
            </w:r>
            <w:r w:rsidRPr="00845ABA">
              <w:t>The user selects the "AI Assistance" option.</w:t>
            </w:r>
          </w:p>
          <w:p w14:paraId="20A05B9D" w14:textId="77777777" w:rsidR="00E260E7" w:rsidRDefault="00E260E7" w:rsidP="000A069F">
            <w:r>
              <w:t xml:space="preserve">2. </w:t>
            </w:r>
            <w:r w:rsidRPr="00845ABA">
              <w:t>The system asks the user to input a query or select a task</w:t>
            </w:r>
            <w:r>
              <w:t>.</w:t>
            </w:r>
          </w:p>
          <w:p w14:paraId="42E74BD5" w14:textId="77777777" w:rsidR="00E260E7" w:rsidRDefault="00E260E7" w:rsidP="000A069F">
            <w:r>
              <w:t xml:space="preserve">3. </w:t>
            </w:r>
            <w:r w:rsidRPr="00F026A5">
              <w:t>The user submits the request.</w:t>
            </w:r>
          </w:p>
          <w:p w14:paraId="3E551441" w14:textId="77777777" w:rsidR="00E260E7" w:rsidRDefault="00E260E7" w:rsidP="000A069F">
            <w:r>
              <w:t xml:space="preserve">4. </w:t>
            </w:r>
            <w:r w:rsidRPr="00F026A5">
              <w:t>The AI analyzes data and provides recommendations or insights.</w:t>
            </w:r>
          </w:p>
          <w:p w14:paraId="60F6CE57" w14:textId="77777777" w:rsidR="00E260E7" w:rsidRDefault="00E260E7" w:rsidP="000A069F">
            <w:r>
              <w:t xml:space="preserve">5. </w:t>
            </w:r>
            <w:r w:rsidRPr="00F026A5">
              <w:t>The user reviews the AI's suggestions and takes action accordingly.</w:t>
            </w:r>
          </w:p>
        </w:tc>
      </w:tr>
    </w:tbl>
    <w:p w14:paraId="55151C16" w14:textId="2AC1392B" w:rsidR="00E260E7" w:rsidRDefault="00E260E7" w:rsidP="00E260E7"/>
    <w:tbl>
      <w:tblPr>
        <w:tblStyle w:val="TableGrid"/>
        <w:tblW w:w="0" w:type="auto"/>
        <w:tblLook w:val="04A0" w:firstRow="1" w:lastRow="0" w:firstColumn="1" w:lastColumn="0" w:noHBand="0" w:noVBand="1"/>
      </w:tblPr>
      <w:tblGrid>
        <w:gridCol w:w="4675"/>
        <w:gridCol w:w="4675"/>
      </w:tblGrid>
      <w:tr w:rsidR="00E260E7" w14:paraId="668B668C" w14:textId="77777777" w:rsidTr="000A069F">
        <w:tc>
          <w:tcPr>
            <w:tcW w:w="4675" w:type="dxa"/>
          </w:tcPr>
          <w:p w14:paraId="25E35189" w14:textId="77777777" w:rsidR="00E260E7" w:rsidRDefault="00E260E7" w:rsidP="000A069F">
            <w:r>
              <w:t>Use Case ID:</w:t>
            </w:r>
          </w:p>
        </w:tc>
        <w:tc>
          <w:tcPr>
            <w:tcW w:w="4675" w:type="dxa"/>
          </w:tcPr>
          <w:p w14:paraId="1CBBAA92" w14:textId="77777777" w:rsidR="00E260E7" w:rsidRDefault="00E260E7" w:rsidP="000A069F">
            <w:r>
              <w:t>UCF_07</w:t>
            </w:r>
          </w:p>
        </w:tc>
      </w:tr>
      <w:tr w:rsidR="00E260E7" w14:paraId="73141791" w14:textId="77777777" w:rsidTr="000A069F">
        <w:tc>
          <w:tcPr>
            <w:tcW w:w="4675" w:type="dxa"/>
          </w:tcPr>
          <w:p w14:paraId="0CE9FBF4" w14:textId="77777777" w:rsidR="00E260E7" w:rsidRDefault="00E260E7" w:rsidP="000A069F">
            <w:r>
              <w:t>Use Case Name:</w:t>
            </w:r>
          </w:p>
        </w:tc>
        <w:tc>
          <w:tcPr>
            <w:tcW w:w="4675" w:type="dxa"/>
          </w:tcPr>
          <w:p w14:paraId="0773731F" w14:textId="77777777" w:rsidR="00E260E7" w:rsidRDefault="00E260E7" w:rsidP="000A069F">
            <w:r>
              <w:t xml:space="preserve">Tracking of Product </w:t>
            </w:r>
          </w:p>
        </w:tc>
      </w:tr>
      <w:tr w:rsidR="00E260E7" w14:paraId="6BA93C0F" w14:textId="77777777" w:rsidTr="000A069F">
        <w:tc>
          <w:tcPr>
            <w:tcW w:w="4675" w:type="dxa"/>
          </w:tcPr>
          <w:p w14:paraId="64D9156D" w14:textId="77777777" w:rsidR="00E260E7" w:rsidRDefault="00E260E7" w:rsidP="000A069F">
            <w:r>
              <w:t>Created By:</w:t>
            </w:r>
          </w:p>
        </w:tc>
        <w:tc>
          <w:tcPr>
            <w:tcW w:w="4675" w:type="dxa"/>
          </w:tcPr>
          <w:p w14:paraId="7717EB42" w14:textId="77777777" w:rsidR="00E260E7" w:rsidRDefault="00E260E7" w:rsidP="000A069F">
            <w:r>
              <w:t>DHAN</w:t>
            </w:r>
          </w:p>
        </w:tc>
      </w:tr>
      <w:tr w:rsidR="00E260E7" w14:paraId="7A92981A" w14:textId="77777777" w:rsidTr="000A069F">
        <w:tc>
          <w:tcPr>
            <w:tcW w:w="4675" w:type="dxa"/>
          </w:tcPr>
          <w:p w14:paraId="5671F9AB" w14:textId="77777777" w:rsidR="00E260E7" w:rsidRDefault="00E260E7" w:rsidP="000A069F">
            <w:r>
              <w:t>Date created:</w:t>
            </w:r>
          </w:p>
        </w:tc>
        <w:tc>
          <w:tcPr>
            <w:tcW w:w="4675" w:type="dxa"/>
          </w:tcPr>
          <w:p w14:paraId="6D83F673" w14:textId="77777777" w:rsidR="00E260E7" w:rsidRDefault="00E260E7" w:rsidP="000A069F">
            <w:r>
              <w:t>N/A</w:t>
            </w:r>
          </w:p>
        </w:tc>
      </w:tr>
      <w:tr w:rsidR="00E260E7" w14:paraId="7B533415" w14:textId="77777777" w:rsidTr="000A069F">
        <w:tc>
          <w:tcPr>
            <w:tcW w:w="4675" w:type="dxa"/>
          </w:tcPr>
          <w:p w14:paraId="64E2273D" w14:textId="77777777" w:rsidR="00E260E7" w:rsidRDefault="00E260E7" w:rsidP="000A069F">
            <w:r>
              <w:t>Use Case Description:</w:t>
            </w:r>
          </w:p>
        </w:tc>
        <w:tc>
          <w:tcPr>
            <w:tcW w:w="4675" w:type="dxa"/>
          </w:tcPr>
          <w:p w14:paraId="53082A7F" w14:textId="77777777" w:rsidR="00E260E7" w:rsidRDefault="00E260E7" w:rsidP="000A069F">
            <w:r w:rsidRPr="0035625B">
              <w:t>The</w:t>
            </w:r>
            <w:r>
              <w:t xml:space="preserve"> Logistics manager, Supplier and Customer</w:t>
            </w:r>
            <w:r w:rsidRPr="0035625B">
              <w:t xml:space="preserve"> can track the status and location of products.</w:t>
            </w:r>
          </w:p>
        </w:tc>
      </w:tr>
      <w:tr w:rsidR="00E260E7" w14:paraId="57107AF3" w14:textId="77777777" w:rsidTr="000A069F">
        <w:tc>
          <w:tcPr>
            <w:tcW w:w="4675" w:type="dxa"/>
          </w:tcPr>
          <w:p w14:paraId="420203B0" w14:textId="77777777" w:rsidR="00E260E7" w:rsidRDefault="00E260E7" w:rsidP="000A069F">
            <w:r>
              <w:t>Primary Actors:</w:t>
            </w:r>
          </w:p>
        </w:tc>
        <w:tc>
          <w:tcPr>
            <w:tcW w:w="4675" w:type="dxa"/>
          </w:tcPr>
          <w:p w14:paraId="62544CBB" w14:textId="77777777" w:rsidR="00E260E7" w:rsidRDefault="00E260E7" w:rsidP="000A069F">
            <w:r>
              <w:t xml:space="preserve">Supplier, </w:t>
            </w:r>
            <w:r w:rsidRPr="009C4E42">
              <w:t xml:space="preserve"> Customer</w:t>
            </w:r>
            <w:r>
              <w:t xml:space="preserve"> and logistics manager</w:t>
            </w:r>
          </w:p>
        </w:tc>
      </w:tr>
      <w:tr w:rsidR="00E260E7" w14:paraId="121CE43D" w14:textId="77777777" w:rsidTr="000A069F">
        <w:tc>
          <w:tcPr>
            <w:tcW w:w="4675" w:type="dxa"/>
          </w:tcPr>
          <w:p w14:paraId="2E498E07" w14:textId="77777777" w:rsidR="00E260E7" w:rsidRDefault="00E260E7" w:rsidP="000A069F">
            <w:r>
              <w:t>Secondary Actors:</w:t>
            </w:r>
          </w:p>
        </w:tc>
        <w:tc>
          <w:tcPr>
            <w:tcW w:w="4675" w:type="dxa"/>
          </w:tcPr>
          <w:p w14:paraId="56DA5C89" w14:textId="77777777" w:rsidR="00E260E7" w:rsidRDefault="00E260E7" w:rsidP="000A069F">
            <w:r>
              <w:t>None</w:t>
            </w:r>
          </w:p>
        </w:tc>
      </w:tr>
      <w:tr w:rsidR="00E260E7" w14:paraId="73D2E05D" w14:textId="77777777" w:rsidTr="000A069F">
        <w:tc>
          <w:tcPr>
            <w:tcW w:w="4675" w:type="dxa"/>
          </w:tcPr>
          <w:p w14:paraId="796CC449" w14:textId="77777777" w:rsidR="00E260E7" w:rsidRDefault="00E260E7" w:rsidP="000A069F">
            <w:r>
              <w:t>Pre-Conditions:</w:t>
            </w:r>
          </w:p>
        </w:tc>
        <w:tc>
          <w:tcPr>
            <w:tcW w:w="4675" w:type="dxa"/>
          </w:tcPr>
          <w:p w14:paraId="5CB31356" w14:textId="77777777" w:rsidR="00E260E7" w:rsidRDefault="00E260E7" w:rsidP="000A069F">
            <w:r>
              <w:t xml:space="preserve">1. </w:t>
            </w:r>
            <w:r w:rsidRPr="00F31270">
              <w:t>The user must be logged into the system.</w:t>
            </w:r>
          </w:p>
          <w:p w14:paraId="5CF9BCF5" w14:textId="77777777" w:rsidR="00E260E7" w:rsidRDefault="00E260E7" w:rsidP="000A069F">
            <w:r>
              <w:t xml:space="preserve">2. </w:t>
            </w:r>
            <w:r w:rsidRPr="00F31270">
              <w:t>The product must have been shipped and be available for tracking.</w:t>
            </w:r>
          </w:p>
        </w:tc>
      </w:tr>
      <w:tr w:rsidR="00E260E7" w14:paraId="16E1E54C" w14:textId="77777777" w:rsidTr="000A069F">
        <w:tc>
          <w:tcPr>
            <w:tcW w:w="4675" w:type="dxa"/>
          </w:tcPr>
          <w:p w14:paraId="7BF6360F" w14:textId="77777777" w:rsidR="00E260E7" w:rsidRDefault="00E260E7" w:rsidP="000A069F">
            <w:r>
              <w:t>Post-Conditions:</w:t>
            </w:r>
          </w:p>
        </w:tc>
        <w:tc>
          <w:tcPr>
            <w:tcW w:w="4675" w:type="dxa"/>
          </w:tcPr>
          <w:p w14:paraId="2F84DB68" w14:textId="77777777" w:rsidR="00E260E7" w:rsidRDefault="00E260E7" w:rsidP="000A069F">
            <w:r>
              <w:t xml:space="preserve">1. </w:t>
            </w:r>
            <w:r w:rsidRPr="001E48C6">
              <w:t>The user receives up-to-date information about the product’s status and location.</w:t>
            </w:r>
          </w:p>
        </w:tc>
      </w:tr>
      <w:tr w:rsidR="00E260E7" w14:paraId="0547B1C6" w14:textId="77777777" w:rsidTr="000A069F">
        <w:tc>
          <w:tcPr>
            <w:tcW w:w="4675" w:type="dxa"/>
          </w:tcPr>
          <w:p w14:paraId="73265725" w14:textId="77777777" w:rsidR="00E260E7" w:rsidRDefault="00E260E7" w:rsidP="000A069F">
            <w:r>
              <w:t>Main scenario:</w:t>
            </w:r>
          </w:p>
        </w:tc>
        <w:tc>
          <w:tcPr>
            <w:tcW w:w="4675" w:type="dxa"/>
          </w:tcPr>
          <w:p w14:paraId="20EA0BAC" w14:textId="77777777" w:rsidR="00E260E7" w:rsidRDefault="00E260E7" w:rsidP="000A069F">
            <w:r>
              <w:t xml:space="preserve">1. </w:t>
            </w:r>
            <w:r w:rsidRPr="00721D50">
              <w:t>The user selects the "Tracking of Product" option.</w:t>
            </w:r>
          </w:p>
          <w:p w14:paraId="4DCE883F" w14:textId="77777777" w:rsidR="00E260E7" w:rsidRDefault="00E260E7" w:rsidP="000A069F">
            <w:r>
              <w:t xml:space="preserve">2. </w:t>
            </w:r>
            <w:r w:rsidRPr="00721D50">
              <w:t>The system prompts the user to enter a product tracking number or select an order.</w:t>
            </w:r>
          </w:p>
          <w:p w14:paraId="074DACA9" w14:textId="77777777" w:rsidR="00E260E7" w:rsidRDefault="00E260E7" w:rsidP="000A069F">
            <w:r>
              <w:t xml:space="preserve">3. </w:t>
            </w:r>
            <w:r w:rsidRPr="00721D50">
              <w:t>The system retrieves the product’s current status and location.</w:t>
            </w:r>
          </w:p>
          <w:p w14:paraId="49E585B8" w14:textId="77777777" w:rsidR="00E260E7" w:rsidRDefault="00E260E7" w:rsidP="000A069F">
            <w:r>
              <w:t xml:space="preserve">4. </w:t>
            </w:r>
            <w:r w:rsidRPr="005E14B2">
              <w:t>The user views the tracking details on the dashboard.</w:t>
            </w:r>
          </w:p>
        </w:tc>
      </w:tr>
    </w:tbl>
    <w:p w14:paraId="2A7BA8CF" w14:textId="7FA35524" w:rsidR="00E260E7" w:rsidRDefault="00E260E7" w:rsidP="00E260E7"/>
    <w:p w14:paraId="6507E9A9" w14:textId="224CB9EF" w:rsidR="00E260E7" w:rsidRDefault="00E260E7" w:rsidP="00E260E7"/>
    <w:p w14:paraId="7B9BD7C6" w14:textId="0BEC2EAC" w:rsidR="00E260E7" w:rsidRDefault="00E260E7" w:rsidP="00E260E7"/>
    <w:p w14:paraId="24B1CFE7" w14:textId="7C51B1AB" w:rsidR="00E260E7" w:rsidRDefault="00E260E7" w:rsidP="00E260E7"/>
    <w:p w14:paraId="548185E4" w14:textId="1B1F1DDA" w:rsidR="00E260E7" w:rsidRDefault="00E260E7" w:rsidP="00E260E7"/>
    <w:tbl>
      <w:tblPr>
        <w:tblStyle w:val="TableGrid"/>
        <w:tblW w:w="0" w:type="auto"/>
        <w:tblLook w:val="04A0" w:firstRow="1" w:lastRow="0" w:firstColumn="1" w:lastColumn="0" w:noHBand="0" w:noVBand="1"/>
      </w:tblPr>
      <w:tblGrid>
        <w:gridCol w:w="4675"/>
        <w:gridCol w:w="4675"/>
      </w:tblGrid>
      <w:tr w:rsidR="00E260E7" w14:paraId="4958FDA1" w14:textId="77777777" w:rsidTr="000A069F">
        <w:tc>
          <w:tcPr>
            <w:tcW w:w="4675" w:type="dxa"/>
          </w:tcPr>
          <w:p w14:paraId="07FA65C8" w14:textId="77777777" w:rsidR="00E260E7" w:rsidRDefault="00E260E7" w:rsidP="000A069F">
            <w:r>
              <w:t>Use Case ID:</w:t>
            </w:r>
          </w:p>
        </w:tc>
        <w:tc>
          <w:tcPr>
            <w:tcW w:w="4675" w:type="dxa"/>
          </w:tcPr>
          <w:p w14:paraId="2C1F56FD" w14:textId="77777777" w:rsidR="00E260E7" w:rsidRDefault="00E260E7" w:rsidP="000A069F">
            <w:r>
              <w:t>UCF_8</w:t>
            </w:r>
          </w:p>
        </w:tc>
      </w:tr>
      <w:tr w:rsidR="00E260E7" w14:paraId="0A23095A" w14:textId="77777777" w:rsidTr="000A069F">
        <w:tc>
          <w:tcPr>
            <w:tcW w:w="4675" w:type="dxa"/>
          </w:tcPr>
          <w:p w14:paraId="7606DB88" w14:textId="77777777" w:rsidR="00E260E7" w:rsidRDefault="00E260E7" w:rsidP="000A069F">
            <w:r>
              <w:t>Use Case Name:</w:t>
            </w:r>
          </w:p>
        </w:tc>
        <w:tc>
          <w:tcPr>
            <w:tcW w:w="4675" w:type="dxa"/>
          </w:tcPr>
          <w:p w14:paraId="0020ECA4" w14:textId="77777777" w:rsidR="00E260E7" w:rsidRDefault="00E260E7" w:rsidP="000A069F">
            <w:r w:rsidRPr="66D6B5BD">
              <w:rPr>
                <w:rFonts w:ascii="Aptos" w:eastAsia="Aptos" w:hAnsi="Aptos" w:cs="Aptos"/>
              </w:rPr>
              <w:t>Create Purchase Order</w:t>
            </w:r>
          </w:p>
        </w:tc>
      </w:tr>
      <w:tr w:rsidR="00E260E7" w14:paraId="26FB1724" w14:textId="77777777" w:rsidTr="000A069F">
        <w:tc>
          <w:tcPr>
            <w:tcW w:w="4675" w:type="dxa"/>
          </w:tcPr>
          <w:p w14:paraId="7D2A76E4" w14:textId="77777777" w:rsidR="00E260E7" w:rsidRDefault="00E260E7" w:rsidP="000A069F">
            <w:r>
              <w:t>Created By:</w:t>
            </w:r>
          </w:p>
        </w:tc>
        <w:tc>
          <w:tcPr>
            <w:tcW w:w="4675" w:type="dxa"/>
          </w:tcPr>
          <w:p w14:paraId="6120160F" w14:textId="77777777" w:rsidR="00E260E7" w:rsidRDefault="00E260E7" w:rsidP="000A069F">
            <w:r>
              <w:t>DHAN</w:t>
            </w:r>
          </w:p>
        </w:tc>
      </w:tr>
      <w:tr w:rsidR="00E260E7" w14:paraId="66ABDFA3" w14:textId="77777777" w:rsidTr="000A069F">
        <w:tc>
          <w:tcPr>
            <w:tcW w:w="4675" w:type="dxa"/>
          </w:tcPr>
          <w:p w14:paraId="09B383D1" w14:textId="77777777" w:rsidR="00E260E7" w:rsidRDefault="00E260E7" w:rsidP="000A069F">
            <w:r>
              <w:t>Date created:</w:t>
            </w:r>
          </w:p>
        </w:tc>
        <w:tc>
          <w:tcPr>
            <w:tcW w:w="4675" w:type="dxa"/>
          </w:tcPr>
          <w:p w14:paraId="46D4A432" w14:textId="77777777" w:rsidR="00E260E7" w:rsidRDefault="00E260E7" w:rsidP="000A069F">
            <w:r>
              <w:t>N/A</w:t>
            </w:r>
          </w:p>
        </w:tc>
      </w:tr>
      <w:tr w:rsidR="00E260E7" w14:paraId="188CEE2A" w14:textId="77777777" w:rsidTr="000A069F">
        <w:tc>
          <w:tcPr>
            <w:tcW w:w="4675" w:type="dxa"/>
          </w:tcPr>
          <w:p w14:paraId="6AAF695F" w14:textId="77777777" w:rsidR="00E260E7" w:rsidRDefault="00E260E7" w:rsidP="000A069F">
            <w:r>
              <w:t>Use Case Description:</w:t>
            </w:r>
          </w:p>
        </w:tc>
        <w:tc>
          <w:tcPr>
            <w:tcW w:w="4675" w:type="dxa"/>
          </w:tcPr>
          <w:p w14:paraId="666A56B3" w14:textId="77777777" w:rsidR="00E260E7" w:rsidRDefault="00E260E7" w:rsidP="000A069F">
            <w:r w:rsidRPr="66D6B5BD">
              <w:rPr>
                <w:rFonts w:ascii="Aptos" w:eastAsia="Aptos" w:hAnsi="Aptos" w:cs="Aptos"/>
              </w:rPr>
              <w:t>The customer can place orders for medical equipment and supplies via the system.</w:t>
            </w:r>
          </w:p>
        </w:tc>
      </w:tr>
      <w:tr w:rsidR="00E260E7" w14:paraId="76830AEE" w14:textId="77777777" w:rsidTr="000A069F">
        <w:tc>
          <w:tcPr>
            <w:tcW w:w="4675" w:type="dxa"/>
          </w:tcPr>
          <w:p w14:paraId="719992A1" w14:textId="77777777" w:rsidR="00E260E7" w:rsidRDefault="00E260E7" w:rsidP="000A069F">
            <w:r>
              <w:t>Primary Actors:</w:t>
            </w:r>
          </w:p>
        </w:tc>
        <w:tc>
          <w:tcPr>
            <w:tcW w:w="4675" w:type="dxa"/>
          </w:tcPr>
          <w:p w14:paraId="2B9B0E5F" w14:textId="77777777" w:rsidR="00E260E7" w:rsidRDefault="00E260E7" w:rsidP="000A069F">
            <w:r w:rsidRPr="0019611E">
              <w:t>Customer</w:t>
            </w:r>
          </w:p>
        </w:tc>
      </w:tr>
      <w:tr w:rsidR="00E260E7" w14:paraId="289DAEED" w14:textId="77777777" w:rsidTr="000A069F">
        <w:tc>
          <w:tcPr>
            <w:tcW w:w="4675" w:type="dxa"/>
          </w:tcPr>
          <w:p w14:paraId="1C47440D" w14:textId="77777777" w:rsidR="00E260E7" w:rsidRDefault="00E260E7" w:rsidP="000A069F">
            <w:r>
              <w:t>Secondary Actors:</w:t>
            </w:r>
          </w:p>
        </w:tc>
        <w:tc>
          <w:tcPr>
            <w:tcW w:w="4675" w:type="dxa"/>
          </w:tcPr>
          <w:p w14:paraId="750A564D" w14:textId="77777777" w:rsidR="00E260E7" w:rsidRDefault="00E260E7" w:rsidP="000A069F">
            <w:r>
              <w:t>None</w:t>
            </w:r>
          </w:p>
        </w:tc>
      </w:tr>
      <w:tr w:rsidR="00E260E7" w14:paraId="03D38BEF" w14:textId="77777777" w:rsidTr="000A069F">
        <w:tc>
          <w:tcPr>
            <w:tcW w:w="4675" w:type="dxa"/>
          </w:tcPr>
          <w:p w14:paraId="444C83C1" w14:textId="77777777" w:rsidR="00E260E7" w:rsidRDefault="00E260E7" w:rsidP="000A069F">
            <w:r>
              <w:t>Pre-Conditions:</w:t>
            </w:r>
          </w:p>
        </w:tc>
        <w:tc>
          <w:tcPr>
            <w:tcW w:w="4675" w:type="dxa"/>
          </w:tcPr>
          <w:p w14:paraId="46674BCB" w14:textId="77777777" w:rsidR="00E260E7" w:rsidRDefault="00E260E7" w:rsidP="000A069F">
            <w:r>
              <w:t>1. The user must be logged into the system.</w:t>
            </w:r>
            <w:r>
              <w:br/>
              <w:t>2. The user must have the necessary permissions to place an order.</w:t>
            </w:r>
          </w:p>
        </w:tc>
      </w:tr>
      <w:tr w:rsidR="00E260E7" w14:paraId="51AE5952" w14:textId="77777777" w:rsidTr="000A069F">
        <w:tc>
          <w:tcPr>
            <w:tcW w:w="4675" w:type="dxa"/>
          </w:tcPr>
          <w:p w14:paraId="65ABF37D" w14:textId="77777777" w:rsidR="00E260E7" w:rsidRDefault="00E260E7" w:rsidP="000A069F">
            <w:r>
              <w:t>Post-Conditions:</w:t>
            </w:r>
          </w:p>
        </w:tc>
        <w:tc>
          <w:tcPr>
            <w:tcW w:w="4675" w:type="dxa"/>
          </w:tcPr>
          <w:p w14:paraId="10A8EDEF" w14:textId="77777777" w:rsidR="00E260E7" w:rsidRDefault="00E260E7" w:rsidP="000A069F">
            <w:r>
              <w:t xml:space="preserve">1. </w:t>
            </w:r>
            <w:r w:rsidRPr="66D6B5BD">
              <w:rPr>
                <w:rFonts w:ascii="Aptos" w:eastAsia="Aptos" w:hAnsi="Aptos" w:cs="Aptos"/>
              </w:rPr>
              <w:t>The order is placed and confirmed in the system.</w:t>
            </w:r>
          </w:p>
          <w:p w14:paraId="3BBCB667" w14:textId="77777777" w:rsidR="00E260E7" w:rsidRDefault="00E260E7" w:rsidP="000A069F">
            <w:r>
              <w:t xml:space="preserve">2. </w:t>
            </w:r>
            <w:r w:rsidRPr="66D6B5BD">
              <w:rPr>
                <w:rFonts w:ascii="Aptos" w:eastAsia="Aptos" w:hAnsi="Aptos" w:cs="Aptos"/>
              </w:rPr>
              <w:t>The order details are sent to MEGAION for fulfillment.</w:t>
            </w:r>
          </w:p>
        </w:tc>
      </w:tr>
      <w:tr w:rsidR="00E260E7" w14:paraId="7D976A6A" w14:textId="77777777" w:rsidTr="000A069F">
        <w:tc>
          <w:tcPr>
            <w:tcW w:w="4675" w:type="dxa"/>
          </w:tcPr>
          <w:p w14:paraId="28A578B4" w14:textId="77777777" w:rsidR="00E260E7" w:rsidRDefault="00E260E7" w:rsidP="000A069F">
            <w:r>
              <w:t>Main scenario:</w:t>
            </w:r>
          </w:p>
        </w:tc>
        <w:tc>
          <w:tcPr>
            <w:tcW w:w="4675" w:type="dxa"/>
          </w:tcPr>
          <w:p w14:paraId="6F146A07" w14:textId="77777777" w:rsidR="00E260E7" w:rsidRDefault="00E260E7" w:rsidP="000A069F">
            <w:r>
              <w:t xml:space="preserve">1. </w:t>
            </w:r>
            <w:r w:rsidRPr="66D6B5BD">
              <w:rPr>
                <w:rFonts w:ascii="Aptos" w:eastAsia="Aptos" w:hAnsi="Aptos" w:cs="Aptos"/>
              </w:rPr>
              <w:t>The user selects the "Place Order" option.</w:t>
            </w:r>
          </w:p>
          <w:p w14:paraId="7D348A2C" w14:textId="77777777" w:rsidR="00E260E7" w:rsidRDefault="00E260E7" w:rsidP="000A069F">
            <w:r w:rsidRPr="66D6B5BD">
              <w:rPr>
                <w:rFonts w:ascii="Aptos" w:eastAsia="Aptos" w:hAnsi="Aptos" w:cs="Aptos"/>
              </w:rPr>
              <w:t>2. The system prompts the user to select products and enter order quantities.</w:t>
            </w:r>
          </w:p>
          <w:p w14:paraId="63A5AF18" w14:textId="77777777" w:rsidR="00E260E7" w:rsidRDefault="00E260E7" w:rsidP="000A069F">
            <w:r w:rsidRPr="66D6B5BD">
              <w:rPr>
                <w:rFonts w:ascii="Aptos" w:eastAsia="Aptos" w:hAnsi="Aptos" w:cs="Aptos"/>
              </w:rPr>
              <w:t>3. The user reviews the order details and submits the order.</w:t>
            </w:r>
          </w:p>
          <w:p w14:paraId="663B2853" w14:textId="77777777" w:rsidR="00E260E7" w:rsidRDefault="00E260E7" w:rsidP="000A069F">
            <w:r w:rsidRPr="66D6B5BD">
              <w:rPr>
                <w:rFonts w:ascii="Aptos" w:eastAsia="Aptos" w:hAnsi="Aptos" w:cs="Aptos"/>
              </w:rPr>
              <w:t>4. The system confirms the order and notifies MEGAION.</w:t>
            </w:r>
          </w:p>
          <w:p w14:paraId="0686D49E" w14:textId="77777777" w:rsidR="00E260E7" w:rsidRDefault="00E260E7" w:rsidP="000A069F">
            <w:r w:rsidRPr="66D6B5BD">
              <w:rPr>
                <w:rFonts w:ascii="Aptos" w:eastAsia="Aptos" w:hAnsi="Aptos" w:cs="Aptos"/>
              </w:rPr>
              <w:t>5. The user receives a confirmation with the order number and expected delivery date.</w:t>
            </w:r>
          </w:p>
        </w:tc>
      </w:tr>
    </w:tbl>
    <w:p w14:paraId="34DA6D7A" w14:textId="24986388" w:rsidR="00E260E7" w:rsidRPr="008108E6" w:rsidRDefault="00E260E7" w:rsidP="00E260E7">
      <w:pPr>
        <w:rPr>
          <w:sz w:val="24"/>
          <w:szCs w:val="24"/>
        </w:rPr>
      </w:pPr>
    </w:p>
    <w:tbl>
      <w:tblPr>
        <w:tblStyle w:val="TableGrid"/>
        <w:tblW w:w="0" w:type="auto"/>
        <w:tblLook w:val="04A0" w:firstRow="1" w:lastRow="0" w:firstColumn="1" w:lastColumn="0" w:noHBand="0" w:noVBand="1"/>
      </w:tblPr>
      <w:tblGrid>
        <w:gridCol w:w="4675"/>
        <w:gridCol w:w="4675"/>
      </w:tblGrid>
      <w:tr w:rsidR="00E260E7" w14:paraId="09020AE2" w14:textId="77777777" w:rsidTr="000A069F">
        <w:trPr>
          <w:trHeight w:val="300"/>
        </w:trPr>
        <w:tc>
          <w:tcPr>
            <w:tcW w:w="4675" w:type="dxa"/>
          </w:tcPr>
          <w:p w14:paraId="3AA6BCA9" w14:textId="77777777" w:rsidR="00E260E7" w:rsidRDefault="00E260E7" w:rsidP="000A069F">
            <w:r>
              <w:t>Use Case ID:</w:t>
            </w:r>
          </w:p>
        </w:tc>
        <w:tc>
          <w:tcPr>
            <w:tcW w:w="4675" w:type="dxa"/>
          </w:tcPr>
          <w:p w14:paraId="29A062FB" w14:textId="77777777" w:rsidR="00E260E7" w:rsidRDefault="00E260E7" w:rsidP="000A069F">
            <w:r>
              <w:t>UCF_9</w:t>
            </w:r>
          </w:p>
        </w:tc>
      </w:tr>
      <w:tr w:rsidR="00E260E7" w14:paraId="62049017" w14:textId="77777777" w:rsidTr="000A069F">
        <w:trPr>
          <w:trHeight w:val="300"/>
        </w:trPr>
        <w:tc>
          <w:tcPr>
            <w:tcW w:w="4675" w:type="dxa"/>
          </w:tcPr>
          <w:p w14:paraId="2E682F75" w14:textId="77777777" w:rsidR="00E260E7" w:rsidRDefault="00E260E7" w:rsidP="000A069F">
            <w:r>
              <w:t>Use Case Name:</w:t>
            </w:r>
          </w:p>
        </w:tc>
        <w:tc>
          <w:tcPr>
            <w:tcW w:w="4675" w:type="dxa"/>
          </w:tcPr>
          <w:p w14:paraId="6DF16D8C" w14:textId="77777777" w:rsidR="00E260E7" w:rsidRDefault="00E260E7" w:rsidP="000A069F">
            <w:r w:rsidRPr="66D6B5BD">
              <w:rPr>
                <w:rFonts w:ascii="Aptos" w:eastAsia="Aptos" w:hAnsi="Aptos" w:cs="Aptos"/>
              </w:rPr>
              <w:t>View Product Shipment</w:t>
            </w:r>
          </w:p>
        </w:tc>
      </w:tr>
      <w:tr w:rsidR="00E260E7" w14:paraId="4AE0D8F2" w14:textId="77777777" w:rsidTr="000A069F">
        <w:trPr>
          <w:trHeight w:val="300"/>
        </w:trPr>
        <w:tc>
          <w:tcPr>
            <w:tcW w:w="4675" w:type="dxa"/>
          </w:tcPr>
          <w:p w14:paraId="6418A27D" w14:textId="77777777" w:rsidR="00E260E7" w:rsidRDefault="00E260E7" w:rsidP="000A069F">
            <w:r>
              <w:t>Created By:</w:t>
            </w:r>
          </w:p>
        </w:tc>
        <w:tc>
          <w:tcPr>
            <w:tcW w:w="4675" w:type="dxa"/>
          </w:tcPr>
          <w:p w14:paraId="201E70FA" w14:textId="77777777" w:rsidR="00E260E7" w:rsidRDefault="00E260E7" w:rsidP="000A069F">
            <w:r>
              <w:t>DHAN</w:t>
            </w:r>
          </w:p>
        </w:tc>
      </w:tr>
      <w:tr w:rsidR="00E260E7" w14:paraId="38633B6F" w14:textId="77777777" w:rsidTr="000A069F">
        <w:trPr>
          <w:trHeight w:val="300"/>
        </w:trPr>
        <w:tc>
          <w:tcPr>
            <w:tcW w:w="4675" w:type="dxa"/>
          </w:tcPr>
          <w:p w14:paraId="2EEFA99C" w14:textId="77777777" w:rsidR="00E260E7" w:rsidRDefault="00E260E7" w:rsidP="000A069F">
            <w:r>
              <w:t>Date created:</w:t>
            </w:r>
          </w:p>
        </w:tc>
        <w:tc>
          <w:tcPr>
            <w:tcW w:w="4675" w:type="dxa"/>
          </w:tcPr>
          <w:p w14:paraId="3B4A9C84" w14:textId="77777777" w:rsidR="00E260E7" w:rsidRDefault="00E260E7" w:rsidP="000A069F">
            <w:r>
              <w:t>N/A</w:t>
            </w:r>
          </w:p>
        </w:tc>
      </w:tr>
      <w:tr w:rsidR="00E260E7" w14:paraId="7F2C96E2" w14:textId="77777777" w:rsidTr="000A069F">
        <w:trPr>
          <w:trHeight w:val="300"/>
        </w:trPr>
        <w:tc>
          <w:tcPr>
            <w:tcW w:w="4675" w:type="dxa"/>
          </w:tcPr>
          <w:p w14:paraId="51EBF61A" w14:textId="77777777" w:rsidR="00E260E7" w:rsidRDefault="00E260E7" w:rsidP="000A069F">
            <w:r>
              <w:t>Use Case Description:</w:t>
            </w:r>
          </w:p>
        </w:tc>
        <w:tc>
          <w:tcPr>
            <w:tcW w:w="4675" w:type="dxa"/>
          </w:tcPr>
          <w:p w14:paraId="644D290C" w14:textId="77777777" w:rsidR="00E260E7" w:rsidRDefault="00E260E7" w:rsidP="000A069F">
            <w:r w:rsidRPr="66D6B5BD">
              <w:rPr>
                <w:rFonts w:ascii="Aptos" w:eastAsia="Aptos" w:hAnsi="Aptos" w:cs="Aptos"/>
              </w:rPr>
              <w:t>The customer can view the shipment status of ordered products.</w:t>
            </w:r>
          </w:p>
        </w:tc>
      </w:tr>
      <w:tr w:rsidR="00E260E7" w14:paraId="405B6B0B" w14:textId="77777777" w:rsidTr="000A069F">
        <w:trPr>
          <w:trHeight w:val="300"/>
        </w:trPr>
        <w:tc>
          <w:tcPr>
            <w:tcW w:w="4675" w:type="dxa"/>
          </w:tcPr>
          <w:p w14:paraId="6CA56106" w14:textId="77777777" w:rsidR="00E260E7" w:rsidRDefault="00E260E7" w:rsidP="000A069F">
            <w:r>
              <w:t>Primary Actors:</w:t>
            </w:r>
          </w:p>
        </w:tc>
        <w:tc>
          <w:tcPr>
            <w:tcW w:w="4675" w:type="dxa"/>
          </w:tcPr>
          <w:p w14:paraId="1F880603" w14:textId="77777777" w:rsidR="00E260E7" w:rsidRDefault="00E260E7" w:rsidP="000A069F">
            <w:r>
              <w:t>Customer</w:t>
            </w:r>
          </w:p>
        </w:tc>
      </w:tr>
      <w:tr w:rsidR="00E260E7" w14:paraId="4EF82743" w14:textId="77777777" w:rsidTr="000A069F">
        <w:trPr>
          <w:trHeight w:val="300"/>
        </w:trPr>
        <w:tc>
          <w:tcPr>
            <w:tcW w:w="4675" w:type="dxa"/>
          </w:tcPr>
          <w:p w14:paraId="0E26698E" w14:textId="77777777" w:rsidR="00E260E7" w:rsidRDefault="00E260E7" w:rsidP="000A069F">
            <w:r>
              <w:t>Secondary Actors:</w:t>
            </w:r>
          </w:p>
        </w:tc>
        <w:tc>
          <w:tcPr>
            <w:tcW w:w="4675" w:type="dxa"/>
          </w:tcPr>
          <w:p w14:paraId="72AC16EB" w14:textId="77777777" w:rsidR="00E260E7" w:rsidRDefault="00E260E7" w:rsidP="000A069F">
            <w:r>
              <w:t>None</w:t>
            </w:r>
          </w:p>
        </w:tc>
      </w:tr>
      <w:tr w:rsidR="00E260E7" w14:paraId="4865813B" w14:textId="77777777" w:rsidTr="000A069F">
        <w:trPr>
          <w:trHeight w:val="300"/>
        </w:trPr>
        <w:tc>
          <w:tcPr>
            <w:tcW w:w="4675" w:type="dxa"/>
          </w:tcPr>
          <w:p w14:paraId="210712C7" w14:textId="77777777" w:rsidR="00E260E7" w:rsidRDefault="00E260E7" w:rsidP="000A069F">
            <w:r>
              <w:t>Pre-Conditions:</w:t>
            </w:r>
          </w:p>
        </w:tc>
        <w:tc>
          <w:tcPr>
            <w:tcW w:w="4675" w:type="dxa"/>
          </w:tcPr>
          <w:p w14:paraId="2768232D" w14:textId="77777777" w:rsidR="00E260E7" w:rsidRDefault="00E260E7" w:rsidP="000A069F">
            <w:r>
              <w:t xml:space="preserve">1. </w:t>
            </w:r>
            <w:r w:rsidRPr="66D6B5BD">
              <w:rPr>
                <w:rFonts w:ascii="Aptos" w:eastAsia="Aptos" w:hAnsi="Aptos" w:cs="Aptos"/>
              </w:rPr>
              <w:t>The user must be logged into the system.</w:t>
            </w:r>
          </w:p>
          <w:p w14:paraId="611A48BE" w14:textId="77777777" w:rsidR="00E260E7" w:rsidRDefault="00E260E7" w:rsidP="000A069F">
            <w:r w:rsidRPr="66D6B5BD">
              <w:rPr>
                <w:rFonts w:ascii="Aptos" w:eastAsia="Aptos" w:hAnsi="Aptos" w:cs="Aptos"/>
              </w:rPr>
              <w:t>2. The user must have placed an order and have the order ID.</w:t>
            </w:r>
          </w:p>
        </w:tc>
      </w:tr>
      <w:tr w:rsidR="00E260E7" w14:paraId="4529CA3B" w14:textId="77777777" w:rsidTr="000A069F">
        <w:trPr>
          <w:trHeight w:val="300"/>
        </w:trPr>
        <w:tc>
          <w:tcPr>
            <w:tcW w:w="4675" w:type="dxa"/>
          </w:tcPr>
          <w:p w14:paraId="791B96F6" w14:textId="77777777" w:rsidR="00E260E7" w:rsidRDefault="00E260E7" w:rsidP="000A069F">
            <w:r>
              <w:t>Post-Conditions:</w:t>
            </w:r>
          </w:p>
        </w:tc>
        <w:tc>
          <w:tcPr>
            <w:tcW w:w="4675" w:type="dxa"/>
          </w:tcPr>
          <w:p w14:paraId="327B561A" w14:textId="77777777" w:rsidR="00E260E7" w:rsidRDefault="00E260E7" w:rsidP="000A069F">
            <w:r w:rsidRPr="66D6B5BD">
              <w:rPr>
                <w:rFonts w:ascii="Aptos" w:eastAsia="Aptos" w:hAnsi="Aptos" w:cs="Aptos"/>
              </w:rPr>
              <w:t>1. The shipment details are displayed to the customer.</w:t>
            </w:r>
          </w:p>
          <w:p w14:paraId="40A2EB4D" w14:textId="77777777" w:rsidR="00E260E7" w:rsidRDefault="00E260E7" w:rsidP="000A069F">
            <w:r w:rsidRPr="66D6B5BD">
              <w:rPr>
                <w:rFonts w:ascii="Aptos" w:eastAsia="Aptos" w:hAnsi="Aptos" w:cs="Aptos"/>
              </w:rPr>
              <w:t>2. The user is informed of the estimated delivery date.</w:t>
            </w:r>
          </w:p>
        </w:tc>
      </w:tr>
      <w:tr w:rsidR="00E260E7" w14:paraId="288B37DB" w14:textId="77777777" w:rsidTr="000A069F">
        <w:trPr>
          <w:trHeight w:val="300"/>
        </w:trPr>
        <w:tc>
          <w:tcPr>
            <w:tcW w:w="4675" w:type="dxa"/>
          </w:tcPr>
          <w:p w14:paraId="6F400A6E" w14:textId="77777777" w:rsidR="00E260E7" w:rsidRDefault="00E260E7" w:rsidP="000A069F">
            <w:r>
              <w:t>Main scenario:</w:t>
            </w:r>
          </w:p>
        </w:tc>
        <w:tc>
          <w:tcPr>
            <w:tcW w:w="4675" w:type="dxa"/>
          </w:tcPr>
          <w:p w14:paraId="06DD055E" w14:textId="77777777" w:rsidR="00E260E7" w:rsidRDefault="00E260E7" w:rsidP="000A069F">
            <w:r w:rsidRPr="66D6B5BD">
              <w:rPr>
                <w:rFonts w:ascii="Aptos" w:eastAsia="Aptos" w:hAnsi="Aptos" w:cs="Aptos"/>
              </w:rPr>
              <w:t>1. The user selects the "View Shipment Status" option.</w:t>
            </w:r>
          </w:p>
          <w:p w14:paraId="68238DBC" w14:textId="77777777" w:rsidR="00E260E7" w:rsidRDefault="00E260E7" w:rsidP="000A069F">
            <w:r w:rsidRPr="66D6B5BD">
              <w:rPr>
                <w:rFonts w:ascii="Aptos" w:eastAsia="Aptos" w:hAnsi="Aptos" w:cs="Aptos"/>
              </w:rPr>
              <w:t>2. The system prompts the user to enter the order ID.</w:t>
            </w:r>
          </w:p>
          <w:p w14:paraId="3701540B" w14:textId="77777777" w:rsidR="00E260E7" w:rsidRDefault="00E260E7" w:rsidP="000A069F">
            <w:r w:rsidRPr="66D6B5BD">
              <w:rPr>
                <w:rFonts w:ascii="Aptos" w:eastAsia="Aptos" w:hAnsi="Aptos" w:cs="Aptos"/>
              </w:rPr>
              <w:t>3. The user enters the order ID and submits the request.</w:t>
            </w:r>
          </w:p>
          <w:p w14:paraId="4901EF4E" w14:textId="77777777" w:rsidR="00E260E7" w:rsidRDefault="00E260E7" w:rsidP="000A069F">
            <w:r w:rsidRPr="66D6B5BD">
              <w:rPr>
                <w:rFonts w:ascii="Aptos" w:eastAsia="Aptos" w:hAnsi="Aptos" w:cs="Aptos"/>
              </w:rPr>
              <w:t>4. The system retrieves the shipment information and displays it.</w:t>
            </w:r>
          </w:p>
          <w:p w14:paraId="6A465DD9" w14:textId="77777777" w:rsidR="00E260E7" w:rsidRDefault="00E260E7" w:rsidP="000A069F">
            <w:r w:rsidRPr="66D6B5BD">
              <w:rPr>
                <w:rFonts w:ascii="Aptos" w:eastAsia="Aptos" w:hAnsi="Aptos" w:cs="Aptos"/>
              </w:rPr>
              <w:t>5. The user views the current location and expected delivery date of the product.</w:t>
            </w:r>
          </w:p>
        </w:tc>
      </w:tr>
    </w:tbl>
    <w:p w14:paraId="7FEAA738" w14:textId="67FB8DB1" w:rsidR="00E260E7" w:rsidRDefault="00E260E7" w:rsidP="00E260E7">
      <w:pPr>
        <w:rPr>
          <w:sz w:val="24"/>
          <w:szCs w:val="24"/>
        </w:rPr>
      </w:pPr>
    </w:p>
    <w:p w14:paraId="681E074D" w14:textId="0669E98B" w:rsidR="00E260E7" w:rsidRDefault="00E260E7" w:rsidP="00E260E7">
      <w:pPr>
        <w:rPr>
          <w:sz w:val="24"/>
          <w:szCs w:val="24"/>
        </w:rPr>
      </w:pPr>
    </w:p>
    <w:p w14:paraId="630B0DD5" w14:textId="53405F65" w:rsidR="00E260E7" w:rsidRDefault="00E260E7" w:rsidP="00E260E7">
      <w:pPr>
        <w:rPr>
          <w:sz w:val="24"/>
          <w:szCs w:val="24"/>
        </w:rPr>
      </w:pPr>
    </w:p>
    <w:p w14:paraId="3A1E7DB2" w14:textId="203BE1EA" w:rsidR="00E260E7" w:rsidRDefault="00E260E7" w:rsidP="00E260E7">
      <w:pPr>
        <w:rPr>
          <w:sz w:val="24"/>
          <w:szCs w:val="24"/>
        </w:rPr>
      </w:pPr>
    </w:p>
    <w:tbl>
      <w:tblPr>
        <w:tblStyle w:val="TableGrid"/>
        <w:tblW w:w="0" w:type="auto"/>
        <w:tblLook w:val="04A0" w:firstRow="1" w:lastRow="0" w:firstColumn="1" w:lastColumn="0" w:noHBand="0" w:noVBand="1"/>
      </w:tblPr>
      <w:tblGrid>
        <w:gridCol w:w="4675"/>
        <w:gridCol w:w="4675"/>
      </w:tblGrid>
      <w:tr w:rsidR="00E260E7" w14:paraId="5C734146" w14:textId="77777777" w:rsidTr="000A069F">
        <w:trPr>
          <w:trHeight w:val="300"/>
        </w:trPr>
        <w:tc>
          <w:tcPr>
            <w:tcW w:w="4675" w:type="dxa"/>
          </w:tcPr>
          <w:p w14:paraId="3EC8DCEC" w14:textId="77777777" w:rsidR="00E260E7" w:rsidRDefault="00E260E7" w:rsidP="000A069F">
            <w:r>
              <w:t>Use Case ID:</w:t>
            </w:r>
          </w:p>
        </w:tc>
        <w:tc>
          <w:tcPr>
            <w:tcW w:w="4675" w:type="dxa"/>
          </w:tcPr>
          <w:p w14:paraId="3AD0199C" w14:textId="77777777" w:rsidR="00E260E7" w:rsidRDefault="00E260E7" w:rsidP="000A069F">
            <w:r>
              <w:t>UCF_10</w:t>
            </w:r>
          </w:p>
        </w:tc>
      </w:tr>
      <w:tr w:rsidR="00E260E7" w14:paraId="74E19AA1" w14:textId="77777777" w:rsidTr="000A069F">
        <w:trPr>
          <w:trHeight w:val="300"/>
        </w:trPr>
        <w:tc>
          <w:tcPr>
            <w:tcW w:w="4675" w:type="dxa"/>
          </w:tcPr>
          <w:p w14:paraId="4C9BFED5" w14:textId="77777777" w:rsidR="00E260E7" w:rsidRDefault="00E260E7" w:rsidP="000A069F">
            <w:r>
              <w:t>Use Case Name:</w:t>
            </w:r>
          </w:p>
        </w:tc>
        <w:tc>
          <w:tcPr>
            <w:tcW w:w="4675" w:type="dxa"/>
          </w:tcPr>
          <w:p w14:paraId="178C1A82" w14:textId="77777777" w:rsidR="00E260E7" w:rsidRDefault="00E260E7" w:rsidP="000A069F">
            <w:r w:rsidRPr="66D6B5BD">
              <w:rPr>
                <w:rFonts w:ascii="Aptos" w:eastAsia="Aptos" w:hAnsi="Aptos" w:cs="Aptos"/>
              </w:rPr>
              <w:t>View Retrieval of Product</w:t>
            </w:r>
          </w:p>
        </w:tc>
      </w:tr>
      <w:tr w:rsidR="00E260E7" w14:paraId="3D5B7E90" w14:textId="77777777" w:rsidTr="000A069F">
        <w:trPr>
          <w:trHeight w:val="300"/>
        </w:trPr>
        <w:tc>
          <w:tcPr>
            <w:tcW w:w="4675" w:type="dxa"/>
          </w:tcPr>
          <w:p w14:paraId="0DF6158B" w14:textId="77777777" w:rsidR="00E260E7" w:rsidRDefault="00E260E7" w:rsidP="000A069F">
            <w:r>
              <w:t>Created By:</w:t>
            </w:r>
          </w:p>
        </w:tc>
        <w:tc>
          <w:tcPr>
            <w:tcW w:w="4675" w:type="dxa"/>
          </w:tcPr>
          <w:p w14:paraId="34A51D22" w14:textId="77777777" w:rsidR="00E260E7" w:rsidRDefault="00E260E7" w:rsidP="000A069F">
            <w:r>
              <w:t>DHAN</w:t>
            </w:r>
          </w:p>
        </w:tc>
      </w:tr>
      <w:tr w:rsidR="00E260E7" w14:paraId="6B0204D4" w14:textId="77777777" w:rsidTr="000A069F">
        <w:trPr>
          <w:trHeight w:val="300"/>
        </w:trPr>
        <w:tc>
          <w:tcPr>
            <w:tcW w:w="4675" w:type="dxa"/>
          </w:tcPr>
          <w:p w14:paraId="7A1332A6" w14:textId="77777777" w:rsidR="00E260E7" w:rsidRDefault="00E260E7" w:rsidP="000A069F">
            <w:r>
              <w:t>Date created:</w:t>
            </w:r>
          </w:p>
        </w:tc>
        <w:tc>
          <w:tcPr>
            <w:tcW w:w="4675" w:type="dxa"/>
          </w:tcPr>
          <w:p w14:paraId="4D8B106D" w14:textId="77777777" w:rsidR="00E260E7" w:rsidRDefault="00E260E7" w:rsidP="000A069F">
            <w:r>
              <w:t>N/A</w:t>
            </w:r>
          </w:p>
        </w:tc>
      </w:tr>
      <w:tr w:rsidR="00E260E7" w14:paraId="33930721" w14:textId="77777777" w:rsidTr="000A069F">
        <w:trPr>
          <w:trHeight w:val="300"/>
        </w:trPr>
        <w:tc>
          <w:tcPr>
            <w:tcW w:w="4675" w:type="dxa"/>
          </w:tcPr>
          <w:p w14:paraId="4780340C" w14:textId="77777777" w:rsidR="00E260E7" w:rsidRDefault="00E260E7" w:rsidP="000A069F">
            <w:r>
              <w:t>Use Case Description:</w:t>
            </w:r>
          </w:p>
        </w:tc>
        <w:tc>
          <w:tcPr>
            <w:tcW w:w="4675" w:type="dxa"/>
          </w:tcPr>
          <w:p w14:paraId="1C599417" w14:textId="77777777" w:rsidR="00E260E7" w:rsidRDefault="00E260E7" w:rsidP="000A069F">
            <w:r w:rsidRPr="66D6B5BD">
              <w:rPr>
                <w:rFonts w:ascii="Aptos" w:eastAsia="Aptos" w:hAnsi="Aptos" w:cs="Aptos"/>
              </w:rPr>
              <w:t>The customer can view the retrieval status of products.</w:t>
            </w:r>
          </w:p>
        </w:tc>
      </w:tr>
      <w:tr w:rsidR="00E260E7" w14:paraId="5ED7B40A" w14:textId="77777777" w:rsidTr="000A069F">
        <w:trPr>
          <w:trHeight w:val="300"/>
        </w:trPr>
        <w:tc>
          <w:tcPr>
            <w:tcW w:w="4675" w:type="dxa"/>
          </w:tcPr>
          <w:p w14:paraId="2A854F7C" w14:textId="77777777" w:rsidR="00E260E7" w:rsidRDefault="00E260E7" w:rsidP="000A069F">
            <w:r>
              <w:t>Primary Actors:</w:t>
            </w:r>
          </w:p>
        </w:tc>
        <w:tc>
          <w:tcPr>
            <w:tcW w:w="4675" w:type="dxa"/>
          </w:tcPr>
          <w:p w14:paraId="5747215C" w14:textId="77777777" w:rsidR="00E260E7" w:rsidRDefault="00E260E7" w:rsidP="000A069F">
            <w:r>
              <w:t>Customer</w:t>
            </w:r>
          </w:p>
        </w:tc>
      </w:tr>
      <w:tr w:rsidR="00E260E7" w14:paraId="47836A70" w14:textId="77777777" w:rsidTr="000A069F">
        <w:trPr>
          <w:trHeight w:val="300"/>
        </w:trPr>
        <w:tc>
          <w:tcPr>
            <w:tcW w:w="4675" w:type="dxa"/>
          </w:tcPr>
          <w:p w14:paraId="1422D9DF" w14:textId="77777777" w:rsidR="00E260E7" w:rsidRDefault="00E260E7" w:rsidP="000A069F">
            <w:r>
              <w:t>Secondary Actors:</w:t>
            </w:r>
          </w:p>
        </w:tc>
        <w:tc>
          <w:tcPr>
            <w:tcW w:w="4675" w:type="dxa"/>
          </w:tcPr>
          <w:p w14:paraId="180D0B9E" w14:textId="77777777" w:rsidR="00E260E7" w:rsidRDefault="00E260E7" w:rsidP="000A069F">
            <w:r>
              <w:t>None</w:t>
            </w:r>
          </w:p>
        </w:tc>
      </w:tr>
      <w:tr w:rsidR="00E260E7" w14:paraId="70BF5399" w14:textId="77777777" w:rsidTr="000A069F">
        <w:trPr>
          <w:trHeight w:val="300"/>
        </w:trPr>
        <w:tc>
          <w:tcPr>
            <w:tcW w:w="4675" w:type="dxa"/>
          </w:tcPr>
          <w:p w14:paraId="179733D1" w14:textId="77777777" w:rsidR="00E260E7" w:rsidRDefault="00E260E7" w:rsidP="000A069F">
            <w:r>
              <w:t>Pre-Conditions:</w:t>
            </w:r>
          </w:p>
        </w:tc>
        <w:tc>
          <w:tcPr>
            <w:tcW w:w="4675" w:type="dxa"/>
          </w:tcPr>
          <w:p w14:paraId="1EAB8656" w14:textId="77777777" w:rsidR="00E260E7" w:rsidRDefault="00E260E7" w:rsidP="000A069F">
            <w:r w:rsidRPr="66D6B5BD">
              <w:rPr>
                <w:rFonts w:ascii="Aptos" w:eastAsia="Aptos" w:hAnsi="Aptos" w:cs="Aptos"/>
              </w:rPr>
              <w:t>1. The user must be logged into the system.</w:t>
            </w:r>
          </w:p>
          <w:p w14:paraId="354D4791" w14:textId="77777777" w:rsidR="00E260E7" w:rsidRDefault="00E260E7" w:rsidP="000A069F">
            <w:r w:rsidRPr="66D6B5BD">
              <w:rPr>
                <w:rFonts w:ascii="Aptos" w:eastAsia="Aptos" w:hAnsi="Aptos" w:cs="Aptos"/>
              </w:rPr>
              <w:t>2. The user must have the necessary permissions to view retrieval status.</w:t>
            </w:r>
          </w:p>
        </w:tc>
      </w:tr>
      <w:tr w:rsidR="00E260E7" w14:paraId="0EE2EBA2" w14:textId="77777777" w:rsidTr="000A069F">
        <w:trPr>
          <w:trHeight w:val="300"/>
        </w:trPr>
        <w:tc>
          <w:tcPr>
            <w:tcW w:w="4675" w:type="dxa"/>
          </w:tcPr>
          <w:p w14:paraId="76F7112F" w14:textId="77777777" w:rsidR="00E260E7" w:rsidRDefault="00E260E7" w:rsidP="000A069F">
            <w:r>
              <w:t>Post-Conditions:</w:t>
            </w:r>
          </w:p>
        </w:tc>
        <w:tc>
          <w:tcPr>
            <w:tcW w:w="4675" w:type="dxa"/>
          </w:tcPr>
          <w:p w14:paraId="7F5B3AF8" w14:textId="77777777" w:rsidR="00E260E7" w:rsidRDefault="00E260E7" w:rsidP="000A069F">
            <w:r>
              <w:t xml:space="preserve">1. </w:t>
            </w:r>
            <w:r w:rsidRPr="66D6B5BD">
              <w:rPr>
                <w:rFonts w:ascii="Aptos" w:eastAsia="Aptos" w:hAnsi="Aptos" w:cs="Aptos"/>
              </w:rPr>
              <w:t>The retrieval details are displayed to the customer.</w:t>
            </w:r>
          </w:p>
          <w:p w14:paraId="69F248E2" w14:textId="77777777" w:rsidR="00E260E7" w:rsidRDefault="00E260E7" w:rsidP="000A069F">
            <w:r>
              <w:t xml:space="preserve">2. </w:t>
            </w:r>
            <w:r w:rsidRPr="66D6B5BD">
              <w:rPr>
                <w:rFonts w:ascii="Aptos" w:eastAsia="Aptos" w:hAnsi="Aptos" w:cs="Aptos"/>
              </w:rPr>
              <w:t>The customer knows the status and availability of the product.</w:t>
            </w:r>
          </w:p>
        </w:tc>
      </w:tr>
      <w:tr w:rsidR="00E260E7" w14:paraId="2326479D" w14:textId="77777777" w:rsidTr="000A069F">
        <w:trPr>
          <w:trHeight w:val="300"/>
        </w:trPr>
        <w:tc>
          <w:tcPr>
            <w:tcW w:w="4675" w:type="dxa"/>
          </w:tcPr>
          <w:p w14:paraId="32765E0D" w14:textId="77777777" w:rsidR="00E260E7" w:rsidRDefault="00E260E7" w:rsidP="000A069F">
            <w:r>
              <w:t>Main scenario:</w:t>
            </w:r>
          </w:p>
        </w:tc>
        <w:tc>
          <w:tcPr>
            <w:tcW w:w="4675" w:type="dxa"/>
          </w:tcPr>
          <w:p w14:paraId="0202D50B" w14:textId="77777777" w:rsidR="00E260E7" w:rsidRDefault="00E260E7" w:rsidP="000A069F">
            <w:r w:rsidRPr="66D6B5BD">
              <w:rPr>
                <w:rFonts w:ascii="Aptos" w:eastAsia="Aptos" w:hAnsi="Aptos" w:cs="Aptos"/>
              </w:rPr>
              <w:t>1. The user selects the "View Retrieval Status" option.</w:t>
            </w:r>
          </w:p>
          <w:p w14:paraId="41B3C2F0" w14:textId="77777777" w:rsidR="00E260E7" w:rsidRDefault="00E260E7" w:rsidP="000A069F">
            <w:r w:rsidRPr="66D6B5BD">
              <w:rPr>
                <w:rFonts w:ascii="Aptos" w:eastAsia="Aptos" w:hAnsi="Aptos" w:cs="Aptos"/>
              </w:rPr>
              <w:t>2. The system prompts the user to enter the retrieval request ID.</w:t>
            </w:r>
          </w:p>
          <w:p w14:paraId="284A5705" w14:textId="77777777" w:rsidR="00E260E7" w:rsidRDefault="00E260E7" w:rsidP="000A069F">
            <w:r w:rsidRPr="66D6B5BD">
              <w:rPr>
                <w:rFonts w:ascii="Aptos" w:eastAsia="Aptos" w:hAnsi="Aptos" w:cs="Aptos"/>
              </w:rPr>
              <w:t>3. The user enters the ID and submits the request.</w:t>
            </w:r>
          </w:p>
          <w:p w14:paraId="46F91F87" w14:textId="77777777" w:rsidR="00E260E7" w:rsidRDefault="00E260E7" w:rsidP="000A069F">
            <w:r w:rsidRPr="66D6B5BD">
              <w:rPr>
                <w:rFonts w:ascii="Aptos" w:eastAsia="Aptos" w:hAnsi="Aptos" w:cs="Aptos"/>
              </w:rPr>
              <w:t>4. The system retrieves the current status and displays it to the user.</w:t>
            </w:r>
          </w:p>
          <w:p w14:paraId="5E3B472C" w14:textId="77777777" w:rsidR="00E260E7" w:rsidRDefault="00E260E7" w:rsidP="000A069F">
            <w:r w:rsidRPr="66D6B5BD">
              <w:rPr>
                <w:rFonts w:ascii="Aptos" w:eastAsia="Aptos" w:hAnsi="Aptos" w:cs="Aptos"/>
              </w:rPr>
              <w:t>5. The user reviews the status of the retrieval process</w:t>
            </w:r>
          </w:p>
        </w:tc>
      </w:tr>
    </w:tbl>
    <w:p w14:paraId="0E9629B4" w14:textId="3077A386" w:rsidR="00E260E7" w:rsidRDefault="00E260E7" w:rsidP="00E260E7">
      <w:pPr>
        <w:rPr>
          <w:sz w:val="24"/>
          <w:szCs w:val="24"/>
        </w:rPr>
      </w:pPr>
    </w:p>
    <w:tbl>
      <w:tblPr>
        <w:tblStyle w:val="TableGrid"/>
        <w:tblW w:w="0" w:type="auto"/>
        <w:tblLook w:val="04A0" w:firstRow="1" w:lastRow="0" w:firstColumn="1" w:lastColumn="0" w:noHBand="0" w:noVBand="1"/>
      </w:tblPr>
      <w:tblGrid>
        <w:gridCol w:w="4675"/>
        <w:gridCol w:w="4675"/>
      </w:tblGrid>
      <w:tr w:rsidR="00E260E7" w14:paraId="3B5E0118" w14:textId="77777777" w:rsidTr="000A069F">
        <w:trPr>
          <w:trHeight w:val="300"/>
        </w:trPr>
        <w:tc>
          <w:tcPr>
            <w:tcW w:w="4675" w:type="dxa"/>
          </w:tcPr>
          <w:p w14:paraId="31CAA5CC" w14:textId="77777777" w:rsidR="00E260E7" w:rsidRDefault="00E260E7" w:rsidP="000A069F">
            <w:r>
              <w:t>Use Case ID:</w:t>
            </w:r>
          </w:p>
        </w:tc>
        <w:tc>
          <w:tcPr>
            <w:tcW w:w="4675" w:type="dxa"/>
          </w:tcPr>
          <w:p w14:paraId="464760EB" w14:textId="77777777" w:rsidR="00E260E7" w:rsidRDefault="00E260E7" w:rsidP="000A069F">
            <w:r>
              <w:t>UCF_11</w:t>
            </w:r>
          </w:p>
        </w:tc>
      </w:tr>
      <w:tr w:rsidR="00E260E7" w14:paraId="76298CA3" w14:textId="77777777" w:rsidTr="000A069F">
        <w:trPr>
          <w:trHeight w:val="300"/>
        </w:trPr>
        <w:tc>
          <w:tcPr>
            <w:tcW w:w="4675" w:type="dxa"/>
          </w:tcPr>
          <w:p w14:paraId="205CDAE0" w14:textId="77777777" w:rsidR="00E260E7" w:rsidRDefault="00E260E7" w:rsidP="000A069F">
            <w:r>
              <w:t>Use Case Name:</w:t>
            </w:r>
          </w:p>
        </w:tc>
        <w:tc>
          <w:tcPr>
            <w:tcW w:w="4675" w:type="dxa"/>
          </w:tcPr>
          <w:p w14:paraId="25457F18" w14:textId="77777777" w:rsidR="00E260E7" w:rsidRDefault="00E260E7" w:rsidP="000A069F">
            <w:r w:rsidRPr="66D6B5BD">
              <w:rPr>
                <w:rFonts w:ascii="Aptos" w:eastAsia="Aptos" w:hAnsi="Aptos" w:cs="Aptos"/>
              </w:rPr>
              <w:t>View Purchase Order</w:t>
            </w:r>
          </w:p>
        </w:tc>
      </w:tr>
      <w:tr w:rsidR="00E260E7" w14:paraId="123B7723" w14:textId="77777777" w:rsidTr="000A069F">
        <w:trPr>
          <w:trHeight w:val="300"/>
        </w:trPr>
        <w:tc>
          <w:tcPr>
            <w:tcW w:w="4675" w:type="dxa"/>
          </w:tcPr>
          <w:p w14:paraId="33055003" w14:textId="77777777" w:rsidR="00E260E7" w:rsidRDefault="00E260E7" w:rsidP="000A069F">
            <w:r>
              <w:t>Created By:</w:t>
            </w:r>
          </w:p>
        </w:tc>
        <w:tc>
          <w:tcPr>
            <w:tcW w:w="4675" w:type="dxa"/>
          </w:tcPr>
          <w:p w14:paraId="6DDB543C" w14:textId="77777777" w:rsidR="00E260E7" w:rsidRDefault="00E260E7" w:rsidP="000A069F">
            <w:r>
              <w:t>DHAN</w:t>
            </w:r>
          </w:p>
        </w:tc>
      </w:tr>
      <w:tr w:rsidR="00E260E7" w14:paraId="533A2BFB" w14:textId="77777777" w:rsidTr="000A069F">
        <w:trPr>
          <w:trHeight w:val="300"/>
        </w:trPr>
        <w:tc>
          <w:tcPr>
            <w:tcW w:w="4675" w:type="dxa"/>
          </w:tcPr>
          <w:p w14:paraId="0E563E94" w14:textId="77777777" w:rsidR="00E260E7" w:rsidRDefault="00E260E7" w:rsidP="000A069F">
            <w:r>
              <w:t>Date created:</w:t>
            </w:r>
          </w:p>
        </w:tc>
        <w:tc>
          <w:tcPr>
            <w:tcW w:w="4675" w:type="dxa"/>
          </w:tcPr>
          <w:p w14:paraId="1DAB6479" w14:textId="77777777" w:rsidR="00E260E7" w:rsidRDefault="00E260E7" w:rsidP="000A069F">
            <w:r>
              <w:t>N/A</w:t>
            </w:r>
          </w:p>
        </w:tc>
      </w:tr>
      <w:tr w:rsidR="00E260E7" w14:paraId="314E69BD" w14:textId="77777777" w:rsidTr="000A069F">
        <w:trPr>
          <w:trHeight w:val="300"/>
        </w:trPr>
        <w:tc>
          <w:tcPr>
            <w:tcW w:w="4675" w:type="dxa"/>
          </w:tcPr>
          <w:p w14:paraId="79B61499" w14:textId="77777777" w:rsidR="00E260E7" w:rsidRDefault="00E260E7" w:rsidP="000A069F">
            <w:r>
              <w:t>Use Case Description:</w:t>
            </w:r>
          </w:p>
        </w:tc>
        <w:tc>
          <w:tcPr>
            <w:tcW w:w="4675" w:type="dxa"/>
          </w:tcPr>
          <w:p w14:paraId="5941184F" w14:textId="77777777" w:rsidR="00E260E7" w:rsidRDefault="00E260E7" w:rsidP="000A069F">
            <w:r w:rsidRPr="66D6B5BD">
              <w:rPr>
                <w:rFonts w:ascii="Aptos" w:eastAsia="Aptos" w:hAnsi="Aptos" w:cs="Aptos"/>
              </w:rPr>
              <w:t>The customer can view the details of their purchase orders.</w:t>
            </w:r>
          </w:p>
        </w:tc>
      </w:tr>
      <w:tr w:rsidR="00E260E7" w14:paraId="64E4198A" w14:textId="77777777" w:rsidTr="000A069F">
        <w:trPr>
          <w:trHeight w:val="300"/>
        </w:trPr>
        <w:tc>
          <w:tcPr>
            <w:tcW w:w="4675" w:type="dxa"/>
          </w:tcPr>
          <w:p w14:paraId="283B45BD" w14:textId="77777777" w:rsidR="00E260E7" w:rsidRDefault="00E260E7" w:rsidP="000A069F">
            <w:r>
              <w:t>Primary Actors:</w:t>
            </w:r>
          </w:p>
        </w:tc>
        <w:tc>
          <w:tcPr>
            <w:tcW w:w="4675" w:type="dxa"/>
          </w:tcPr>
          <w:p w14:paraId="04EF217B" w14:textId="77777777" w:rsidR="00E260E7" w:rsidRDefault="00E260E7" w:rsidP="000A069F">
            <w:r>
              <w:t>Customer</w:t>
            </w:r>
          </w:p>
        </w:tc>
      </w:tr>
      <w:tr w:rsidR="00E260E7" w14:paraId="2A696032" w14:textId="77777777" w:rsidTr="000A069F">
        <w:trPr>
          <w:trHeight w:val="300"/>
        </w:trPr>
        <w:tc>
          <w:tcPr>
            <w:tcW w:w="4675" w:type="dxa"/>
          </w:tcPr>
          <w:p w14:paraId="1DB4A345" w14:textId="77777777" w:rsidR="00E260E7" w:rsidRDefault="00E260E7" w:rsidP="000A069F">
            <w:r>
              <w:t>Secondary Actors:</w:t>
            </w:r>
          </w:p>
        </w:tc>
        <w:tc>
          <w:tcPr>
            <w:tcW w:w="4675" w:type="dxa"/>
          </w:tcPr>
          <w:p w14:paraId="35E84344" w14:textId="77777777" w:rsidR="00E260E7" w:rsidRDefault="00E260E7" w:rsidP="000A069F">
            <w:r>
              <w:t>None</w:t>
            </w:r>
          </w:p>
        </w:tc>
      </w:tr>
      <w:tr w:rsidR="00E260E7" w14:paraId="2E2CB98A" w14:textId="77777777" w:rsidTr="000A069F">
        <w:trPr>
          <w:trHeight w:val="300"/>
        </w:trPr>
        <w:tc>
          <w:tcPr>
            <w:tcW w:w="4675" w:type="dxa"/>
          </w:tcPr>
          <w:p w14:paraId="279C257F" w14:textId="77777777" w:rsidR="00E260E7" w:rsidRDefault="00E260E7" w:rsidP="000A069F">
            <w:r>
              <w:t>Pre-Conditions:</w:t>
            </w:r>
          </w:p>
        </w:tc>
        <w:tc>
          <w:tcPr>
            <w:tcW w:w="4675" w:type="dxa"/>
          </w:tcPr>
          <w:p w14:paraId="2C574FFB" w14:textId="77777777" w:rsidR="00E260E7" w:rsidRDefault="00E260E7" w:rsidP="000A069F">
            <w:r w:rsidRPr="66D6B5BD">
              <w:rPr>
                <w:rFonts w:ascii="Aptos" w:eastAsia="Aptos" w:hAnsi="Aptos" w:cs="Aptos"/>
              </w:rPr>
              <w:t>1. The user must be logged into the system.</w:t>
            </w:r>
          </w:p>
          <w:p w14:paraId="2CA417AB" w14:textId="77777777" w:rsidR="00E260E7" w:rsidRDefault="00E260E7" w:rsidP="000A069F">
            <w:r w:rsidRPr="66D6B5BD">
              <w:rPr>
                <w:rFonts w:ascii="Aptos" w:eastAsia="Aptos" w:hAnsi="Aptos" w:cs="Aptos"/>
              </w:rPr>
              <w:t>2. The user must have placed an order.</w:t>
            </w:r>
          </w:p>
        </w:tc>
      </w:tr>
      <w:tr w:rsidR="00E260E7" w14:paraId="1B14EA32" w14:textId="77777777" w:rsidTr="000A069F">
        <w:trPr>
          <w:trHeight w:val="300"/>
        </w:trPr>
        <w:tc>
          <w:tcPr>
            <w:tcW w:w="4675" w:type="dxa"/>
          </w:tcPr>
          <w:p w14:paraId="04D6A260" w14:textId="77777777" w:rsidR="00E260E7" w:rsidRDefault="00E260E7" w:rsidP="000A069F">
            <w:r>
              <w:t>Post-Conditions:</w:t>
            </w:r>
          </w:p>
        </w:tc>
        <w:tc>
          <w:tcPr>
            <w:tcW w:w="4675" w:type="dxa"/>
          </w:tcPr>
          <w:p w14:paraId="391FFC0A" w14:textId="77777777" w:rsidR="00E260E7" w:rsidRDefault="00E260E7" w:rsidP="000A069F">
            <w:r w:rsidRPr="66D6B5BD">
              <w:rPr>
                <w:rFonts w:ascii="Aptos" w:eastAsia="Aptos" w:hAnsi="Aptos" w:cs="Aptos"/>
              </w:rPr>
              <w:t>1. The purchase order details are displayed to the customer.</w:t>
            </w:r>
          </w:p>
        </w:tc>
      </w:tr>
      <w:tr w:rsidR="00E260E7" w14:paraId="1BD2E57D" w14:textId="77777777" w:rsidTr="000A069F">
        <w:trPr>
          <w:trHeight w:val="300"/>
        </w:trPr>
        <w:tc>
          <w:tcPr>
            <w:tcW w:w="4675" w:type="dxa"/>
          </w:tcPr>
          <w:p w14:paraId="0C693C7C" w14:textId="77777777" w:rsidR="00E260E7" w:rsidRDefault="00E260E7" w:rsidP="000A069F">
            <w:r>
              <w:t>Main scenario:</w:t>
            </w:r>
          </w:p>
        </w:tc>
        <w:tc>
          <w:tcPr>
            <w:tcW w:w="4675" w:type="dxa"/>
          </w:tcPr>
          <w:p w14:paraId="3C421CFD" w14:textId="77777777" w:rsidR="00E260E7" w:rsidRDefault="00E260E7" w:rsidP="000A069F">
            <w:r>
              <w:t>1. T</w:t>
            </w:r>
            <w:r w:rsidRPr="66D6B5BD">
              <w:rPr>
                <w:rFonts w:ascii="Aptos" w:eastAsia="Aptos" w:hAnsi="Aptos" w:cs="Aptos"/>
              </w:rPr>
              <w:t>he user selects the "View Purchase Order" option.</w:t>
            </w:r>
          </w:p>
          <w:p w14:paraId="4F5EFBBD" w14:textId="77777777" w:rsidR="00E260E7" w:rsidRDefault="00E260E7" w:rsidP="000A069F">
            <w:r w:rsidRPr="66D6B5BD">
              <w:rPr>
                <w:rFonts w:ascii="Aptos" w:eastAsia="Aptos" w:hAnsi="Aptos" w:cs="Aptos"/>
              </w:rPr>
              <w:t>2. The system prompts the user to enter the order ID or select from recent orders.</w:t>
            </w:r>
          </w:p>
          <w:p w14:paraId="09EC55BC" w14:textId="77777777" w:rsidR="00E260E7" w:rsidRDefault="00E260E7" w:rsidP="000A069F">
            <w:r w:rsidRPr="66D6B5BD">
              <w:rPr>
                <w:rFonts w:ascii="Aptos" w:eastAsia="Aptos" w:hAnsi="Aptos" w:cs="Aptos"/>
              </w:rPr>
              <w:t>3. The user selects the order and submits the request.</w:t>
            </w:r>
          </w:p>
          <w:p w14:paraId="4AA1B921" w14:textId="77777777" w:rsidR="00E260E7" w:rsidRDefault="00E260E7" w:rsidP="000A069F">
            <w:r w:rsidRPr="66D6B5BD">
              <w:rPr>
                <w:rFonts w:ascii="Aptos" w:eastAsia="Aptos" w:hAnsi="Aptos" w:cs="Aptos"/>
              </w:rPr>
              <w:t>4. The system retrieves the order details and displays them.</w:t>
            </w:r>
          </w:p>
          <w:p w14:paraId="39480ACB" w14:textId="77777777" w:rsidR="00E260E7" w:rsidRDefault="00E260E7" w:rsidP="000A069F">
            <w:r w:rsidRPr="66D6B5BD">
              <w:rPr>
                <w:rFonts w:ascii="Aptos" w:eastAsia="Aptos" w:hAnsi="Aptos" w:cs="Aptos"/>
              </w:rPr>
              <w:t>5. The user reviews the items, quantities, and status of the purchase order.</w:t>
            </w:r>
          </w:p>
        </w:tc>
      </w:tr>
    </w:tbl>
    <w:p w14:paraId="04BABACA" w14:textId="574F768E" w:rsidR="00E260E7" w:rsidRDefault="00E260E7" w:rsidP="00E260E7">
      <w:pPr>
        <w:rPr>
          <w:sz w:val="24"/>
          <w:szCs w:val="24"/>
        </w:rPr>
      </w:pPr>
    </w:p>
    <w:p w14:paraId="0A9C8AB6" w14:textId="42F9904B" w:rsidR="00E260E7" w:rsidRDefault="00E260E7" w:rsidP="00E260E7">
      <w:pPr>
        <w:rPr>
          <w:sz w:val="24"/>
          <w:szCs w:val="24"/>
        </w:rPr>
      </w:pPr>
    </w:p>
    <w:tbl>
      <w:tblPr>
        <w:tblStyle w:val="TableGrid"/>
        <w:tblW w:w="0" w:type="auto"/>
        <w:tblLook w:val="04A0" w:firstRow="1" w:lastRow="0" w:firstColumn="1" w:lastColumn="0" w:noHBand="0" w:noVBand="1"/>
      </w:tblPr>
      <w:tblGrid>
        <w:gridCol w:w="4675"/>
        <w:gridCol w:w="4675"/>
      </w:tblGrid>
      <w:tr w:rsidR="00E260E7" w14:paraId="1473317F" w14:textId="77777777" w:rsidTr="000A069F">
        <w:trPr>
          <w:trHeight w:val="300"/>
        </w:trPr>
        <w:tc>
          <w:tcPr>
            <w:tcW w:w="4675" w:type="dxa"/>
          </w:tcPr>
          <w:p w14:paraId="32822BDA" w14:textId="77777777" w:rsidR="00E260E7" w:rsidRDefault="00E260E7" w:rsidP="000A069F">
            <w:r>
              <w:t>Use Case ID:</w:t>
            </w:r>
          </w:p>
        </w:tc>
        <w:tc>
          <w:tcPr>
            <w:tcW w:w="4675" w:type="dxa"/>
          </w:tcPr>
          <w:p w14:paraId="46D92BD4" w14:textId="77777777" w:rsidR="00E260E7" w:rsidRDefault="00E260E7" w:rsidP="000A069F">
            <w:r>
              <w:t>UCF_12</w:t>
            </w:r>
          </w:p>
        </w:tc>
      </w:tr>
      <w:tr w:rsidR="00E260E7" w14:paraId="6411D76B" w14:textId="77777777" w:rsidTr="000A069F">
        <w:trPr>
          <w:trHeight w:val="300"/>
        </w:trPr>
        <w:tc>
          <w:tcPr>
            <w:tcW w:w="4675" w:type="dxa"/>
          </w:tcPr>
          <w:p w14:paraId="223E8192" w14:textId="77777777" w:rsidR="00E260E7" w:rsidRDefault="00E260E7" w:rsidP="000A069F">
            <w:r>
              <w:t>Use Case Name:</w:t>
            </w:r>
          </w:p>
        </w:tc>
        <w:tc>
          <w:tcPr>
            <w:tcW w:w="4675" w:type="dxa"/>
          </w:tcPr>
          <w:p w14:paraId="52FD8CDD" w14:textId="77777777" w:rsidR="00E260E7" w:rsidRDefault="00E260E7" w:rsidP="000A069F">
            <w:r w:rsidRPr="66D6B5BD">
              <w:rPr>
                <w:rFonts w:ascii="Aptos" w:eastAsia="Aptos" w:hAnsi="Aptos" w:cs="Aptos"/>
              </w:rPr>
              <w:t>View Order Report</w:t>
            </w:r>
          </w:p>
        </w:tc>
      </w:tr>
      <w:tr w:rsidR="00E260E7" w14:paraId="1FBD2926" w14:textId="77777777" w:rsidTr="000A069F">
        <w:trPr>
          <w:trHeight w:val="300"/>
        </w:trPr>
        <w:tc>
          <w:tcPr>
            <w:tcW w:w="4675" w:type="dxa"/>
          </w:tcPr>
          <w:p w14:paraId="1B821B9C" w14:textId="77777777" w:rsidR="00E260E7" w:rsidRDefault="00E260E7" w:rsidP="000A069F">
            <w:r>
              <w:t>Created By:</w:t>
            </w:r>
          </w:p>
        </w:tc>
        <w:tc>
          <w:tcPr>
            <w:tcW w:w="4675" w:type="dxa"/>
          </w:tcPr>
          <w:p w14:paraId="6969ED30" w14:textId="77777777" w:rsidR="00E260E7" w:rsidRDefault="00E260E7" w:rsidP="000A069F">
            <w:r>
              <w:t>DHAN</w:t>
            </w:r>
          </w:p>
        </w:tc>
      </w:tr>
      <w:tr w:rsidR="00E260E7" w14:paraId="4A1BC62B" w14:textId="77777777" w:rsidTr="000A069F">
        <w:trPr>
          <w:trHeight w:val="300"/>
        </w:trPr>
        <w:tc>
          <w:tcPr>
            <w:tcW w:w="4675" w:type="dxa"/>
          </w:tcPr>
          <w:p w14:paraId="36E0610F" w14:textId="77777777" w:rsidR="00E260E7" w:rsidRDefault="00E260E7" w:rsidP="000A069F">
            <w:r>
              <w:t>Date created:</w:t>
            </w:r>
          </w:p>
        </w:tc>
        <w:tc>
          <w:tcPr>
            <w:tcW w:w="4675" w:type="dxa"/>
          </w:tcPr>
          <w:p w14:paraId="58F85683" w14:textId="77777777" w:rsidR="00E260E7" w:rsidRDefault="00E260E7" w:rsidP="000A069F">
            <w:r>
              <w:t>N/A</w:t>
            </w:r>
          </w:p>
        </w:tc>
      </w:tr>
      <w:tr w:rsidR="00E260E7" w14:paraId="1FED0D39" w14:textId="77777777" w:rsidTr="000A069F">
        <w:trPr>
          <w:trHeight w:val="300"/>
        </w:trPr>
        <w:tc>
          <w:tcPr>
            <w:tcW w:w="4675" w:type="dxa"/>
          </w:tcPr>
          <w:p w14:paraId="268E2CA6" w14:textId="77777777" w:rsidR="00E260E7" w:rsidRDefault="00E260E7" w:rsidP="000A069F">
            <w:r>
              <w:t>Use Case Description:</w:t>
            </w:r>
          </w:p>
        </w:tc>
        <w:tc>
          <w:tcPr>
            <w:tcW w:w="4675" w:type="dxa"/>
          </w:tcPr>
          <w:p w14:paraId="3753ABA8" w14:textId="77777777" w:rsidR="00E260E7" w:rsidRDefault="00E260E7" w:rsidP="000A069F">
            <w:r w:rsidRPr="66D6B5BD">
              <w:rPr>
                <w:rFonts w:ascii="Aptos" w:eastAsia="Aptos" w:hAnsi="Aptos" w:cs="Aptos"/>
              </w:rPr>
              <w:t>The customer can view a summary report of all orders placed within a specified timeframe.</w:t>
            </w:r>
          </w:p>
        </w:tc>
      </w:tr>
      <w:tr w:rsidR="00E260E7" w14:paraId="291F1E3F" w14:textId="77777777" w:rsidTr="000A069F">
        <w:trPr>
          <w:trHeight w:val="300"/>
        </w:trPr>
        <w:tc>
          <w:tcPr>
            <w:tcW w:w="4675" w:type="dxa"/>
          </w:tcPr>
          <w:p w14:paraId="6420F83B" w14:textId="77777777" w:rsidR="00E260E7" w:rsidRDefault="00E260E7" w:rsidP="000A069F">
            <w:r>
              <w:t>Primary Actors:</w:t>
            </w:r>
          </w:p>
        </w:tc>
        <w:tc>
          <w:tcPr>
            <w:tcW w:w="4675" w:type="dxa"/>
          </w:tcPr>
          <w:p w14:paraId="5FDFD5EF" w14:textId="77777777" w:rsidR="00E260E7" w:rsidRDefault="00E260E7" w:rsidP="000A069F">
            <w:r>
              <w:t>Customer</w:t>
            </w:r>
          </w:p>
        </w:tc>
      </w:tr>
      <w:tr w:rsidR="00E260E7" w14:paraId="2BF0F835" w14:textId="77777777" w:rsidTr="000A069F">
        <w:trPr>
          <w:trHeight w:val="300"/>
        </w:trPr>
        <w:tc>
          <w:tcPr>
            <w:tcW w:w="4675" w:type="dxa"/>
          </w:tcPr>
          <w:p w14:paraId="29D82A5C" w14:textId="77777777" w:rsidR="00E260E7" w:rsidRDefault="00E260E7" w:rsidP="000A069F">
            <w:r>
              <w:t>Secondary Actors:</w:t>
            </w:r>
          </w:p>
        </w:tc>
        <w:tc>
          <w:tcPr>
            <w:tcW w:w="4675" w:type="dxa"/>
          </w:tcPr>
          <w:p w14:paraId="64DDCC3C" w14:textId="77777777" w:rsidR="00E260E7" w:rsidRDefault="00E260E7" w:rsidP="000A069F">
            <w:r>
              <w:t>None</w:t>
            </w:r>
          </w:p>
        </w:tc>
      </w:tr>
      <w:tr w:rsidR="00E260E7" w14:paraId="14451D5C" w14:textId="77777777" w:rsidTr="000A069F">
        <w:trPr>
          <w:trHeight w:val="300"/>
        </w:trPr>
        <w:tc>
          <w:tcPr>
            <w:tcW w:w="4675" w:type="dxa"/>
          </w:tcPr>
          <w:p w14:paraId="566EDDFF" w14:textId="77777777" w:rsidR="00E260E7" w:rsidRDefault="00E260E7" w:rsidP="000A069F">
            <w:r>
              <w:t>Pre-Conditions:</w:t>
            </w:r>
          </w:p>
        </w:tc>
        <w:tc>
          <w:tcPr>
            <w:tcW w:w="4675" w:type="dxa"/>
          </w:tcPr>
          <w:p w14:paraId="76476A2F" w14:textId="77777777" w:rsidR="00E260E7" w:rsidRDefault="00E260E7" w:rsidP="000A069F">
            <w:r>
              <w:t xml:space="preserve">1. </w:t>
            </w:r>
            <w:r w:rsidRPr="66D6B5BD">
              <w:rPr>
                <w:rFonts w:ascii="Aptos" w:eastAsia="Aptos" w:hAnsi="Aptos" w:cs="Aptos"/>
              </w:rPr>
              <w:t>The user must be logged into the system.</w:t>
            </w:r>
          </w:p>
          <w:p w14:paraId="2CC17227" w14:textId="77777777" w:rsidR="00E260E7" w:rsidRDefault="00E260E7" w:rsidP="000A069F">
            <w:r w:rsidRPr="66D6B5BD">
              <w:rPr>
                <w:rFonts w:ascii="Aptos" w:eastAsia="Aptos" w:hAnsi="Aptos" w:cs="Aptos"/>
              </w:rPr>
              <w:t>2. The user must have placed at least one order.</w:t>
            </w:r>
          </w:p>
        </w:tc>
      </w:tr>
      <w:tr w:rsidR="00E260E7" w14:paraId="226BFB4B" w14:textId="77777777" w:rsidTr="000A069F">
        <w:trPr>
          <w:trHeight w:val="300"/>
        </w:trPr>
        <w:tc>
          <w:tcPr>
            <w:tcW w:w="4675" w:type="dxa"/>
          </w:tcPr>
          <w:p w14:paraId="3A840812" w14:textId="77777777" w:rsidR="00E260E7" w:rsidRDefault="00E260E7" w:rsidP="000A069F">
            <w:r>
              <w:t>Post-Conditions:</w:t>
            </w:r>
          </w:p>
        </w:tc>
        <w:tc>
          <w:tcPr>
            <w:tcW w:w="4675" w:type="dxa"/>
          </w:tcPr>
          <w:p w14:paraId="76367679" w14:textId="77777777" w:rsidR="00E260E7" w:rsidRDefault="00E260E7" w:rsidP="000A069F">
            <w:r>
              <w:t>1.</w:t>
            </w:r>
            <w:r w:rsidRPr="66D6B5BD">
              <w:rPr>
                <w:rFonts w:ascii="Aptos" w:eastAsia="Aptos" w:hAnsi="Aptos" w:cs="Aptos"/>
              </w:rPr>
              <w:t xml:space="preserve"> The order report is displayed to the customer, showing order details and statuses.</w:t>
            </w:r>
          </w:p>
        </w:tc>
      </w:tr>
      <w:tr w:rsidR="00E260E7" w14:paraId="0D8A4FF3" w14:textId="77777777" w:rsidTr="000A069F">
        <w:trPr>
          <w:trHeight w:val="300"/>
        </w:trPr>
        <w:tc>
          <w:tcPr>
            <w:tcW w:w="4675" w:type="dxa"/>
          </w:tcPr>
          <w:p w14:paraId="23941F20" w14:textId="77777777" w:rsidR="00E260E7" w:rsidRDefault="00E260E7" w:rsidP="000A069F">
            <w:r>
              <w:t>Main scenario:</w:t>
            </w:r>
          </w:p>
        </w:tc>
        <w:tc>
          <w:tcPr>
            <w:tcW w:w="4675" w:type="dxa"/>
          </w:tcPr>
          <w:p w14:paraId="047ACEEB" w14:textId="77777777" w:rsidR="00E260E7" w:rsidRDefault="00E260E7" w:rsidP="000A069F">
            <w:r>
              <w:t xml:space="preserve">1. </w:t>
            </w:r>
            <w:r w:rsidRPr="66D6B5BD">
              <w:rPr>
                <w:rFonts w:ascii="Aptos" w:eastAsia="Aptos" w:hAnsi="Aptos" w:cs="Aptos"/>
              </w:rPr>
              <w:t>The user selects the "View Order Report" option.</w:t>
            </w:r>
          </w:p>
          <w:p w14:paraId="7660BB00" w14:textId="77777777" w:rsidR="00E260E7" w:rsidRDefault="00E260E7" w:rsidP="000A069F">
            <w:r w:rsidRPr="66D6B5BD">
              <w:rPr>
                <w:rFonts w:ascii="Aptos" w:eastAsia="Aptos" w:hAnsi="Aptos" w:cs="Aptos"/>
              </w:rPr>
              <w:t>2. The system prompts the user to enter a date range for the report.</w:t>
            </w:r>
          </w:p>
          <w:p w14:paraId="77F2E097" w14:textId="77777777" w:rsidR="00E260E7" w:rsidRDefault="00E260E7" w:rsidP="000A069F">
            <w:r w:rsidRPr="66D6B5BD">
              <w:rPr>
                <w:rFonts w:ascii="Aptos" w:eastAsia="Aptos" w:hAnsi="Aptos" w:cs="Aptos"/>
              </w:rPr>
              <w:t>3. The user enters the date range and submits the request.</w:t>
            </w:r>
          </w:p>
          <w:p w14:paraId="3B9EE8C8" w14:textId="77777777" w:rsidR="00E260E7" w:rsidRDefault="00E260E7" w:rsidP="000A069F">
            <w:r w:rsidRPr="66D6B5BD">
              <w:rPr>
                <w:rFonts w:ascii="Aptos" w:eastAsia="Aptos" w:hAnsi="Aptos" w:cs="Aptos"/>
              </w:rPr>
              <w:t>4. The system retrieves the order history within the specified timeframe.</w:t>
            </w:r>
          </w:p>
          <w:p w14:paraId="5A551819" w14:textId="77777777" w:rsidR="00E260E7" w:rsidRDefault="00E260E7" w:rsidP="000A069F">
            <w:r w:rsidRPr="66D6B5BD">
              <w:rPr>
                <w:rFonts w:ascii="Aptos" w:eastAsia="Aptos" w:hAnsi="Aptos" w:cs="Aptos"/>
              </w:rPr>
              <w:t>5. The user reviews the report, which shows all orders, statuses, and totals.</w:t>
            </w:r>
          </w:p>
        </w:tc>
      </w:tr>
    </w:tbl>
    <w:p w14:paraId="61354B52" w14:textId="77777777" w:rsidR="000851B5" w:rsidRPr="000851B5" w:rsidRDefault="000851B5" w:rsidP="000851B5"/>
    <w:p w14:paraId="7839B2ED" w14:textId="77777777" w:rsidR="002323F0" w:rsidRDefault="002323F0" w:rsidP="002323F0"/>
    <w:p w14:paraId="0D0E8540" w14:textId="4A1C031B" w:rsidR="002323F0" w:rsidRDefault="002323F0" w:rsidP="00B0FD19">
      <w:pPr>
        <w:pStyle w:val="Heading2"/>
      </w:pPr>
      <w:bookmarkStart w:id="71" w:name="_Toc1230578556"/>
      <w:r>
        <w:t>5.5 Test Cases</w:t>
      </w:r>
      <w:bookmarkEnd w:id="71"/>
    </w:p>
    <w:p w14:paraId="36D7235C" w14:textId="27F8C69E" w:rsidR="005253BE" w:rsidRPr="005253BE" w:rsidRDefault="005253BE" w:rsidP="005253BE"/>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6"/>
        <w:gridCol w:w="762"/>
        <w:gridCol w:w="1049"/>
        <w:gridCol w:w="773"/>
        <w:gridCol w:w="1246"/>
        <w:gridCol w:w="1662"/>
        <w:gridCol w:w="511"/>
        <w:gridCol w:w="960"/>
        <w:gridCol w:w="787"/>
        <w:gridCol w:w="748"/>
      </w:tblGrid>
      <w:tr w:rsidR="00BC4784" w:rsidRPr="00BC4784" w14:paraId="6E0E0F63"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3975015C" w14:textId="77777777" w:rsidR="00BC4784" w:rsidRPr="00BC4784" w:rsidRDefault="00BC4784" w:rsidP="00BC4784">
            <w:pPr>
              <w:rPr>
                <w:b/>
                <w:bCs/>
                <w:lang w:val="en-US"/>
              </w:rPr>
            </w:pPr>
            <w:r w:rsidRPr="00BC4784">
              <w:rPr>
                <w:b/>
                <w:bCs/>
                <w:lang w:val="en-GB"/>
              </w:rPr>
              <w:t>Test Case ID </w:t>
            </w:r>
            <w:r w:rsidRPr="00BC4784">
              <w:rPr>
                <w:b/>
                <w:bCs/>
                <w:lang w:val="en-US"/>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hideMark/>
          </w:tcPr>
          <w:p w14:paraId="58C20714" w14:textId="77777777" w:rsidR="00BC4784" w:rsidRPr="00BC4784" w:rsidRDefault="00BC4784" w:rsidP="00BC4784">
            <w:pPr>
              <w:rPr>
                <w:b/>
                <w:bCs/>
                <w:lang w:val="en-US"/>
              </w:rPr>
            </w:pPr>
            <w:r w:rsidRPr="00BC4784">
              <w:rPr>
                <w:b/>
                <w:bCs/>
                <w:lang w:val="en-GB"/>
              </w:rPr>
              <w:t>01</w:t>
            </w:r>
            <w:r w:rsidRPr="00BC4784">
              <w:rPr>
                <w:b/>
                <w:bCs/>
                <w:lang w:val="en-US"/>
              </w:rPr>
              <w:t> </w:t>
            </w:r>
          </w:p>
        </w:tc>
        <w:tc>
          <w:tcPr>
            <w:tcW w:w="271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2696703F" w14:textId="77777777" w:rsidR="00BC4784" w:rsidRPr="00BC4784" w:rsidRDefault="00BC4784" w:rsidP="00BC4784">
            <w:pPr>
              <w:rPr>
                <w:b/>
                <w:bCs/>
                <w:lang w:val="en-US"/>
              </w:rPr>
            </w:pPr>
            <w:r w:rsidRPr="00BC4784">
              <w:rPr>
                <w:b/>
                <w:bCs/>
                <w:lang w:val="en-GB"/>
              </w:rPr>
              <w:t>Test Case Description </w:t>
            </w:r>
            <w:r w:rsidRPr="00BC4784">
              <w:rPr>
                <w:b/>
                <w:bCs/>
                <w:lang w:val="en-US"/>
              </w:rPr>
              <w:t> </w:t>
            </w:r>
          </w:p>
        </w:tc>
        <w:tc>
          <w:tcPr>
            <w:tcW w:w="32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745CDC87" w14:textId="77777777" w:rsidR="00BC4784" w:rsidRPr="00BC4784" w:rsidRDefault="00BC4784" w:rsidP="00BC4784">
            <w:pPr>
              <w:rPr>
                <w:b/>
                <w:bCs/>
                <w:lang w:val="en-US"/>
              </w:rPr>
            </w:pPr>
            <w:r w:rsidRPr="00BC4784">
              <w:rPr>
                <w:b/>
                <w:bCs/>
                <w:lang w:val="en-GB"/>
              </w:rPr>
              <w:t>Test the login functionality for various types of users.</w:t>
            </w:r>
            <w:r w:rsidRPr="00BC4784">
              <w:rPr>
                <w:b/>
                <w:bCs/>
                <w:lang w:val="en-US"/>
              </w:rPr>
              <w:t> </w:t>
            </w:r>
          </w:p>
        </w:tc>
        <w:tc>
          <w:tcPr>
            <w:tcW w:w="187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2985175D" w14:textId="77777777" w:rsidR="00BC4784" w:rsidRPr="00BC4784" w:rsidRDefault="00BC4784" w:rsidP="00BC4784">
            <w:pPr>
              <w:rPr>
                <w:b/>
                <w:bCs/>
                <w:lang w:val="en-US"/>
              </w:rPr>
            </w:pPr>
            <w:r w:rsidRPr="00BC4784">
              <w:rPr>
                <w:b/>
                <w:bCs/>
                <w:lang w:val="en-GB"/>
              </w:rPr>
              <w:t>Version </w:t>
            </w:r>
            <w:r w:rsidRPr="00BC4784">
              <w:rPr>
                <w:b/>
                <w:bCs/>
                <w:lang w:val="en-US"/>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71DE090C" w14:textId="77777777" w:rsidR="00BC4784" w:rsidRPr="00BC4784" w:rsidRDefault="00BC4784" w:rsidP="00BC4784">
            <w:pPr>
              <w:rPr>
                <w:b/>
                <w:bCs/>
                <w:lang w:val="en-US"/>
              </w:rPr>
            </w:pPr>
            <w:r w:rsidRPr="00BC4784">
              <w:rPr>
                <w:b/>
                <w:bCs/>
                <w:lang w:val="en-GB"/>
              </w:rPr>
              <w:t>1.0 </w:t>
            </w:r>
            <w:r w:rsidRPr="00BC4784">
              <w:rPr>
                <w:b/>
                <w:bCs/>
                <w:lang w:val="en-US"/>
              </w:rPr>
              <w:t> </w:t>
            </w:r>
          </w:p>
        </w:tc>
      </w:tr>
      <w:tr w:rsidR="00BC4784" w:rsidRPr="00BC4784" w14:paraId="4E4C3ABD"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2C7136E3" w14:textId="77777777" w:rsidR="00BC4784" w:rsidRPr="00BC4784" w:rsidRDefault="00BC4784" w:rsidP="00BC4784">
            <w:pPr>
              <w:rPr>
                <w:b/>
                <w:bCs/>
                <w:lang w:val="en-US"/>
              </w:rPr>
            </w:pPr>
            <w:r w:rsidRPr="00BC4784">
              <w:rPr>
                <w:b/>
                <w:bCs/>
                <w:lang w:val="en-GB"/>
              </w:rPr>
              <w:t>Created By </w:t>
            </w:r>
            <w:r w:rsidRPr="00BC4784">
              <w:rPr>
                <w:b/>
                <w:bCs/>
                <w:lang w:val="en-US"/>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hideMark/>
          </w:tcPr>
          <w:p w14:paraId="0E5367ED" w14:textId="77777777" w:rsidR="00BC4784" w:rsidRPr="00BC4784" w:rsidRDefault="00BC4784" w:rsidP="00BC4784">
            <w:pPr>
              <w:rPr>
                <w:b/>
                <w:bCs/>
                <w:lang w:val="en-US"/>
              </w:rPr>
            </w:pPr>
            <w:r w:rsidRPr="00BC4784">
              <w:rPr>
                <w:b/>
                <w:bCs/>
                <w:lang w:val="en-US"/>
              </w:rPr>
              <w:t> </w:t>
            </w:r>
          </w:p>
        </w:tc>
        <w:tc>
          <w:tcPr>
            <w:tcW w:w="271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30C6B130" w14:textId="77777777" w:rsidR="00BC4784" w:rsidRPr="00BC4784" w:rsidRDefault="00BC4784" w:rsidP="00BC4784">
            <w:pPr>
              <w:rPr>
                <w:b/>
                <w:bCs/>
                <w:lang w:val="en-US"/>
              </w:rPr>
            </w:pPr>
            <w:r w:rsidRPr="00BC4784">
              <w:rPr>
                <w:b/>
                <w:bCs/>
                <w:lang w:val="en-GB"/>
              </w:rPr>
              <w:t>Reviewed By </w:t>
            </w:r>
            <w:r w:rsidRPr="00BC4784">
              <w:rPr>
                <w:b/>
                <w:bCs/>
                <w:lang w:val="en-US"/>
              </w:rPr>
              <w:t> </w:t>
            </w:r>
          </w:p>
        </w:tc>
        <w:tc>
          <w:tcPr>
            <w:tcW w:w="32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18839DB" w14:textId="77777777" w:rsidR="00BC4784" w:rsidRPr="00BC4784" w:rsidRDefault="00BC4784" w:rsidP="00BC4784">
            <w:pPr>
              <w:rPr>
                <w:b/>
                <w:bCs/>
                <w:lang w:val="en-US"/>
              </w:rPr>
            </w:pPr>
            <w:r w:rsidRPr="00BC4784">
              <w:rPr>
                <w:b/>
                <w:bCs/>
                <w:lang w:val="en-GB"/>
              </w:rPr>
              <w:t> </w:t>
            </w:r>
            <w:r w:rsidRPr="00BC4784">
              <w:rPr>
                <w:b/>
                <w:bCs/>
                <w:lang w:val="en-US"/>
              </w:rPr>
              <w:t> </w:t>
            </w:r>
          </w:p>
        </w:tc>
        <w:tc>
          <w:tcPr>
            <w:tcW w:w="187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722061F8" w14:textId="77777777" w:rsidR="00BC4784" w:rsidRPr="00BC4784" w:rsidRDefault="00BC4784" w:rsidP="00BC4784">
            <w:pPr>
              <w:rPr>
                <w:b/>
                <w:bCs/>
                <w:lang w:val="en-US"/>
              </w:rPr>
            </w:pPr>
            <w:r w:rsidRPr="00BC4784">
              <w:rPr>
                <w:b/>
                <w:bCs/>
                <w:lang w:val="en-GB"/>
              </w:rPr>
              <w:t> </w:t>
            </w:r>
            <w:r w:rsidRPr="00BC4784">
              <w:rPr>
                <w:b/>
                <w:bCs/>
                <w:lang w:val="en-US"/>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5F5B5802"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2B23E8AD" w14:textId="77777777" w:rsidTr="00BC4784">
        <w:trPr>
          <w:trHeight w:val="300"/>
        </w:trPr>
        <w:tc>
          <w:tcPr>
            <w:tcW w:w="7455" w:type="dxa"/>
            <w:gridSpan w:val="5"/>
            <w:tcBorders>
              <w:top w:val="single" w:sz="6" w:space="0" w:color="000000"/>
              <w:left w:val="single" w:sz="6" w:space="0" w:color="000000"/>
              <w:bottom w:val="single" w:sz="6" w:space="0" w:color="000000"/>
              <w:right w:val="single" w:sz="6" w:space="0" w:color="000000"/>
            </w:tcBorders>
            <w:shd w:val="clear" w:color="auto" w:fill="FFFF00"/>
            <w:hideMark/>
          </w:tcPr>
          <w:p w14:paraId="5D7641B8" w14:textId="77777777" w:rsidR="00BC4784" w:rsidRPr="00BC4784" w:rsidRDefault="00BC4784" w:rsidP="00BC4784">
            <w:pPr>
              <w:rPr>
                <w:b/>
                <w:bCs/>
                <w:lang w:val="en-US"/>
              </w:rPr>
            </w:pPr>
            <w:r w:rsidRPr="00BC4784">
              <w:rPr>
                <w:b/>
                <w:bCs/>
                <w:lang w:val="en-GB"/>
              </w:rPr>
              <w:t>QA Tester’s Log </w:t>
            </w:r>
            <w:r w:rsidRPr="00BC4784">
              <w:rPr>
                <w:b/>
                <w:bCs/>
                <w:lang w:val="en-US"/>
              </w:rPr>
              <w:t> </w:t>
            </w:r>
          </w:p>
        </w:tc>
        <w:tc>
          <w:tcPr>
            <w:tcW w:w="6390"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1CC4209D" w14:textId="77777777" w:rsidR="00BC4784" w:rsidRPr="00BC4784" w:rsidRDefault="00BC4784" w:rsidP="00BC4784">
            <w:pPr>
              <w:rPr>
                <w:b/>
                <w:bCs/>
                <w:lang w:val="en-US"/>
              </w:rPr>
            </w:pPr>
            <w:r w:rsidRPr="00BC4784">
              <w:rPr>
                <w:b/>
                <w:bCs/>
                <w:lang w:val="en-GB"/>
              </w:rPr>
              <w:t>Verified all scenarios, including valid and invalid login attempts. Results matched expected outcomes.</w:t>
            </w:r>
            <w:r w:rsidRPr="00BC4784">
              <w:rPr>
                <w:b/>
                <w:bCs/>
                <w:lang w:val="en-US"/>
              </w:rPr>
              <w:t> </w:t>
            </w:r>
          </w:p>
        </w:tc>
      </w:tr>
      <w:tr w:rsidR="00BC4784" w:rsidRPr="00BC4784" w14:paraId="2116609A"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1BA1ECD2" w14:textId="77777777" w:rsidR="00BC4784" w:rsidRPr="00BC4784" w:rsidRDefault="00BC4784" w:rsidP="00BC4784">
            <w:pPr>
              <w:rPr>
                <w:b/>
                <w:bCs/>
                <w:lang w:val="en-US"/>
              </w:rPr>
            </w:pPr>
            <w:r w:rsidRPr="00BC4784">
              <w:rPr>
                <w:b/>
                <w:bCs/>
                <w:lang w:val="en-GB"/>
              </w:rPr>
              <w:t>Tester’s Name </w:t>
            </w:r>
            <w:r w:rsidRPr="00BC4784">
              <w:rPr>
                <w:b/>
                <w:bCs/>
                <w:lang w:val="en-US"/>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hideMark/>
          </w:tcPr>
          <w:p w14:paraId="2E070211"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71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5DE70E7B" w14:textId="77777777" w:rsidR="00BC4784" w:rsidRPr="00BC4784" w:rsidRDefault="00BC4784" w:rsidP="00BC4784">
            <w:pPr>
              <w:rPr>
                <w:b/>
                <w:bCs/>
                <w:lang w:val="en-US"/>
              </w:rPr>
            </w:pPr>
            <w:r w:rsidRPr="00BC4784">
              <w:rPr>
                <w:b/>
                <w:bCs/>
                <w:lang w:val="en-GB"/>
              </w:rPr>
              <w:t>Date Tested </w:t>
            </w:r>
            <w:r w:rsidRPr="00BC4784">
              <w:rPr>
                <w:b/>
                <w:bCs/>
                <w:lang w:val="en-US"/>
              </w:rPr>
              <w:t> </w:t>
            </w:r>
          </w:p>
        </w:tc>
        <w:tc>
          <w:tcPr>
            <w:tcW w:w="32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4236964" w14:textId="77777777" w:rsidR="00BC4784" w:rsidRPr="00BC4784" w:rsidRDefault="00BC4784" w:rsidP="00BC4784">
            <w:pPr>
              <w:rPr>
                <w:b/>
                <w:bCs/>
                <w:lang w:val="en-US"/>
              </w:rPr>
            </w:pPr>
            <w:r w:rsidRPr="00BC4784">
              <w:rPr>
                <w:b/>
                <w:bCs/>
                <w:lang w:val="en-GB"/>
              </w:rPr>
              <w:t> </w:t>
            </w:r>
            <w:r w:rsidRPr="00BC4784">
              <w:rPr>
                <w:b/>
                <w:bCs/>
                <w:lang w:val="en-US"/>
              </w:rPr>
              <w:t> </w:t>
            </w:r>
          </w:p>
        </w:tc>
        <w:tc>
          <w:tcPr>
            <w:tcW w:w="187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5D8ED999" w14:textId="77777777" w:rsidR="00BC4784" w:rsidRPr="00BC4784" w:rsidRDefault="00BC4784" w:rsidP="00BC4784">
            <w:pPr>
              <w:rPr>
                <w:b/>
                <w:bCs/>
                <w:lang w:val="en-US"/>
              </w:rPr>
            </w:pPr>
            <w:r w:rsidRPr="00BC4784">
              <w:rPr>
                <w:b/>
                <w:bCs/>
                <w:lang w:val="en-GB"/>
              </w:rPr>
              <w:t>Test Case </w:t>
            </w:r>
            <w:r w:rsidRPr="00BC4784">
              <w:rPr>
                <w:b/>
                <w:bCs/>
                <w:lang w:val="en-US"/>
              </w:rPr>
              <w:t> </w:t>
            </w:r>
          </w:p>
          <w:p w14:paraId="4C3EAC3B" w14:textId="77777777" w:rsidR="00BC4784" w:rsidRPr="00BC4784" w:rsidRDefault="00BC4784" w:rsidP="00BC4784">
            <w:pPr>
              <w:rPr>
                <w:b/>
                <w:bCs/>
                <w:lang w:val="en-US"/>
              </w:rPr>
            </w:pPr>
            <w:r w:rsidRPr="00BC4784">
              <w:rPr>
                <w:b/>
                <w:bCs/>
                <w:lang w:val="en-GB"/>
              </w:rPr>
              <w:t>(Pass/Fail/Not) </w:t>
            </w:r>
            <w:r w:rsidRPr="00BC4784">
              <w:rPr>
                <w:b/>
                <w:bCs/>
                <w:lang w:val="en-US"/>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1B62319F"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29D0B0D3"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7284C47E" w14:textId="77777777" w:rsidR="00BC4784" w:rsidRPr="00BC4784" w:rsidRDefault="00BC4784" w:rsidP="00BC4784">
            <w:pPr>
              <w:rPr>
                <w:b/>
                <w:bCs/>
                <w:lang w:val="en-US"/>
              </w:rPr>
            </w:pPr>
            <w:r w:rsidRPr="00BC4784">
              <w:rPr>
                <w:b/>
                <w:bCs/>
                <w:lang w:val="en-GB"/>
              </w:rPr>
              <w:t>S # </w:t>
            </w: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FFFF00"/>
            <w:hideMark/>
          </w:tcPr>
          <w:p w14:paraId="6A72F9BA" w14:textId="77777777" w:rsidR="00BC4784" w:rsidRPr="00BC4784" w:rsidRDefault="00BC4784" w:rsidP="00BC4784">
            <w:pPr>
              <w:rPr>
                <w:b/>
                <w:bCs/>
                <w:lang w:val="en-US"/>
              </w:rPr>
            </w:pPr>
            <w:r w:rsidRPr="00BC4784">
              <w:rPr>
                <w:b/>
                <w:bCs/>
                <w:lang w:val="en-GB"/>
              </w:rPr>
              <w:t>Prerequisites: </w:t>
            </w: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57E33A66" w14:textId="77777777" w:rsidR="00BC4784" w:rsidRPr="00BC4784" w:rsidRDefault="00BC4784" w:rsidP="00BC4784">
            <w:pPr>
              <w:rPr>
                <w:b/>
                <w:bCs/>
                <w:lang w:val="en-US"/>
              </w:rPr>
            </w:pPr>
            <w:r w:rsidRPr="00BC4784">
              <w:rPr>
                <w:b/>
                <w:bCs/>
                <w:lang w:val="en-GB"/>
              </w:rPr>
              <w:t>S # </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FFFF00"/>
            <w:hideMark/>
          </w:tcPr>
          <w:p w14:paraId="43442F20" w14:textId="77777777" w:rsidR="00BC4784" w:rsidRPr="00BC4784" w:rsidRDefault="00BC4784" w:rsidP="00BC4784">
            <w:pPr>
              <w:rPr>
                <w:b/>
                <w:bCs/>
                <w:lang w:val="en-US"/>
              </w:rPr>
            </w:pPr>
            <w:r w:rsidRPr="00BC4784">
              <w:rPr>
                <w:b/>
                <w:bCs/>
                <w:lang w:val="en-GB"/>
              </w:rPr>
              <w:t>Test Data </w:t>
            </w:r>
            <w:r w:rsidRPr="00BC4784">
              <w:rPr>
                <w:b/>
                <w:bCs/>
                <w:lang w:val="en-US"/>
              </w:rPr>
              <w:t> </w:t>
            </w:r>
          </w:p>
        </w:tc>
      </w:tr>
      <w:tr w:rsidR="00BC4784" w:rsidRPr="00BC4784" w14:paraId="1A3176B8"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461C4C18" w14:textId="77777777" w:rsidR="00BC4784" w:rsidRPr="00BC4784" w:rsidRDefault="00BC4784" w:rsidP="00BC4784">
            <w:pPr>
              <w:rPr>
                <w:b/>
                <w:bCs/>
                <w:lang w:val="en-US"/>
              </w:rPr>
            </w:pPr>
            <w:r w:rsidRPr="00BC4784">
              <w:rPr>
                <w:b/>
                <w:bCs/>
                <w:lang w:val="en-GB"/>
              </w:rPr>
              <w:t>1 </w:t>
            </w: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46A00C76" w14:textId="77777777" w:rsidR="00BC4784" w:rsidRPr="00BC4784" w:rsidRDefault="00BC4784" w:rsidP="00BC4784">
            <w:pPr>
              <w:rPr>
                <w:b/>
                <w:bCs/>
                <w:lang w:val="en-US"/>
              </w:rPr>
            </w:pPr>
            <w:r w:rsidRPr="00BC4784">
              <w:rPr>
                <w:b/>
                <w:bCs/>
                <w:lang w:val="en-GB"/>
              </w:rPr>
              <w:t>Valid user credentials are available for testing.</w:t>
            </w: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050AD93F" w14:textId="77777777" w:rsidR="00BC4784" w:rsidRPr="00BC4784" w:rsidRDefault="00BC4784" w:rsidP="00BC4784">
            <w:pPr>
              <w:rPr>
                <w:b/>
                <w:bCs/>
                <w:lang w:val="en-US"/>
              </w:rPr>
            </w:pPr>
            <w:r w:rsidRPr="00BC4784">
              <w:rPr>
                <w:b/>
                <w:bCs/>
                <w:lang w:val="en-GB"/>
              </w:rPr>
              <w:t>1 </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0C3CF937" w14:textId="77777777" w:rsidR="00BC4784" w:rsidRPr="00BC4784" w:rsidRDefault="00BC4784" w:rsidP="00BC4784">
            <w:pPr>
              <w:rPr>
                <w:b/>
                <w:bCs/>
                <w:lang w:val="en-US"/>
              </w:rPr>
            </w:pPr>
            <w:r w:rsidRPr="00BC4784">
              <w:rPr>
                <w:b/>
                <w:bCs/>
                <w:lang w:val="en-GB"/>
              </w:rPr>
              <w:t>Inventory Staff</w:t>
            </w:r>
            <w:r w:rsidRPr="00BC4784">
              <w:rPr>
                <w:b/>
                <w:bCs/>
                <w:lang w:val="en-US"/>
              </w:rPr>
              <w:t> </w:t>
            </w:r>
            <w:r w:rsidRPr="00BC4784">
              <w:rPr>
                <w:b/>
                <w:bCs/>
                <w:lang w:val="en-US"/>
              </w:rPr>
              <w:br/>
            </w:r>
            <w:r w:rsidRPr="00BC4784">
              <w:rPr>
                <w:b/>
                <w:bCs/>
                <w:lang w:val="en-GB"/>
              </w:rPr>
              <w:t>Username: ****</w:t>
            </w:r>
            <w:r w:rsidRPr="00BC4784">
              <w:rPr>
                <w:b/>
                <w:bCs/>
                <w:lang w:val="en-US"/>
              </w:rPr>
              <w:t> </w:t>
            </w:r>
            <w:r w:rsidRPr="00BC4784">
              <w:rPr>
                <w:b/>
                <w:bCs/>
                <w:lang w:val="en-US"/>
              </w:rPr>
              <w:br/>
            </w:r>
            <w:r w:rsidRPr="00BC4784">
              <w:rPr>
                <w:b/>
                <w:bCs/>
                <w:lang w:val="en-GB"/>
              </w:rPr>
              <w:t>Password: ****</w:t>
            </w:r>
            <w:r w:rsidRPr="00BC4784">
              <w:rPr>
                <w:b/>
                <w:bCs/>
                <w:lang w:val="en-US"/>
              </w:rPr>
              <w:t> </w:t>
            </w:r>
          </w:p>
        </w:tc>
      </w:tr>
      <w:tr w:rsidR="00BC4784" w:rsidRPr="00BC4784" w14:paraId="2FDD9B99"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76A42C1C" w14:textId="77777777" w:rsidR="00BC4784" w:rsidRPr="00BC4784" w:rsidRDefault="00BC4784" w:rsidP="00BC4784">
            <w:pPr>
              <w:rPr>
                <w:b/>
                <w:bCs/>
                <w:lang w:val="en-US"/>
              </w:rPr>
            </w:pPr>
            <w:r w:rsidRPr="00BC4784">
              <w:rPr>
                <w:b/>
                <w:bCs/>
                <w:lang w:val="en-GB"/>
              </w:rPr>
              <w:t>2</w:t>
            </w: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33D2204" w14:textId="77777777" w:rsidR="00BC4784" w:rsidRPr="00BC4784" w:rsidRDefault="00BC4784" w:rsidP="00BC4784">
            <w:pPr>
              <w:rPr>
                <w:b/>
                <w:bCs/>
                <w:lang w:val="en-US"/>
              </w:rPr>
            </w:pPr>
            <w:r w:rsidRPr="00BC4784">
              <w:rPr>
                <w:b/>
                <w:bCs/>
                <w:lang w:val="en-GB"/>
              </w:rPr>
              <w:t>System is accessible via the web.</w:t>
            </w: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2B4EA009" w14:textId="77777777" w:rsidR="00BC4784" w:rsidRPr="00BC4784" w:rsidRDefault="00BC4784" w:rsidP="00BC4784">
            <w:pPr>
              <w:rPr>
                <w:b/>
                <w:bCs/>
                <w:lang w:val="en-US"/>
              </w:rPr>
            </w:pPr>
            <w:r w:rsidRPr="00BC4784">
              <w:rPr>
                <w:b/>
                <w:bCs/>
                <w:lang w:val="en-GB"/>
              </w:rPr>
              <w:t>2 </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025E5609" w14:textId="77777777" w:rsidR="00BC4784" w:rsidRPr="00BC4784" w:rsidRDefault="00BC4784" w:rsidP="00BC4784">
            <w:pPr>
              <w:rPr>
                <w:b/>
                <w:bCs/>
                <w:lang w:val="en-US"/>
              </w:rPr>
            </w:pPr>
            <w:r w:rsidRPr="00BC4784">
              <w:rPr>
                <w:b/>
                <w:bCs/>
                <w:lang w:val="en-GB"/>
              </w:rPr>
              <w:t>Supplier</w:t>
            </w:r>
            <w:r w:rsidRPr="00BC4784">
              <w:rPr>
                <w:b/>
                <w:bCs/>
                <w:lang w:val="en-US"/>
              </w:rPr>
              <w:t> </w:t>
            </w:r>
          </w:p>
          <w:p w14:paraId="781745CC" w14:textId="77777777" w:rsidR="00BC4784" w:rsidRPr="00BC4784" w:rsidRDefault="00BC4784" w:rsidP="00BC4784">
            <w:pPr>
              <w:rPr>
                <w:b/>
                <w:bCs/>
                <w:lang w:val="en-US"/>
              </w:rPr>
            </w:pPr>
            <w:r w:rsidRPr="00BC4784">
              <w:rPr>
                <w:b/>
                <w:bCs/>
                <w:lang w:val="en-GB"/>
              </w:rPr>
              <w:t>Username: ****</w:t>
            </w:r>
            <w:r w:rsidRPr="00BC4784">
              <w:rPr>
                <w:b/>
                <w:bCs/>
                <w:lang w:val="en-US"/>
              </w:rPr>
              <w:t> </w:t>
            </w:r>
            <w:r w:rsidRPr="00BC4784">
              <w:rPr>
                <w:b/>
                <w:bCs/>
                <w:lang w:val="en-US"/>
              </w:rPr>
              <w:br/>
            </w:r>
            <w:r w:rsidRPr="00BC4784">
              <w:rPr>
                <w:b/>
                <w:bCs/>
                <w:lang w:val="en-GB"/>
              </w:rPr>
              <w:t>Password: ****</w:t>
            </w:r>
            <w:r w:rsidRPr="00BC4784">
              <w:rPr>
                <w:b/>
                <w:bCs/>
                <w:lang w:val="en-US"/>
              </w:rPr>
              <w:t> </w:t>
            </w:r>
          </w:p>
        </w:tc>
      </w:tr>
      <w:tr w:rsidR="00BC4784" w:rsidRPr="00BC4784" w14:paraId="1B682A56"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63A70A22" w14:textId="77777777" w:rsidR="00BC4784" w:rsidRPr="00BC4784" w:rsidRDefault="00BC4784" w:rsidP="00BC4784">
            <w:pPr>
              <w:rPr>
                <w:b/>
                <w:bCs/>
                <w:lang w:val="en-US"/>
              </w:rPr>
            </w:pP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A3C941E" w14:textId="77777777" w:rsidR="00BC4784" w:rsidRPr="00BC4784" w:rsidRDefault="00BC4784" w:rsidP="00BC4784">
            <w:pPr>
              <w:rPr>
                <w:b/>
                <w:bCs/>
                <w:lang w:val="en-US"/>
              </w:rPr>
            </w:pP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210B0D9B" w14:textId="77777777" w:rsidR="00BC4784" w:rsidRPr="00BC4784" w:rsidRDefault="00BC4784" w:rsidP="00BC4784">
            <w:pPr>
              <w:rPr>
                <w:b/>
                <w:bCs/>
                <w:lang w:val="en-US"/>
              </w:rPr>
            </w:pPr>
            <w:r w:rsidRPr="00BC4784">
              <w:rPr>
                <w:b/>
                <w:bCs/>
                <w:lang w:val="en-GB"/>
              </w:rPr>
              <w:t>3</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4015AA75" w14:textId="77777777" w:rsidR="00BC4784" w:rsidRPr="00BC4784" w:rsidRDefault="00BC4784" w:rsidP="00BC4784">
            <w:pPr>
              <w:rPr>
                <w:b/>
                <w:bCs/>
                <w:lang w:val="en-US"/>
              </w:rPr>
            </w:pPr>
            <w:r w:rsidRPr="00BC4784">
              <w:rPr>
                <w:b/>
                <w:bCs/>
                <w:lang w:val="en-GB"/>
              </w:rPr>
              <w:t>Customer</w:t>
            </w:r>
            <w:r w:rsidRPr="00BC4784">
              <w:rPr>
                <w:b/>
                <w:bCs/>
                <w:lang w:val="en-US"/>
              </w:rPr>
              <w:t> </w:t>
            </w:r>
          </w:p>
          <w:p w14:paraId="1A39185B" w14:textId="77777777" w:rsidR="00BC4784" w:rsidRPr="00BC4784" w:rsidRDefault="00BC4784" w:rsidP="00BC4784">
            <w:pPr>
              <w:rPr>
                <w:b/>
                <w:bCs/>
                <w:lang w:val="en-US"/>
              </w:rPr>
            </w:pPr>
            <w:r w:rsidRPr="00BC4784">
              <w:rPr>
                <w:b/>
                <w:bCs/>
                <w:lang w:val="en-GB"/>
              </w:rPr>
              <w:t>Username: ****</w:t>
            </w:r>
            <w:r w:rsidRPr="00BC4784">
              <w:rPr>
                <w:b/>
                <w:bCs/>
                <w:lang w:val="en-US"/>
              </w:rPr>
              <w:t> </w:t>
            </w:r>
            <w:r w:rsidRPr="00BC4784">
              <w:rPr>
                <w:b/>
                <w:bCs/>
                <w:lang w:val="en-US"/>
              </w:rPr>
              <w:br/>
            </w:r>
            <w:r w:rsidRPr="00BC4784">
              <w:rPr>
                <w:b/>
                <w:bCs/>
                <w:lang w:val="en-GB"/>
              </w:rPr>
              <w:t>Password: ****</w:t>
            </w:r>
            <w:r w:rsidRPr="00BC4784">
              <w:rPr>
                <w:b/>
                <w:bCs/>
                <w:lang w:val="en-US"/>
              </w:rPr>
              <w:t> </w:t>
            </w:r>
          </w:p>
        </w:tc>
      </w:tr>
      <w:tr w:rsidR="00BC4784" w:rsidRPr="00BC4784" w14:paraId="007DB53B"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062CDF77" w14:textId="77777777" w:rsidR="00BC4784" w:rsidRPr="00BC4784" w:rsidRDefault="00BC4784" w:rsidP="00BC4784">
            <w:pPr>
              <w:rPr>
                <w:b/>
                <w:bCs/>
                <w:lang w:val="en-US"/>
              </w:rPr>
            </w:pP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028590E1" w14:textId="77777777" w:rsidR="00BC4784" w:rsidRPr="00BC4784" w:rsidRDefault="00BC4784" w:rsidP="00BC4784">
            <w:pPr>
              <w:rPr>
                <w:b/>
                <w:bCs/>
                <w:lang w:val="en-US"/>
              </w:rPr>
            </w:pP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5913C780" w14:textId="77777777" w:rsidR="00BC4784" w:rsidRPr="00BC4784" w:rsidRDefault="00BC4784" w:rsidP="00BC4784">
            <w:pPr>
              <w:rPr>
                <w:b/>
                <w:bCs/>
                <w:lang w:val="en-US"/>
              </w:rPr>
            </w:pPr>
            <w:r w:rsidRPr="00BC4784">
              <w:rPr>
                <w:b/>
                <w:bCs/>
                <w:lang w:val="en-GB"/>
              </w:rPr>
              <w:t>4</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66D96971" w14:textId="77777777" w:rsidR="00BC4784" w:rsidRPr="00BC4784" w:rsidRDefault="00BC4784" w:rsidP="00BC4784">
            <w:pPr>
              <w:rPr>
                <w:b/>
                <w:bCs/>
                <w:lang w:val="en-US"/>
              </w:rPr>
            </w:pPr>
            <w:r w:rsidRPr="00BC4784">
              <w:rPr>
                <w:b/>
                <w:bCs/>
                <w:lang w:val="en-GB"/>
              </w:rPr>
              <w:t>Logistics Manager</w:t>
            </w:r>
            <w:r w:rsidRPr="00BC4784">
              <w:rPr>
                <w:b/>
                <w:bCs/>
                <w:lang w:val="en-US"/>
              </w:rPr>
              <w:t> </w:t>
            </w:r>
          </w:p>
          <w:p w14:paraId="3DAF1321" w14:textId="77777777" w:rsidR="00BC4784" w:rsidRPr="00BC4784" w:rsidRDefault="00BC4784" w:rsidP="00BC4784">
            <w:pPr>
              <w:rPr>
                <w:b/>
                <w:bCs/>
                <w:lang w:val="en-US"/>
              </w:rPr>
            </w:pPr>
            <w:r w:rsidRPr="00BC4784">
              <w:rPr>
                <w:b/>
                <w:bCs/>
                <w:lang w:val="en-GB"/>
              </w:rPr>
              <w:t>Username: *****</w:t>
            </w:r>
            <w:r w:rsidRPr="00BC4784">
              <w:rPr>
                <w:b/>
                <w:bCs/>
                <w:lang w:val="en-US"/>
              </w:rPr>
              <w:t> </w:t>
            </w:r>
            <w:r w:rsidRPr="00BC4784">
              <w:rPr>
                <w:b/>
                <w:bCs/>
                <w:lang w:val="en-US"/>
              </w:rPr>
              <w:br/>
            </w:r>
            <w:r w:rsidRPr="00BC4784">
              <w:rPr>
                <w:b/>
                <w:bCs/>
                <w:lang w:val="en-GB"/>
              </w:rPr>
              <w:t>Password: *****</w:t>
            </w:r>
            <w:r w:rsidRPr="00BC4784">
              <w:rPr>
                <w:b/>
                <w:bCs/>
                <w:lang w:val="en-US"/>
              </w:rPr>
              <w:t> </w:t>
            </w:r>
          </w:p>
        </w:tc>
      </w:tr>
      <w:tr w:rsidR="00BC4784" w:rsidRPr="00BC4784" w14:paraId="5290AD54" w14:textId="77777777" w:rsidTr="00BC4784">
        <w:trPr>
          <w:trHeight w:val="300"/>
        </w:trPr>
        <w:tc>
          <w:tcPr>
            <w:tcW w:w="7455" w:type="dxa"/>
            <w:gridSpan w:val="5"/>
            <w:tcBorders>
              <w:top w:val="single" w:sz="6" w:space="0" w:color="000000"/>
              <w:left w:val="single" w:sz="6" w:space="0" w:color="000000"/>
              <w:bottom w:val="single" w:sz="6" w:space="0" w:color="000000"/>
              <w:right w:val="single" w:sz="6" w:space="0" w:color="000000"/>
            </w:tcBorders>
            <w:shd w:val="clear" w:color="auto" w:fill="FFFF00"/>
            <w:hideMark/>
          </w:tcPr>
          <w:p w14:paraId="719E3C8C" w14:textId="77777777" w:rsidR="00BC4784" w:rsidRPr="00BC4784" w:rsidRDefault="00BC4784" w:rsidP="00BC4784">
            <w:pPr>
              <w:rPr>
                <w:b/>
                <w:bCs/>
                <w:lang w:val="en-US"/>
              </w:rPr>
            </w:pPr>
            <w:r w:rsidRPr="00BC4784">
              <w:rPr>
                <w:b/>
                <w:bCs/>
                <w:lang w:val="en-GB"/>
              </w:rPr>
              <w:t>Test Scenario </w:t>
            </w:r>
            <w:r w:rsidRPr="00BC4784">
              <w:rPr>
                <w:b/>
                <w:bCs/>
                <w:lang w:val="en-US"/>
              </w:rPr>
              <w:t> </w:t>
            </w:r>
          </w:p>
        </w:tc>
        <w:tc>
          <w:tcPr>
            <w:tcW w:w="6390"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5E85B5D4" w14:textId="77777777" w:rsidR="00BC4784" w:rsidRPr="00BC4784" w:rsidRDefault="00BC4784" w:rsidP="00BC4784">
            <w:pPr>
              <w:rPr>
                <w:b/>
                <w:bCs/>
                <w:lang w:val="en-US"/>
              </w:rPr>
            </w:pPr>
            <w:r w:rsidRPr="00BC4784">
              <w:rPr>
                <w:b/>
                <w:bCs/>
                <w:lang w:val="en-US"/>
              </w:rPr>
              <w:t>- </w:t>
            </w:r>
            <w:r w:rsidRPr="00BC4784">
              <w:rPr>
                <w:b/>
                <w:bCs/>
                <w:lang w:val="en-GB"/>
              </w:rPr>
              <w:t xml:space="preserve"> Verify successful login with valid credentials and display of proper error messages for invalid credentials.</w:t>
            </w:r>
            <w:r w:rsidRPr="00BC4784">
              <w:rPr>
                <w:b/>
                <w:bCs/>
                <w:lang w:val="en-US"/>
              </w:rPr>
              <w:t> </w:t>
            </w:r>
          </w:p>
          <w:p w14:paraId="4A9D6BD8" w14:textId="77777777" w:rsidR="00BC4784" w:rsidRPr="00BC4784" w:rsidRDefault="00BC4784" w:rsidP="00BC4784">
            <w:pPr>
              <w:rPr>
                <w:b/>
                <w:bCs/>
                <w:lang w:val="en-US"/>
              </w:rPr>
            </w:pPr>
            <w:r w:rsidRPr="00BC4784">
              <w:rPr>
                <w:b/>
                <w:bCs/>
                <w:lang w:val="en-GB"/>
              </w:rPr>
              <w:t>-  Verify error message when invalid credentials are entered.</w:t>
            </w:r>
            <w:r w:rsidRPr="00BC4784">
              <w:rPr>
                <w:b/>
                <w:bCs/>
                <w:lang w:val="en-US"/>
              </w:rPr>
              <w:t> </w:t>
            </w:r>
          </w:p>
          <w:p w14:paraId="143F118B" w14:textId="77777777" w:rsidR="00BC4784" w:rsidRPr="00BC4784" w:rsidRDefault="00BC4784" w:rsidP="00BC4784">
            <w:pPr>
              <w:rPr>
                <w:b/>
                <w:bCs/>
                <w:lang w:val="en-US"/>
              </w:rPr>
            </w:pPr>
            <w:r w:rsidRPr="00BC4784">
              <w:rPr>
                <w:b/>
                <w:bCs/>
                <w:lang w:val="en-GB"/>
              </w:rPr>
              <w:t>-  Verify prompts for required fields when credentials are not entered.</w:t>
            </w:r>
            <w:r w:rsidRPr="00BC4784">
              <w:rPr>
                <w:b/>
                <w:bCs/>
                <w:lang w:val="en-US"/>
              </w:rPr>
              <w:t> </w:t>
            </w:r>
          </w:p>
        </w:tc>
      </w:tr>
      <w:tr w:rsidR="00BC4784" w:rsidRPr="00BC4784" w14:paraId="12A44897"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FFFF00"/>
            <w:hideMark/>
          </w:tcPr>
          <w:p w14:paraId="13565353" w14:textId="77777777" w:rsidR="00BC4784" w:rsidRPr="00BC4784" w:rsidRDefault="00BC4784" w:rsidP="00BC4784">
            <w:pPr>
              <w:rPr>
                <w:b/>
                <w:bCs/>
                <w:lang w:val="en-US"/>
              </w:rPr>
            </w:pPr>
            <w:r w:rsidRPr="00BC4784">
              <w:rPr>
                <w:b/>
                <w:bCs/>
                <w:lang w:val="en-GB"/>
              </w:rPr>
              <w:t>Step # </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FFFF00"/>
            <w:hideMark/>
          </w:tcPr>
          <w:p w14:paraId="71C74887" w14:textId="77777777" w:rsidR="00BC4784" w:rsidRPr="00BC4784" w:rsidRDefault="00BC4784" w:rsidP="00BC4784">
            <w:pPr>
              <w:rPr>
                <w:b/>
                <w:bCs/>
                <w:lang w:val="en-US"/>
              </w:rPr>
            </w:pPr>
            <w:r w:rsidRPr="00BC4784">
              <w:rPr>
                <w:b/>
                <w:bCs/>
                <w:lang w:val="en-GB"/>
              </w:rPr>
              <w:t>Step Details </w:t>
            </w:r>
            <w:r w:rsidRPr="00BC4784">
              <w:rPr>
                <w:b/>
                <w:bCs/>
                <w:lang w:val="en-US"/>
              </w:rPr>
              <w:t> </w:t>
            </w:r>
          </w:p>
        </w:tc>
        <w:tc>
          <w:tcPr>
            <w:tcW w:w="406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053657C9" w14:textId="77777777" w:rsidR="00BC4784" w:rsidRPr="00BC4784" w:rsidRDefault="00BC4784" w:rsidP="00BC4784">
            <w:pPr>
              <w:rPr>
                <w:b/>
                <w:bCs/>
                <w:lang w:val="en-US"/>
              </w:rPr>
            </w:pPr>
            <w:r w:rsidRPr="00BC4784">
              <w:rPr>
                <w:b/>
                <w:bCs/>
                <w:lang w:val="en-GB"/>
              </w:rPr>
              <w:t>Expected Results </w:t>
            </w:r>
            <w:r w:rsidRPr="00BC4784">
              <w:rPr>
                <w:b/>
                <w:bCs/>
                <w:lang w:val="en-US"/>
              </w:rPr>
              <w:t> </w:t>
            </w: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10D26D80" w14:textId="77777777" w:rsidR="00BC4784" w:rsidRPr="00BC4784" w:rsidRDefault="00BC4784" w:rsidP="00BC4784">
            <w:pPr>
              <w:rPr>
                <w:b/>
                <w:bCs/>
                <w:lang w:val="en-US"/>
              </w:rPr>
            </w:pPr>
            <w:r w:rsidRPr="00BC4784">
              <w:rPr>
                <w:b/>
                <w:bCs/>
                <w:lang w:val="en-GB"/>
              </w:rPr>
              <w:t>Actual Results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73BF72CE" w14:textId="77777777" w:rsidR="00BC4784" w:rsidRPr="00BC4784" w:rsidRDefault="00BC4784" w:rsidP="00BC4784">
            <w:pPr>
              <w:rPr>
                <w:b/>
                <w:bCs/>
                <w:lang w:val="en-US"/>
              </w:rPr>
            </w:pPr>
            <w:r w:rsidRPr="00BC4784">
              <w:rPr>
                <w:b/>
                <w:bCs/>
                <w:lang w:val="en-GB"/>
              </w:rPr>
              <w:t>Pass / Fail / Not executed / Suspend </w:t>
            </w:r>
            <w:r w:rsidRPr="00BC4784">
              <w:rPr>
                <w:b/>
                <w:bCs/>
                <w:lang w:val="en-US"/>
              </w:rPr>
              <w:t> </w:t>
            </w:r>
          </w:p>
        </w:tc>
      </w:tr>
      <w:tr w:rsidR="00BC4784" w:rsidRPr="00BC4784" w14:paraId="39D809A8"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43819728" w14:textId="77777777" w:rsidR="00BC4784" w:rsidRPr="00BC4784" w:rsidRDefault="00BC4784" w:rsidP="00BC4784">
            <w:pPr>
              <w:rPr>
                <w:b/>
                <w:bCs/>
                <w:lang w:val="en-US"/>
              </w:rPr>
            </w:pPr>
            <w:r w:rsidRPr="00BC4784">
              <w:rPr>
                <w:b/>
                <w:bCs/>
                <w:lang w:val="en-GB"/>
              </w:rPr>
              <w:t>1</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5D90AC40" w14:textId="77777777" w:rsidR="00BC4784" w:rsidRPr="00BC4784" w:rsidRDefault="00BC4784" w:rsidP="00BC4784">
            <w:pPr>
              <w:rPr>
                <w:b/>
                <w:bCs/>
                <w:lang w:val="en-US"/>
              </w:rPr>
            </w:pPr>
            <w:r w:rsidRPr="00BC4784">
              <w:rPr>
                <w:b/>
                <w:bCs/>
                <w:lang w:val="en-GB"/>
              </w:rPr>
              <w:t>Navigate to the login page.</w:t>
            </w:r>
            <w:r w:rsidRPr="00BC4784">
              <w:rPr>
                <w:b/>
                <w:bCs/>
                <w:lang w:val="en-US"/>
              </w:rPr>
              <w:t> </w:t>
            </w:r>
          </w:p>
        </w:tc>
        <w:tc>
          <w:tcPr>
            <w:tcW w:w="4065" w:type="dxa"/>
            <w:gridSpan w:val="2"/>
            <w:vMerge w:val="restart"/>
            <w:tcBorders>
              <w:top w:val="single" w:sz="6" w:space="0" w:color="000000"/>
              <w:left w:val="single" w:sz="6" w:space="0" w:color="000000"/>
              <w:bottom w:val="single" w:sz="6" w:space="0" w:color="000000"/>
              <w:right w:val="single" w:sz="6" w:space="0" w:color="000000"/>
            </w:tcBorders>
            <w:shd w:val="clear" w:color="auto" w:fill="auto"/>
            <w:hideMark/>
          </w:tcPr>
          <w:p w14:paraId="122D0179" w14:textId="77777777" w:rsidR="00BC4784" w:rsidRPr="00BC4784" w:rsidRDefault="00BC4784" w:rsidP="00BC4784">
            <w:pPr>
              <w:numPr>
                <w:ilvl w:val="0"/>
                <w:numId w:val="45"/>
              </w:numPr>
              <w:rPr>
                <w:b/>
                <w:bCs/>
                <w:lang w:val="en-US"/>
              </w:rPr>
            </w:pPr>
            <w:r w:rsidRPr="00BC4784">
              <w:rPr>
                <w:b/>
                <w:bCs/>
                <w:lang w:val="en-GB"/>
              </w:rPr>
              <w:t>The login page is displayed successfully.</w:t>
            </w:r>
            <w:r w:rsidRPr="00BC4784">
              <w:rPr>
                <w:b/>
                <w:bCs/>
                <w:lang w:val="en-US"/>
              </w:rPr>
              <w:t> </w:t>
            </w:r>
          </w:p>
          <w:p w14:paraId="639E39D9" w14:textId="77777777" w:rsidR="00BC4784" w:rsidRPr="00BC4784" w:rsidRDefault="00BC4784" w:rsidP="00BC4784">
            <w:pPr>
              <w:numPr>
                <w:ilvl w:val="0"/>
                <w:numId w:val="46"/>
              </w:numPr>
              <w:rPr>
                <w:b/>
                <w:bCs/>
                <w:lang w:val="en-US"/>
              </w:rPr>
            </w:pPr>
            <w:r w:rsidRPr="00BC4784">
              <w:rPr>
                <w:b/>
                <w:bCs/>
                <w:lang w:val="en-GB"/>
              </w:rPr>
              <w:t>User is successfully logged in and redirected to the home page.</w:t>
            </w:r>
            <w:r w:rsidRPr="00BC4784">
              <w:rPr>
                <w:b/>
                <w:bCs/>
                <w:lang w:val="en-US"/>
              </w:rPr>
              <w:t> </w:t>
            </w:r>
          </w:p>
          <w:p w14:paraId="481E3131" w14:textId="77777777" w:rsidR="00BC4784" w:rsidRPr="00BC4784" w:rsidRDefault="00BC4784" w:rsidP="00BC4784">
            <w:pPr>
              <w:numPr>
                <w:ilvl w:val="0"/>
                <w:numId w:val="47"/>
              </w:numPr>
              <w:rPr>
                <w:b/>
                <w:bCs/>
                <w:lang w:val="en-US"/>
              </w:rPr>
            </w:pPr>
            <w:r w:rsidRPr="00BC4784">
              <w:rPr>
                <w:b/>
                <w:bCs/>
                <w:lang w:val="en-GB"/>
              </w:rPr>
              <w:t>System displays error message: "Invalid username or password."</w:t>
            </w:r>
            <w:r w:rsidRPr="00BC4784">
              <w:rPr>
                <w:b/>
                <w:bCs/>
                <w:lang w:val="en-US"/>
              </w:rPr>
              <w:t> </w:t>
            </w:r>
          </w:p>
          <w:p w14:paraId="49520C34" w14:textId="77777777" w:rsidR="00BC4784" w:rsidRPr="00BC4784" w:rsidRDefault="00BC4784" w:rsidP="00BC4784">
            <w:pPr>
              <w:numPr>
                <w:ilvl w:val="0"/>
                <w:numId w:val="48"/>
              </w:numPr>
              <w:rPr>
                <w:b/>
                <w:bCs/>
                <w:lang w:val="en-US"/>
              </w:rPr>
            </w:pPr>
            <w:r w:rsidRPr="00BC4784">
              <w:rPr>
                <w:b/>
                <w:bCs/>
                <w:lang w:val="en-GB"/>
              </w:rPr>
              <w:t>System prompts: "Please enter both username and password."</w:t>
            </w:r>
            <w:r w:rsidRPr="00BC4784">
              <w:rPr>
                <w:b/>
                <w:bCs/>
                <w:lang w:val="en-US"/>
              </w:rPr>
              <w:t> </w:t>
            </w: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BAAF3D7"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8596DDA"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6AF8FCFB"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2FF7341F" w14:textId="77777777" w:rsidR="00BC4784" w:rsidRPr="00BC4784" w:rsidRDefault="00BC4784" w:rsidP="00BC4784">
            <w:pPr>
              <w:rPr>
                <w:b/>
                <w:bCs/>
                <w:lang w:val="en-US"/>
              </w:rPr>
            </w:pPr>
            <w:r w:rsidRPr="00BC4784">
              <w:rPr>
                <w:b/>
                <w:bCs/>
                <w:lang w:val="en-GB"/>
              </w:rPr>
              <w:t>2</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399744AE" w14:textId="77777777" w:rsidR="00BC4784" w:rsidRPr="00BC4784" w:rsidRDefault="00BC4784" w:rsidP="00BC4784">
            <w:pPr>
              <w:rPr>
                <w:b/>
                <w:bCs/>
                <w:lang w:val="en-US"/>
              </w:rPr>
            </w:pPr>
            <w:r w:rsidRPr="00BC4784">
              <w:rPr>
                <w:b/>
                <w:bCs/>
                <w:lang w:val="en-GB"/>
              </w:rPr>
              <w:t>Enter valid credentials for each user type (Inventory Staff, Supplier, etc.).</w:t>
            </w:r>
            <w:r w:rsidRPr="00BC4784">
              <w:rPr>
                <w:b/>
                <w:bCs/>
                <w:lang w:val="en-US"/>
              </w:rPr>
              <w:t> </w:t>
            </w: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32A29F" w14:textId="77777777" w:rsidR="00BC4784" w:rsidRPr="00BC4784" w:rsidRDefault="00BC4784" w:rsidP="00BC4784">
            <w:pPr>
              <w:rPr>
                <w:b/>
                <w:bCs/>
                <w:lang w:val="en-US"/>
              </w:rPr>
            </w:pP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0959EAD"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6F548DC"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45CA4A80"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6D0E19F3" w14:textId="77777777" w:rsidR="00BC4784" w:rsidRPr="00BC4784" w:rsidRDefault="00BC4784" w:rsidP="00BC4784">
            <w:pPr>
              <w:rPr>
                <w:b/>
                <w:bCs/>
                <w:lang w:val="en-US"/>
              </w:rPr>
            </w:pPr>
            <w:r w:rsidRPr="00BC4784">
              <w:rPr>
                <w:b/>
                <w:bCs/>
                <w:lang w:val="en-GB"/>
              </w:rPr>
              <w:t>3</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5106675A" w14:textId="77777777" w:rsidR="00BC4784" w:rsidRPr="00BC4784" w:rsidRDefault="00BC4784" w:rsidP="00BC4784">
            <w:pPr>
              <w:rPr>
                <w:b/>
                <w:bCs/>
                <w:lang w:val="en-US"/>
              </w:rPr>
            </w:pPr>
            <w:r w:rsidRPr="00BC4784">
              <w:rPr>
                <w:b/>
                <w:bCs/>
                <w:lang w:val="en-GB"/>
              </w:rPr>
              <w:t>Enter invalid credentials.</w:t>
            </w:r>
            <w:r w:rsidRPr="00BC4784">
              <w:rPr>
                <w:b/>
                <w:bCs/>
                <w:lang w:val="en-US"/>
              </w:rPr>
              <w:t> </w:t>
            </w: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B7CD12" w14:textId="77777777" w:rsidR="00BC4784" w:rsidRPr="00BC4784" w:rsidRDefault="00BC4784" w:rsidP="00BC4784">
            <w:pPr>
              <w:rPr>
                <w:b/>
                <w:bCs/>
                <w:lang w:val="en-US"/>
              </w:rPr>
            </w:pP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F432287"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D90599B"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369D44CA"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7C98FD5E" w14:textId="77777777" w:rsidR="00BC4784" w:rsidRPr="00BC4784" w:rsidRDefault="00BC4784" w:rsidP="00BC4784">
            <w:pPr>
              <w:rPr>
                <w:b/>
                <w:bCs/>
                <w:lang w:val="en-US"/>
              </w:rPr>
            </w:pPr>
            <w:r w:rsidRPr="00BC4784">
              <w:rPr>
                <w:b/>
                <w:bCs/>
                <w:lang w:val="en-GB"/>
              </w:rPr>
              <w:t>4</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43CFC6E" w14:textId="77777777" w:rsidR="00BC4784" w:rsidRPr="00BC4784" w:rsidRDefault="00BC4784" w:rsidP="00BC4784">
            <w:pPr>
              <w:rPr>
                <w:b/>
                <w:bCs/>
                <w:lang w:val="en-US"/>
              </w:rPr>
            </w:pPr>
            <w:r w:rsidRPr="00BC4784">
              <w:rPr>
                <w:b/>
                <w:bCs/>
                <w:lang w:val="en-GB"/>
              </w:rPr>
              <w:t> Attempt login without entering credentials.</w:t>
            </w:r>
            <w:r w:rsidRPr="00BC4784">
              <w:rPr>
                <w:b/>
                <w:bCs/>
                <w:lang w:val="en-US"/>
              </w:rPr>
              <w:t> </w:t>
            </w: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2ACD66A" w14:textId="77777777" w:rsidR="00BC4784" w:rsidRPr="00BC4784" w:rsidRDefault="00BC4784" w:rsidP="00BC4784">
            <w:pPr>
              <w:rPr>
                <w:b/>
                <w:bCs/>
                <w:lang w:val="en-US"/>
              </w:rPr>
            </w:pP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BAA5ACD"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16A5075" w14:textId="77777777" w:rsidR="00BC4784" w:rsidRPr="00BC4784" w:rsidRDefault="00BC4784" w:rsidP="00BC4784">
            <w:pPr>
              <w:rPr>
                <w:b/>
                <w:bCs/>
                <w:lang w:val="en-US"/>
              </w:rPr>
            </w:pPr>
            <w:r w:rsidRPr="00BC4784">
              <w:rPr>
                <w:b/>
                <w:bCs/>
                <w:lang w:val="en-GB"/>
              </w:rPr>
              <w:t> </w:t>
            </w:r>
            <w:r w:rsidRPr="00BC4784">
              <w:rPr>
                <w:b/>
                <w:bCs/>
                <w:lang w:val="en-US"/>
              </w:rPr>
              <w:t> </w:t>
            </w:r>
          </w:p>
        </w:tc>
      </w:tr>
    </w:tbl>
    <w:p w14:paraId="4A64BA45" w14:textId="7730DD72" w:rsidR="00BC4784" w:rsidRPr="00BC4784" w:rsidRDefault="00BC4784" w:rsidP="00BC4784">
      <w:pPr>
        <w:rPr>
          <w:b/>
          <w:bCs/>
          <w:lang w:val="en-US"/>
        </w:rPr>
      </w:pPr>
      <w:r w:rsidRPr="00BC4784">
        <w:rPr>
          <w:b/>
          <w:bCs/>
          <w:lang w:val="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9"/>
        <w:gridCol w:w="794"/>
        <w:gridCol w:w="1082"/>
        <w:gridCol w:w="786"/>
        <w:gridCol w:w="1253"/>
        <w:gridCol w:w="1577"/>
        <w:gridCol w:w="498"/>
        <w:gridCol w:w="960"/>
        <w:gridCol w:w="789"/>
        <w:gridCol w:w="756"/>
      </w:tblGrid>
      <w:tr w:rsidR="00BC4784" w:rsidRPr="00BC4784" w14:paraId="2ECC78E4"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154ACE73" w14:textId="77777777" w:rsidR="00BC4784" w:rsidRPr="00BC4784" w:rsidRDefault="00BC4784" w:rsidP="00BC4784">
            <w:pPr>
              <w:rPr>
                <w:b/>
                <w:bCs/>
                <w:lang w:val="en-US"/>
              </w:rPr>
            </w:pPr>
            <w:r w:rsidRPr="00BC4784">
              <w:rPr>
                <w:b/>
                <w:bCs/>
                <w:lang w:val="en-GB"/>
              </w:rPr>
              <w:t>Test Case ID </w:t>
            </w:r>
            <w:r w:rsidRPr="00BC4784">
              <w:rPr>
                <w:b/>
                <w:bCs/>
                <w:lang w:val="en-US"/>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hideMark/>
          </w:tcPr>
          <w:p w14:paraId="71DEBC09" w14:textId="77777777" w:rsidR="00BC4784" w:rsidRPr="00BC4784" w:rsidRDefault="00BC4784" w:rsidP="00BC4784">
            <w:pPr>
              <w:rPr>
                <w:b/>
                <w:bCs/>
                <w:lang w:val="en-US"/>
              </w:rPr>
            </w:pPr>
            <w:r w:rsidRPr="00BC4784">
              <w:rPr>
                <w:b/>
                <w:bCs/>
                <w:lang w:val="en-GB"/>
              </w:rPr>
              <w:t>02</w:t>
            </w:r>
            <w:r w:rsidRPr="00BC4784">
              <w:rPr>
                <w:b/>
                <w:bCs/>
                <w:lang w:val="en-US"/>
              </w:rPr>
              <w:t> </w:t>
            </w:r>
          </w:p>
        </w:tc>
        <w:tc>
          <w:tcPr>
            <w:tcW w:w="271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08E09032" w14:textId="77777777" w:rsidR="00BC4784" w:rsidRPr="00BC4784" w:rsidRDefault="00BC4784" w:rsidP="00BC4784">
            <w:pPr>
              <w:rPr>
                <w:b/>
                <w:bCs/>
                <w:lang w:val="en-US"/>
              </w:rPr>
            </w:pPr>
            <w:r w:rsidRPr="00BC4784">
              <w:rPr>
                <w:b/>
                <w:bCs/>
                <w:lang w:val="en-GB"/>
              </w:rPr>
              <w:t>Test Case Description </w:t>
            </w:r>
            <w:r w:rsidRPr="00BC4784">
              <w:rPr>
                <w:b/>
                <w:bCs/>
                <w:lang w:val="en-US"/>
              </w:rPr>
              <w:t> </w:t>
            </w:r>
          </w:p>
        </w:tc>
        <w:tc>
          <w:tcPr>
            <w:tcW w:w="32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A08896F" w14:textId="77777777" w:rsidR="00BC4784" w:rsidRPr="00BC4784" w:rsidRDefault="00BC4784" w:rsidP="00BC4784">
            <w:pPr>
              <w:rPr>
                <w:b/>
                <w:bCs/>
                <w:lang w:val="en-US"/>
              </w:rPr>
            </w:pPr>
            <w:r w:rsidRPr="00BC4784">
              <w:rPr>
                <w:b/>
                <w:bCs/>
                <w:lang w:val="en-GB"/>
              </w:rPr>
              <w:t>Verify that users can view the dashboard after login.</w:t>
            </w:r>
            <w:r w:rsidRPr="00BC4784">
              <w:rPr>
                <w:b/>
                <w:bCs/>
                <w:lang w:val="en-US"/>
              </w:rPr>
              <w:t> </w:t>
            </w:r>
          </w:p>
        </w:tc>
        <w:tc>
          <w:tcPr>
            <w:tcW w:w="187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248D34CD" w14:textId="77777777" w:rsidR="00BC4784" w:rsidRPr="00BC4784" w:rsidRDefault="00BC4784" w:rsidP="00BC4784">
            <w:pPr>
              <w:rPr>
                <w:b/>
                <w:bCs/>
                <w:lang w:val="en-US"/>
              </w:rPr>
            </w:pPr>
            <w:r w:rsidRPr="00BC4784">
              <w:rPr>
                <w:b/>
                <w:bCs/>
                <w:lang w:val="en-GB"/>
              </w:rPr>
              <w:t>Version </w:t>
            </w:r>
            <w:r w:rsidRPr="00BC4784">
              <w:rPr>
                <w:b/>
                <w:bCs/>
                <w:lang w:val="en-US"/>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582F6F44" w14:textId="77777777" w:rsidR="00BC4784" w:rsidRPr="00BC4784" w:rsidRDefault="00BC4784" w:rsidP="00BC4784">
            <w:pPr>
              <w:rPr>
                <w:b/>
                <w:bCs/>
                <w:lang w:val="en-US"/>
              </w:rPr>
            </w:pPr>
            <w:r w:rsidRPr="00BC4784">
              <w:rPr>
                <w:b/>
                <w:bCs/>
                <w:lang w:val="en-GB"/>
              </w:rPr>
              <w:t>1.0 </w:t>
            </w:r>
            <w:r w:rsidRPr="00BC4784">
              <w:rPr>
                <w:b/>
                <w:bCs/>
                <w:lang w:val="en-US"/>
              </w:rPr>
              <w:t> </w:t>
            </w:r>
          </w:p>
        </w:tc>
      </w:tr>
      <w:tr w:rsidR="00BC4784" w:rsidRPr="00BC4784" w14:paraId="5CAD05F1"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75469FF6" w14:textId="77777777" w:rsidR="00BC4784" w:rsidRPr="00BC4784" w:rsidRDefault="00BC4784" w:rsidP="00BC4784">
            <w:pPr>
              <w:rPr>
                <w:b/>
                <w:bCs/>
                <w:lang w:val="en-US"/>
              </w:rPr>
            </w:pPr>
            <w:r w:rsidRPr="00BC4784">
              <w:rPr>
                <w:b/>
                <w:bCs/>
                <w:lang w:val="en-GB"/>
              </w:rPr>
              <w:t>Created By </w:t>
            </w:r>
            <w:r w:rsidRPr="00BC4784">
              <w:rPr>
                <w:b/>
                <w:bCs/>
                <w:lang w:val="en-US"/>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hideMark/>
          </w:tcPr>
          <w:p w14:paraId="3173981B" w14:textId="77777777" w:rsidR="00BC4784" w:rsidRPr="00BC4784" w:rsidRDefault="00BC4784" w:rsidP="00BC4784">
            <w:pPr>
              <w:rPr>
                <w:b/>
                <w:bCs/>
                <w:lang w:val="en-US"/>
              </w:rPr>
            </w:pPr>
            <w:r w:rsidRPr="00BC4784">
              <w:rPr>
                <w:b/>
                <w:bCs/>
                <w:lang w:val="en-US"/>
              </w:rPr>
              <w:t> </w:t>
            </w:r>
          </w:p>
        </w:tc>
        <w:tc>
          <w:tcPr>
            <w:tcW w:w="271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3A9F017A" w14:textId="77777777" w:rsidR="00BC4784" w:rsidRPr="00BC4784" w:rsidRDefault="00BC4784" w:rsidP="00BC4784">
            <w:pPr>
              <w:rPr>
                <w:b/>
                <w:bCs/>
                <w:lang w:val="en-US"/>
              </w:rPr>
            </w:pPr>
            <w:r w:rsidRPr="00BC4784">
              <w:rPr>
                <w:b/>
                <w:bCs/>
                <w:lang w:val="en-GB"/>
              </w:rPr>
              <w:t>Reviewed By </w:t>
            </w:r>
            <w:r w:rsidRPr="00BC4784">
              <w:rPr>
                <w:b/>
                <w:bCs/>
                <w:lang w:val="en-US"/>
              </w:rPr>
              <w:t> </w:t>
            </w:r>
          </w:p>
        </w:tc>
        <w:tc>
          <w:tcPr>
            <w:tcW w:w="32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1086B9B" w14:textId="77777777" w:rsidR="00BC4784" w:rsidRPr="00BC4784" w:rsidRDefault="00BC4784" w:rsidP="00BC4784">
            <w:pPr>
              <w:rPr>
                <w:b/>
                <w:bCs/>
                <w:lang w:val="en-US"/>
              </w:rPr>
            </w:pPr>
            <w:r w:rsidRPr="00BC4784">
              <w:rPr>
                <w:b/>
                <w:bCs/>
                <w:lang w:val="en-GB"/>
              </w:rPr>
              <w:t> </w:t>
            </w:r>
            <w:r w:rsidRPr="00BC4784">
              <w:rPr>
                <w:b/>
                <w:bCs/>
                <w:lang w:val="en-US"/>
              </w:rPr>
              <w:t> </w:t>
            </w:r>
          </w:p>
        </w:tc>
        <w:tc>
          <w:tcPr>
            <w:tcW w:w="187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B14DB52" w14:textId="77777777" w:rsidR="00BC4784" w:rsidRPr="00BC4784" w:rsidRDefault="00BC4784" w:rsidP="00BC4784">
            <w:pPr>
              <w:rPr>
                <w:b/>
                <w:bCs/>
                <w:lang w:val="en-US"/>
              </w:rPr>
            </w:pPr>
            <w:r w:rsidRPr="00BC4784">
              <w:rPr>
                <w:b/>
                <w:bCs/>
                <w:lang w:val="en-GB"/>
              </w:rPr>
              <w:t> </w:t>
            </w:r>
            <w:r w:rsidRPr="00BC4784">
              <w:rPr>
                <w:b/>
                <w:bCs/>
                <w:lang w:val="en-US"/>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2A2EB39B"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65B9CA1B" w14:textId="77777777" w:rsidTr="00BC4784">
        <w:trPr>
          <w:trHeight w:val="300"/>
        </w:trPr>
        <w:tc>
          <w:tcPr>
            <w:tcW w:w="7455" w:type="dxa"/>
            <w:gridSpan w:val="5"/>
            <w:tcBorders>
              <w:top w:val="single" w:sz="6" w:space="0" w:color="000000"/>
              <w:left w:val="single" w:sz="6" w:space="0" w:color="000000"/>
              <w:bottom w:val="single" w:sz="6" w:space="0" w:color="000000"/>
              <w:right w:val="single" w:sz="6" w:space="0" w:color="000000"/>
            </w:tcBorders>
            <w:shd w:val="clear" w:color="auto" w:fill="FFFF00"/>
            <w:hideMark/>
          </w:tcPr>
          <w:p w14:paraId="74C9D713" w14:textId="77777777" w:rsidR="00BC4784" w:rsidRPr="00BC4784" w:rsidRDefault="00BC4784" w:rsidP="00BC4784">
            <w:pPr>
              <w:rPr>
                <w:b/>
                <w:bCs/>
                <w:lang w:val="en-US"/>
              </w:rPr>
            </w:pPr>
            <w:r w:rsidRPr="00BC4784">
              <w:rPr>
                <w:b/>
                <w:bCs/>
                <w:lang w:val="en-GB"/>
              </w:rPr>
              <w:t>QA Tester’s Log </w:t>
            </w:r>
            <w:r w:rsidRPr="00BC4784">
              <w:rPr>
                <w:b/>
                <w:bCs/>
                <w:lang w:val="en-US"/>
              </w:rPr>
              <w:t> </w:t>
            </w:r>
          </w:p>
        </w:tc>
        <w:tc>
          <w:tcPr>
            <w:tcW w:w="6390"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7E4CDCA6" w14:textId="77777777" w:rsidR="00BC4784" w:rsidRPr="00BC4784" w:rsidRDefault="00BC4784" w:rsidP="00BC4784">
            <w:pPr>
              <w:rPr>
                <w:b/>
                <w:bCs/>
                <w:lang w:val="en-US"/>
              </w:rPr>
            </w:pPr>
            <w:r w:rsidRPr="00BC4784">
              <w:rPr>
                <w:b/>
                <w:bCs/>
                <w:lang w:val="en-GB"/>
              </w:rPr>
              <w:t>All dashboard views loaded correctly; real-time data was accurate as per requirements.</w:t>
            </w:r>
            <w:r w:rsidRPr="00BC4784">
              <w:rPr>
                <w:b/>
                <w:bCs/>
                <w:lang w:val="en-US"/>
              </w:rPr>
              <w:t> </w:t>
            </w:r>
          </w:p>
        </w:tc>
      </w:tr>
      <w:tr w:rsidR="00BC4784" w:rsidRPr="00BC4784" w14:paraId="431CC551"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238B6D1D" w14:textId="77777777" w:rsidR="00BC4784" w:rsidRPr="00BC4784" w:rsidRDefault="00BC4784" w:rsidP="00BC4784">
            <w:pPr>
              <w:rPr>
                <w:b/>
                <w:bCs/>
                <w:lang w:val="en-US"/>
              </w:rPr>
            </w:pPr>
            <w:r w:rsidRPr="00BC4784">
              <w:rPr>
                <w:b/>
                <w:bCs/>
                <w:lang w:val="en-GB"/>
              </w:rPr>
              <w:t>Tester’s Name </w:t>
            </w:r>
            <w:r w:rsidRPr="00BC4784">
              <w:rPr>
                <w:b/>
                <w:bCs/>
                <w:lang w:val="en-US"/>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hideMark/>
          </w:tcPr>
          <w:p w14:paraId="36E5BC51"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71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26762D8B" w14:textId="77777777" w:rsidR="00BC4784" w:rsidRPr="00BC4784" w:rsidRDefault="00BC4784" w:rsidP="00BC4784">
            <w:pPr>
              <w:rPr>
                <w:b/>
                <w:bCs/>
                <w:lang w:val="en-US"/>
              </w:rPr>
            </w:pPr>
            <w:r w:rsidRPr="00BC4784">
              <w:rPr>
                <w:b/>
                <w:bCs/>
                <w:lang w:val="en-GB"/>
              </w:rPr>
              <w:t>Date Tested </w:t>
            </w:r>
            <w:r w:rsidRPr="00BC4784">
              <w:rPr>
                <w:b/>
                <w:bCs/>
                <w:lang w:val="en-US"/>
              </w:rPr>
              <w:t> </w:t>
            </w:r>
          </w:p>
        </w:tc>
        <w:tc>
          <w:tcPr>
            <w:tcW w:w="32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EBDF73A" w14:textId="77777777" w:rsidR="00BC4784" w:rsidRPr="00BC4784" w:rsidRDefault="00BC4784" w:rsidP="00BC4784">
            <w:pPr>
              <w:rPr>
                <w:b/>
                <w:bCs/>
                <w:lang w:val="en-US"/>
              </w:rPr>
            </w:pPr>
            <w:r w:rsidRPr="00BC4784">
              <w:rPr>
                <w:b/>
                <w:bCs/>
                <w:lang w:val="en-GB"/>
              </w:rPr>
              <w:t> </w:t>
            </w:r>
            <w:r w:rsidRPr="00BC4784">
              <w:rPr>
                <w:b/>
                <w:bCs/>
                <w:lang w:val="en-US"/>
              </w:rPr>
              <w:t> </w:t>
            </w:r>
          </w:p>
        </w:tc>
        <w:tc>
          <w:tcPr>
            <w:tcW w:w="187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78C23BB7" w14:textId="77777777" w:rsidR="00BC4784" w:rsidRPr="00BC4784" w:rsidRDefault="00BC4784" w:rsidP="00BC4784">
            <w:pPr>
              <w:rPr>
                <w:b/>
                <w:bCs/>
                <w:lang w:val="en-US"/>
              </w:rPr>
            </w:pPr>
            <w:r w:rsidRPr="00BC4784">
              <w:rPr>
                <w:b/>
                <w:bCs/>
                <w:lang w:val="en-GB"/>
              </w:rPr>
              <w:t>Test Case </w:t>
            </w:r>
            <w:r w:rsidRPr="00BC4784">
              <w:rPr>
                <w:b/>
                <w:bCs/>
                <w:lang w:val="en-US"/>
              </w:rPr>
              <w:t> </w:t>
            </w:r>
          </w:p>
          <w:p w14:paraId="4E79DEE7" w14:textId="77777777" w:rsidR="00BC4784" w:rsidRPr="00BC4784" w:rsidRDefault="00BC4784" w:rsidP="00BC4784">
            <w:pPr>
              <w:rPr>
                <w:b/>
                <w:bCs/>
                <w:lang w:val="en-US"/>
              </w:rPr>
            </w:pPr>
            <w:r w:rsidRPr="00BC4784">
              <w:rPr>
                <w:b/>
                <w:bCs/>
                <w:lang w:val="en-GB"/>
              </w:rPr>
              <w:t>(Pass/Fail/Not) </w:t>
            </w:r>
            <w:r w:rsidRPr="00BC4784">
              <w:rPr>
                <w:b/>
                <w:bCs/>
                <w:lang w:val="en-US"/>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346934D6"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5505BFEA"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41CA8A85" w14:textId="77777777" w:rsidR="00BC4784" w:rsidRPr="00BC4784" w:rsidRDefault="00BC4784" w:rsidP="00BC4784">
            <w:pPr>
              <w:rPr>
                <w:b/>
                <w:bCs/>
                <w:lang w:val="en-US"/>
              </w:rPr>
            </w:pPr>
            <w:r w:rsidRPr="00BC4784">
              <w:rPr>
                <w:b/>
                <w:bCs/>
                <w:lang w:val="en-GB"/>
              </w:rPr>
              <w:t>S # </w:t>
            </w: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FFFF00"/>
            <w:hideMark/>
          </w:tcPr>
          <w:p w14:paraId="1230DED8" w14:textId="77777777" w:rsidR="00BC4784" w:rsidRPr="00BC4784" w:rsidRDefault="00BC4784" w:rsidP="00BC4784">
            <w:pPr>
              <w:rPr>
                <w:b/>
                <w:bCs/>
                <w:lang w:val="en-US"/>
              </w:rPr>
            </w:pPr>
            <w:r w:rsidRPr="00BC4784">
              <w:rPr>
                <w:b/>
                <w:bCs/>
                <w:lang w:val="en-GB"/>
              </w:rPr>
              <w:t>Prerequisites: </w:t>
            </w: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77E1C5BA" w14:textId="77777777" w:rsidR="00BC4784" w:rsidRPr="00BC4784" w:rsidRDefault="00BC4784" w:rsidP="00BC4784">
            <w:pPr>
              <w:rPr>
                <w:b/>
                <w:bCs/>
                <w:lang w:val="en-US"/>
              </w:rPr>
            </w:pPr>
            <w:r w:rsidRPr="00BC4784">
              <w:rPr>
                <w:b/>
                <w:bCs/>
                <w:lang w:val="en-GB"/>
              </w:rPr>
              <w:t>S # </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FFFF00"/>
            <w:hideMark/>
          </w:tcPr>
          <w:p w14:paraId="2B6B78CB" w14:textId="77777777" w:rsidR="00BC4784" w:rsidRPr="00BC4784" w:rsidRDefault="00BC4784" w:rsidP="00BC4784">
            <w:pPr>
              <w:rPr>
                <w:b/>
                <w:bCs/>
                <w:lang w:val="en-US"/>
              </w:rPr>
            </w:pPr>
            <w:r w:rsidRPr="00BC4784">
              <w:rPr>
                <w:b/>
                <w:bCs/>
                <w:lang w:val="en-GB"/>
              </w:rPr>
              <w:t>Test Data </w:t>
            </w:r>
            <w:r w:rsidRPr="00BC4784">
              <w:rPr>
                <w:b/>
                <w:bCs/>
                <w:lang w:val="en-US"/>
              </w:rPr>
              <w:t> </w:t>
            </w:r>
          </w:p>
        </w:tc>
      </w:tr>
      <w:tr w:rsidR="00BC4784" w:rsidRPr="00BC4784" w14:paraId="00444EBC"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58A04860" w14:textId="77777777" w:rsidR="00BC4784" w:rsidRPr="00BC4784" w:rsidRDefault="00BC4784" w:rsidP="00BC4784">
            <w:pPr>
              <w:rPr>
                <w:b/>
                <w:bCs/>
                <w:lang w:val="en-US"/>
              </w:rPr>
            </w:pPr>
            <w:r w:rsidRPr="00BC4784">
              <w:rPr>
                <w:b/>
                <w:bCs/>
                <w:lang w:val="en-GB"/>
              </w:rPr>
              <w:t>1 </w:t>
            </w: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80578F3" w14:textId="77777777" w:rsidR="00BC4784" w:rsidRPr="00BC4784" w:rsidRDefault="00BC4784" w:rsidP="00BC4784">
            <w:pPr>
              <w:rPr>
                <w:b/>
                <w:bCs/>
                <w:lang w:val="en-US"/>
              </w:rPr>
            </w:pPr>
            <w:r w:rsidRPr="00BC4784">
              <w:rPr>
                <w:b/>
                <w:bCs/>
                <w:lang w:val="en-GB"/>
              </w:rPr>
              <w:t>User must be logged into the system.</w:t>
            </w: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24FDAF3C" w14:textId="77777777" w:rsidR="00BC4784" w:rsidRPr="00BC4784" w:rsidRDefault="00BC4784" w:rsidP="00BC4784">
            <w:pPr>
              <w:rPr>
                <w:b/>
                <w:bCs/>
                <w:lang w:val="en-US"/>
              </w:rPr>
            </w:pPr>
            <w:r w:rsidRPr="00BC4784">
              <w:rPr>
                <w:b/>
                <w:bCs/>
                <w:lang w:val="en-GB"/>
              </w:rPr>
              <w:t>1 </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33386A0A" w14:textId="77777777" w:rsidR="00BC4784" w:rsidRPr="00BC4784" w:rsidRDefault="00BC4784" w:rsidP="00BC4784">
            <w:pPr>
              <w:rPr>
                <w:b/>
                <w:bCs/>
                <w:lang w:val="en-US"/>
              </w:rPr>
            </w:pPr>
            <w:r w:rsidRPr="00BC4784">
              <w:rPr>
                <w:b/>
                <w:bCs/>
                <w:lang w:val="en-GB"/>
              </w:rPr>
              <w:t>Inventory Staff</w:t>
            </w:r>
            <w:r w:rsidRPr="00BC4784">
              <w:rPr>
                <w:b/>
                <w:bCs/>
                <w:lang w:val="en-US"/>
              </w:rPr>
              <w:t> </w:t>
            </w:r>
          </w:p>
          <w:p w14:paraId="1648C1ED" w14:textId="77777777" w:rsidR="00BC4784" w:rsidRPr="00BC4784" w:rsidRDefault="00BC4784" w:rsidP="00BC4784">
            <w:pPr>
              <w:rPr>
                <w:b/>
                <w:bCs/>
                <w:lang w:val="en-US"/>
              </w:rPr>
            </w:pPr>
            <w:r w:rsidRPr="00BC4784">
              <w:rPr>
                <w:b/>
                <w:bCs/>
                <w:lang w:val="en-GB"/>
              </w:rPr>
              <w:t>Username: inventory_user</w:t>
            </w:r>
            <w:r w:rsidRPr="00BC4784">
              <w:rPr>
                <w:b/>
                <w:bCs/>
                <w:lang w:val="en-US"/>
              </w:rPr>
              <w:t> </w:t>
            </w:r>
          </w:p>
        </w:tc>
      </w:tr>
      <w:tr w:rsidR="00BC4784" w:rsidRPr="00BC4784" w14:paraId="447F557C"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578D2729" w14:textId="77777777" w:rsidR="00BC4784" w:rsidRPr="00BC4784" w:rsidRDefault="00BC4784" w:rsidP="00BC4784">
            <w:pPr>
              <w:rPr>
                <w:b/>
                <w:bCs/>
                <w:lang w:val="en-US"/>
              </w:rPr>
            </w:pPr>
            <w:r w:rsidRPr="00BC4784">
              <w:rPr>
                <w:b/>
                <w:bCs/>
                <w:lang w:val="en-GB"/>
              </w:rPr>
              <w:t>2</w:t>
            </w: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5D2437D2" w14:textId="77777777" w:rsidR="00BC4784" w:rsidRPr="00BC4784" w:rsidRDefault="00BC4784" w:rsidP="00BC4784">
            <w:pPr>
              <w:rPr>
                <w:b/>
                <w:bCs/>
                <w:lang w:val="en-US"/>
              </w:rPr>
            </w:pPr>
            <w:r w:rsidRPr="00BC4784">
              <w:rPr>
                <w:b/>
                <w:bCs/>
                <w:lang w:val="en-GB"/>
              </w:rPr>
              <w:t>User has the necessary permissions to view the dashboard.</w:t>
            </w: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517E590A" w14:textId="77777777" w:rsidR="00BC4784" w:rsidRPr="00BC4784" w:rsidRDefault="00BC4784" w:rsidP="00BC4784">
            <w:pPr>
              <w:rPr>
                <w:b/>
                <w:bCs/>
                <w:lang w:val="en-US"/>
              </w:rPr>
            </w:pPr>
            <w:r w:rsidRPr="00BC4784">
              <w:rPr>
                <w:b/>
                <w:bCs/>
                <w:lang w:val="en-GB"/>
              </w:rPr>
              <w:t>2 </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772AC818" w14:textId="77777777" w:rsidR="00BC4784" w:rsidRPr="00BC4784" w:rsidRDefault="00BC4784" w:rsidP="00BC4784">
            <w:pPr>
              <w:rPr>
                <w:b/>
                <w:bCs/>
                <w:lang w:val="en-US"/>
              </w:rPr>
            </w:pPr>
            <w:r w:rsidRPr="00BC4784">
              <w:rPr>
                <w:b/>
                <w:bCs/>
                <w:lang w:val="en-GB"/>
              </w:rPr>
              <w:t>Logistics Manager</w:t>
            </w:r>
            <w:r w:rsidRPr="00BC4784">
              <w:rPr>
                <w:b/>
                <w:bCs/>
                <w:lang w:val="en-US"/>
              </w:rPr>
              <w:t> </w:t>
            </w:r>
          </w:p>
          <w:p w14:paraId="3F4B3D66" w14:textId="77777777" w:rsidR="00BC4784" w:rsidRPr="00BC4784" w:rsidRDefault="00BC4784" w:rsidP="00BC4784">
            <w:pPr>
              <w:rPr>
                <w:b/>
                <w:bCs/>
                <w:lang w:val="en-US"/>
              </w:rPr>
            </w:pPr>
            <w:r w:rsidRPr="00BC4784">
              <w:rPr>
                <w:b/>
                <w:bCs/>
                <w:lang w:val="en-GB"/>
              </w:rPr>
              <w:t>Username: logistics_user</w:t>
            </w:r>
            <w:r w:rsidRPr="00BC4784">
              <w:rPr>
                <w:b/>
                <w:bCs/>
                <w:lang w:val="en-US"/>
              </w:rPr>
              <w:t> </w:t>
            </w:r>
          </w:p>
        </w:tc>
      </w:tr>
      <w:tr w:rsidR="00BC4784" w:rsidRPr="00BC4784" w14:paraId="30B8D809"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63FF514F" w14:textId="77777777" w:rsidR="00BC4784" w:rsidRPr="00BC4784" w:rsidRDefault="00BC4784" w:rsidP="00BC4784">
            <w:pPr>
              <w:rPr>
                <w:b/>
                <w:bCs/>
                <w:lang w:val="en-US"/>
              </w:rPr>
            </w:pP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54DF26AE" w14:textId="77777777" w:rsidR="00BC4784" w:rsidRPr="00BC4784" w:rsidRDefault="00BC4784" w:rsidP="00BC4784">
            <w:pPr>
              <w:rPr>
                <w:b/>
                <w:bCs/>
                <w:lang w:val="en-US"/>
              </w:rPr>
            </w:pP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0FDBB908" w14:textId="77777777" w:rsidR="00BC4784" w:rsidRPr="00BC4784" w:rsidRDefault="00BC4784" w:rsidP="00BC4784">
            <w:pPr>
              <w:rPr>
                <w:b/>
                <w:bCs/>
                <w:lang w:val="en-US"/>
              </w:rPr>
            </w:pPr>
            <w:r w:rsidRPr="00BC4784">
              <w:rPr>
                <w:b/>
                <w:bCs/>
                <w:lang w:val="en-GB"/>
              </w:rPr>
              <w:t>3</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7B5616E2" w14:textId="77777777" w:rsidR="00BC4784" w:rsidRPr="00BC4784" w:rsidRDefault="00BC4784" w:rsidP="00BC4784">
            <w:pPr>
              <w:rPr>
                <w:b/>
                <w:bCs/>
                <w:lang w:val="en-US"/>
              </w:rPr>
            </w:pPr>
            <w:r w:rsidRPr="00BC4784">
              <w:rPr>
                <w:b/>
                <w:bCs/>
                <w:lang w:val="en-US"/>
              </w:rPr>
              <w:t> </w:t>
            </w:r>
          </w:p>
        </w:tc>
      </w:tr>
      <w:tr w:rsidR="00BC4784" w:rsidRPr="00BC4784" w14:paraId="33C9FA4A"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3E449588" w14:textId="77777777" w:rsidR="00BC4784" w:rsidRPr="00BC4784" w:rsidRDefault="00BC4784" w:rsidP="00BC4784">
            <w:pPr>
              <w:rPr>
                <w:b/>
                <w:bCs/>
                <w:lang w:val="en-US"/>
              </w:rPr>
            </w:pP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68294816" w14:textId="77777777" w:rsidR="00BC4784" w:rsidRPr="00BC4784" w:rsidRDefault="00BC4784" w:rsidP="00BC4784">
            <w:pPr>
              <w:rPr>
                <w:b/>
                <w:bCs/>
                <w:lang w:val="en-US"/>
              </w:rPr>
            </w:pP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12BF715A" w14:textId="77777777" w:rsidR="00BC4784" w:rsidRPr="00BC4784" w:rsidRDefault="00BC4784" w:rsidP="00BC4784">
            <w:pPr>
              <w:rPr>
                <w:b/>
                <w:bCs/>
                <w:lang w:val="en-US"/>
              </w:rPr>
            </w:pPr>
            <w:r w:rsidRPr="00BC4784">
              <w:rPr>
                <w:b/>
                <w:bCs/>
                <w:lang w:val="en-GB"/>
              </w:rPr>
              <w:t>4</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556C38C0" w14:textId="77777777" w:rsidR="00BC4784" w:rsidRPr="00BC4784" w:rsidRDefault="00BC4784" w:rsidP="00BC4784">
            <w:pPr>
              <w:rPr>
                <w:b/>
                <w:bCs/>
                <w:lang w:val="en-US"/>
              </w:rPr>
            </w:pPr>
            <w:r w:rsidRPr="00BC4784">
              <w:rPr>
                <w:b/>
                <w:bCs/>
                <w:lang w:val="en-US"/>
              </w:rPr>
              <w:t> </w:t>
            </w:r>
          </w:p>
        </w:tc>
      </w:tr>
      <w:tr w:rsidR="00BC4784" w:rsidRPr="00BC4784" w14:paraId="7FD37B41" w14:textId="77777777" w:rsidTr="00BC4784">
        <w:trPr>
          <w:trHeight w:val="300"/>
        </w:trPr>
        <w:tc>
          <w:tcPr>
            <w:tcW w:w="7455" w:type="dxa"/>
            <w:gridSpan w:val="5"/>
            <w:tcBorders>
              <w:top w:val="single" w:sz="6" w:space="0" w:color="000000"/>
              <w:left w:val="single" w:sz="6" w:space="0" w:color="000000"/>
              <w:bottom w:val="single" w:sz="6" w:space="0" w:color="000000"/>
              <w:right w:val="single" w:sz="6" w:space="0" w:color="000000"/>
            </w:tcBorders>
            <w:shd w:val="clear" w:color="auto" w:fill="FFFF00"/>
            <w:hideMark/>
          </w:tcPr>
          <w:p w14:paraId="6693A8DF" w14:textId="77777777" w:rsidR="00BC4784" w:rsidRPr="00BC4784" w:rsidRDefault="00BC4784" w:rsidP="00BC4784">
            <w:pPr>
              <w:rPr>
                <w:b/>
                <w:bCs/>
                <w:lang w:val="en-US"/>
              </w:rPr>
            </w:pPr>
            <w:r w:rsidRPr="00BC4784">
              <w:rPr>
                <w:b/>
                <w:bCs/>
                <w:lang w:val="en-GB"/>
              </w:rPr>
              <w:t>Test Scenario </w:t>
            </w:r>
            <w:r w:rsidRPr="00BC4784">
              <w:rPr>
                <w:b/>
                <w:bCs/>
                <w:lang w:val="en-US"/>
              </w:rPr>
              <w:t> </w:t>
            </w:r>
          </w:p>
        </w:tc>
        <w:tc>
          <w:tcPr>
            <w:tcW w:w="6390"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49C2517F" w14:textId="77777777" w:rsidR="00BC4784" w:rsidRPr="00BC4784" w:rsidRDefault="00BC4784" w:rsidP="00BC4784">
            <w:pPr>
              <w:rPr>
                <w:b/>
                <w:bCs/>
                <w:lang w:val="en-US"/>
              </w:rPr>
            </w:pPr>
            <w:r w:rsidRPr="00BC4784">
              <w:rPr>
                <w:b/>
                <w:bCs/>
                <w:lang w:val="en-US"/>
              </w:rPr>
              <w:t xml:space="preserve">- </w:t>
            </w:r>
            <w:r w:rsidRPr="00BC4784">
              <w:rPr>
                <w:b/>
                <w:bCs/>
                <w:lang w:val="en-GB"/>
              </w:rPr>
              <w:t>Verify the dashboard is displayed for authorized users.</w:t>
            </w:r>
            <w:r w:rsidRPr="00BC4784">
              <w:rPr>
                <w:b/>
                <w:bCs/>
                <w:lang w:val="en-US"/>
              </w:rPr>
              <w:t> </w:t>
            </w:r>
          </w:p>
          <w:p w14:paraId="3EBD50D9" w14:textId="77777777" w:rsidR="00BC4784" w:rsidRPr="00BC4784" w:rsidRDefault="00BC4784" w:rsidP="00BC4784">
            <w:pPr>
              <w:rPr>
                <w:b/>
                <w:bCs/>
                <w:lang w:val="en-US"/>
              </w:rPr>
            </w:pPr>
            <w:r w:rsidRPr="00BC4784">
              <w:rPr>
                <w:b/>
                <w:bCs/>
                <w:lang w:val="en-GB"/>
              </w:rPr>
              <w:t>- Verify real-time data and statistics are visible.</w:t>
            </w:r>
            <w:r w:rsidRPr="00BC4784">
              <w:rPr>
                <w:b/>
                <w:bCs/>
                <w:lang w:val="en-US"/>
              </w:rPr>
              <w:t> </w:t>
            </w:r>
          </w:p>
        </w:tc>
      </w:tr>
      <w:tr w:rsidR="00BC4784" w:rsidRPr="00BC4784" w14:paraId="56F26FAC"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FFFF00"/>
            <w:hideMark/>
          </w:tcPr>
          <w:p w14:paraId="6F2C786D" w14:textId="77777777" w:rsidR="00BC4784" w:rsidRPr="00BC4784" w:rsidRDefault="00BC4784" w:rsidP="00BC4784">
            <w:pPr>
              <w:rPr>
                <w:b/>
                <w:bCs/>
                <w:lang w:val="en-US"/>
              </w:rPr>
            </w:pPr>
            <w:r w:rsidRPr="00BC4784">
              <w:rPr>
                <w:b/>
                <w:bCs/>
                <w:lang w:val="en-GB"/>
              </w:rPr>
              <w:t>Step # </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FFFF00"/>
            <w:hideMark/>
          </w:tcPr>
          <w:p w14:paraId="1814EBB4" w14:textId="77777777" w:rsidR="00BC4784" w:rsidRPr="00BC4784" w:rsidRDefault="00BC4784" w:rsidP="00BC4784">
            <w:pPr>
              <w:rPr>
                <w:b/>
                <w:bCs/>
                <w:lang w:val="en-US"/>
              </w:rPr>
            </w:pPr>
            <w:r w:rsidRPr="00BC4784">
              <w:rPr>
                <w:b/>
                <w:bCs/>
                <w:lang w:val="en-GB"/>
              </w:rPr>
              <w:t>Step Details </w:t>
            </w:r>
            <w:r w:rsidRPr="00BC4784">
              <w:rPr>
                <w:b/>
                <w:bCs/>
                <w:lang w:val="en-US"/>
              </w:rPr>
              <w:t> </w:t>
            </w:r>
          </w:p>
        </w:tc>
        <w:tc>
          <w:tcPr>
            <w:tcW w:w="406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75A326D6" w14:textId="77777777" w:rsidR="00BC4784" w:rsidRPr="00BC4784" w:rsidRDefault="00BC4784" w:rsidP="00BC4784">
            <w:pPr>
              <w:rPr>
                <w:b/>
                <w:bCs/>
                <w:lang w:val="en-US"/>
              </w:rPr>
            </w:pPr>
            <w:r w:rsidRPr="00BC4784">
              <w:rPr>
                <w:b/>
                <w:bCs/>
                <w:lang w:val="en-GB"/>
              </w:rPr>
              <w:t>Expected Results </w:t>
            </w:r>
            <w:r w:rsidRPr="00BC4784">
              <w:rPr>
                <w:b/>
                <w:bCs/>
                <w:lang w:val="en-US"/>
              </w:rPr>
              <w:t> </w:t>
            </w: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0F15E6C4" w14:textId="77777777" w:rsidR="00BC4784" w:rsidRPr="00BC4784" w:rsidRDefault="00BC4784" w:rsidP="00BC4784">
            <w:pPr>
              <w:rPr>
                <w:b/>
                <w:bCs/>
                <w:lang w:val="en-US"/>
              </w:rPr>
            </w:pPr>
            <w:r w:rsidRPr="00BC4784">
              <w:rPr>
                <w:b/>
                <w:bCs/>
                <w:lang w:val="en-GB"/>
              </w:rPr>
              <w:t>Actual Results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5642ACF7" w14:textId="77777777" w:rsidR="00BC4784" w:rsidRPr="00BC4784" w:rsidRDefault="00BC4784" w:rsidP="00BC4784">
            <w:pPr>
              <w:rPr>
                <w:b/>
                <w:bCs/>
                <w:lang w:val="en-US"/>
              </w:rPr>
            </w:pPr>
            <w:r w:rsidRPr="00BC4784">
              <w:rPr>
                <w:b/>
                <w:bCs/>
                <w:lang w:val="en-GB"/>
              </w:rPr>
              <w:t>Pass / Fail / Not executed / Suspend </w:t>
            </w:r>
            <w:r w:rsidRPr="00BC4784">
              <w:rPr>
                <w:b/>
                <w:bCs/>
                <w:lang w:val="en-US"/>
              </w:rPr>
              <w:t> </w:t>
            </w:r>
          </w:p>
        </w:tc>
      </w:tr>
      <w:tr w:rsidR="00BC4784" w:rsidRPr="00BC4784" w14:paraId="6B1D817E"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2DB30190" w14:textId="77777777" w:rsidR="00BC4784" w:rsidRPr="00BC4784" w:rsidRDefault="00BC4784" w:rsidP="00BC4784">
            <w:pPr>
              <w:rPr>
                <w:b/>
                <w:bCs/>
                <w:lang w:val="en-US"/>
              </w:rPr>
            </w:pPr>
            <w:r w:rsidRPr="00BC4784">
              <w:rPr>
                <w:b/>
                <w:bCs/>
                <w:lang w:val="en-GB"/>
              </w:rPr>
              <w:t>1</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474FB041" w14:textId="77777777" w:rsidR="00BC4784" w:rsidRPr="00BC4784" w:rsidRDefault="00BC4784" w:rsidP="00BC4784">
            <w:pPr>
              <w:rPr>
                <w:b/>
                <w:bCs/>
                <w:lang w:val="en-US"/>
              </w:rPr>
            </w:pPr>
            <w:r w:rsidRPr="00BC4784">
              <w:rPr>
                <w:b/>
                <w:bCs/>
                <w:lang w:val="en-GB"/>
              </w:rPr>
              <w:t>Log in as an inventory staff or logistics manager.</w:t>
            </w:r>
            <w:r w:rsidRPr="00BC4784">
              <w:rPr>
                <w:b/>
                <w:bCs/>
                <w:lang w:val="en-US"/>
              </w:rPr>
              <w:t> </w:t>
            </w:r>
          </w:p>
        </w:tc>
        <w:tc>
          <w:tcPr>
            <w:tcW w:w="4065" w:type="dxa"/>
            <w:gridSpan w:val="2"/>
            <w:vMerge w:val="restart"/>
            <w:tcBorders>
              <w:top w:val="single" w:sz="6" w:space="0" w:color="000000"/>
              <w:left w:val="single" w:sz="6" w:space="0" w:color="000000"/>
              <w:bottom w:val="single" w:sz="6" w:space="0" w:color="000000"/>
              <w:right w:val="single" w:sz="6" w:space="0" w:color="000000"/>
            </w:tcBorders>
            <w:shd w:val="clear" w:color="auto" w:fill="auto"/>
            <w:hideMark/>
          </w:tcPr>
          <w:p w14:paraId="57297744" w14:textId="77777777" w:rsidR="00BC4784" w:rsidRPr="00BC4784" w:rsidRDefault="00BC4784" w:rsidP="00BC4784">
            <w:pPr>
              <w:numPr>
                <w:ilvl w:val="0"/>
                <w:numId w:val="49"/>
              </w:numPr>
              <w:rPr>
                <w:b/>
                <w:bCs/>
                <w:lang w:val="en-US"/>
              </w:rPr>
            </w:pPr>
            <w:r w:rsidRPr="00BC4784">
              <w:rPr>
                <w:b/>
                <w:bCs/>
                <w:lang w:val="en-GB"/>
              </w:rPr>
              <w:t>The dashboard page is displayed with relevant real-time data and statistics.</w:t>
            </w:r>
            <w:r w:rsidRPr="00BC4784">
              <w:rPr>
                <w:b/>
                <w:bCs/>
                <w:lang w:val="en-US"/>
              </w:rPr>
              <w:t> </w:t>
            </w:r>
          </w:p>
          <w:p w14:paraId="6CD15ABF" w14:textId="77777777" w:rsidR="00BC4784" w:rsidRPr="00BC4784" w:rsidRDefault="00BC4784" w:rsidP="00BC4784">
            <w:pPr>
              <w:numPr>
                <w:ilvl w:val="0"/>
                <w:numId w:val="50"/>
              </w:numPr>
              <w:rPr>
                <w:b/>
                <w:bCs/>
                <w:lang w:val="en-US"/>
              </w:rPr>
            </w:pPr>
            <w:r w:rsidRPr="00BC4784">
              <w:rPr>
                <w:b/>
                <w:bCs/>
                <w:lang w:val="en-GB"/>
              </w:rPr>
              <w:t>Data is displayed accurately, and all dashboard elements are responsive.</w:t>
            </w:r>
            <w:r w:rsidRPr="00BC4784">
              <w:rPr>
                <w:b/>
                <w:bCs/>
                <w:lang w:val="en-US"/>
              </w:rPr>
              <w:t> </w:t>
            </w:r>
          </w:p>
          <w:p w14:paraId="36933292" w14:textId="77777777" w:rsidR="00BC4784" w:rsidRPr="00BC4784" w:rsidRDefault="00BC4784" w:rsidP="00BC4784">
            <w:pPr>
              <w:numPr>
                <w:ilvl w:val="0"/>
                <w:numId w:val="51"/>
              </w:numPr>
              <w:rPr>
                <w:b/>
                <w:bCs/>
                <w:lang w:val="en-US"/>
              </w:rPr>
            </w:pPr>
            <w:r w:rsidRPr="00BC4784">
              <w:rPr>
                <w:b/>
                <w:bCs/>
                <w:lang w:val="en-GB"/>
              </w:rPr>
              <w:t>Data is displayed correctly, and users can interact with elements.</w:t>
            </w:r>
            <w:r w:rsidRPr="00BC4784">
              <w:rPr>
                <w:b/>
                <w:bCs/>
                <w:lang w:val="en-US"/>
              </w:rPr>
              <w:t> </w:t>
            </w: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807D525"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F88B891"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082B26AA"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65FDB17D" w14:textId="77777777" w:rsidR="00BC4784" w:rsidRPr="00BC4784" w:rsidRDefault="00BC4784" w:rsidP="00BC4784">
            <w:pPr>
              <w:rPr>
                <w:b/>
                <w:bCs/>
                <w:lang w:val="en-US"/>
              </w:rPr>
            </w:pPr>
            <w:r w:rsidRPr="00BC4784">
              <w:rPr>
                <w:b/>
                <w:bCs/>
                <w:lang w:val="en-GB"/>
              </w:rPr>
              <w:t>2</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508EE5D8" w14:textId="77777777" w:rsidR="00BC4784" w:rsidRPr="00BC4784" w:rsidRDefault="00BC4784" w:rsidP="00BC4784">
            <w:pPr>
              <w:rPr>
                <w:b/>
                <w:bCs/>
                <w:lang w:val="en-US"/>
              </w:rPr>
            </w:pPr>
            <w:r w:rsidRPr="00BC4784">
              <w:rPr>
                <w:b/>
                <w:bCs/>
                <w:lang w:val="en-GB"/>
              </w:rPr>
              <w:t>Navigate to the "Dashboard" option in the system.</w:t>
            </w:r>
            <w:r w:rsidRPr="00BC4784">
              <w:rPr>
                <w:b/>
                <w:bCs/>
                <w:lang w:val="en-US"/>
              </w:rPr>
              <w:t> </w:t>
            </w: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5147CB8" w14:textId="77777777" w:rsidR="00BC4784" w:rsidRPr="00BC4784" w:rsidRDefault="00BC4784" w:rsidP="00BC4784">
            <w:pPr>
              <w:rPr>
                <w:b/>
                <w:bCs/>
                <w:lang w:val="en-US"/>
              </w:rPr>
            </w:pP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E014BE0"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2C8B096"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7AEDE315"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7A76F5C3" w14:textId="77777777" w:rsidR="00BC4784" w:rsidRPr="00BC4784" w:rsidRDefault="00BC4784" w:rsidP="00BC4784">
            <w:pPr>
              <w:rPr>
                <w:b/>
                <w:bCs/>
                <w:lang w:val="en-US"/>
              </w:rPr>
            </w:pPr>
            <w:r w:rsidRPr="00BC4784">
              <w:rPr>
                <w:b/>
                <w:bCs/>
                <w:lang w:val="en-GB"/>
              </w:rPr>
              <w:t>3</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40BF27E9" w14:textId="77777777" w:rsidR="00BC4784" w:rsidRPr="00BC4784" w:rsidRDefault="00BC4784" w:rsidP="00BC4784">
            <w:pPr>
              <w:rPr>
                <w:b/>
                <w:bCs/>
                <w:lang w:val="en-US"/>
              </w:rPr>
            </w:pPr>
            <w:r w:rsidRPr="00BC4784">
              <w:rPr>
                <w:b/>
                <w:bCs/>
                <w:lang w:val="en-GB"/>
              </w:rPr>
              <w:t>View and interact with the dashboard data.</w:t>
            </w:r>
            <w:r w:rsidRPr="00BC4784">
              <w:rPr>
                <w:b/>
                <w:bCs/>
                <w:lang w:val="en-US"/>
              </w:rPr>
              <w:t> </w:t>
            </w: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6AE90B" w14:textId="77777777" w:rsidR="00BC4784" w:rsidRPr="00BC4784" w:rsidRDefault="00BC4784" w:rsidP="00BC4784">
            <w:pPr>
              <w:rPr>
                <w:b/>
                <w:bCs/>
                <w:lang w:val="en-US"/>
              </w:rPr>
            </w:pP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07B04D8"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A758EA4"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2EE6AE1A"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132D995A" w14:textId="77777777" w:rsidR="00BC4784" w:rsidRPr="00BC4784" w:rsidRDefault="00BC4784" w:rsidP="00BC4784">
            <w:pPr>
              <w:rPr>
                <w:b/>
                <w:bCs/>
                <w:lang w:val="en-US"/>
              </w:rPr>
            </w:pPr>
            <w:r w:rsidRPr="00BC4784">
              <w:rPr>
                <w:b/>
                <w:bCs/>
                <w:lang w:val="en-GB"/>
              </w:rPr>
              <w:t>4</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5760BF2D" w14:textId="77777777" w:rsidR="00BC4784" w:rsidRPr="00BC4784" w:rsidRDefault="00BC4784" w:rsidP="00BC4784">
            <w:pPr>
              <w:rPr>
                <w:b/>
                <w:bCs/>
                <w:lang w:val="en-US"/>
              </w:rPr>
            </w:pPr>
            <w:r w:rsidRPr="00BC4784">
              <w:rPr>
                <w:b/>
                <w:bCs/>
                <w:lang w:val="en-GB"/>
              </w:rPr>
              <w:t> </w:t>
            </w:r>
            <w:r w:rsidRPr="00BC4784">
              <w:rPr>
                <w:b/>
                <w:bCs/>
                <w:lang w:val="en-US"/>
              </w:rPr>
              <w:t> </w:t>
            </w: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5930501" w14:textId="77777777" w:rsidR="00BC4784" w:rsidRPr="00BC4784" w:rsidRDefault="00BC4784" w:rsidP="00BC4784">
            <w:pPr>
              <w:rPr>
                <w:b/>
                <w:bCs/>
                <w:lang w:val="en-US"/>
              </w:rPr>
            </w:pP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433C12A"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086653D" w14:textId="77777777" w:rsidR="00BC4784" w:rsidRPr="00BC4784" w:rsidRDefault="00BC4784" w:rsidP="00BC4784">
            <w:pPr>
              <w:rPr>
                <w:b/>
                <w:bCs/>
                <w:lang w:val="en-US"/>
              </w:rPr>
            </w:pPr>
            <w:r w:rsidRPr="00BC4784">
              <w:rPr>
                <w:b/>
                <w:bCs/>
                <w:lang w:val="en-GB"/>
              </w:rPr>
              <w:t> </w:t>
            </w:r>
            <w:r w:rsidRPr="00BC4784">
              <w:rPr>
                <w:b/>
                <w:bCs/>
                <w:lang w:val="en-US"/>
              </w:rPr>
              <w:t> </w:t>
            </w:r>
          </w:p>
        </w:tc>
      </w:tr>
    </w:tbl>
    <w:p w14:paraId="62B1E639" w14:textId="41B7CC98" w:rsidR="00BC4784" w:rsidRPr="00BC4784" w:rsidRDefault="00BC4784" w:rsidP="00BC4784">
      <w:pPr>
        <w:rPr>
          <w:b/>
          <w:bCs/>
          <w:lang w:val="en-US"/>
        </w:rPr>
      </w:pPr>
      <w:r w:rsidRPr="00BC4784">
        <w:rPr>
          <w:b/>
          <w:bCs/>
          <w:lang w:val="en-US"/>
        </w:rPr>
        <w:t> </w:t>
      </w:r>
    </w:p>
    <w:p w14:paraId="5DD9FD2F" w14:textId="7DD4E568" w:rsidR="00BC4784" w:rsidRPr="00BC4784" w:rsidRDefault="00BC4784" w:rsidP="00BC4784">
      <w:pPr>
        <w:rPr>
          <w:b/>
          <w:bCs/>
          <w:lang w:val="en-US"/>
        </w:rPr>
      </w:pPr>
      <w:r w:rsidRPr="00BC4784">
        <w:rPr>
          <w:b/>
          <w:bCs/>
          <w:lang w:val="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3"/>
        <w:gridCol w:w="747"/>
        <w:gridCol w:w="1041"/>
        <w:gridCol w:w="756"/>
        <w:gridCol w:w="1223"/>
        <w:gridCol w:w="1675"/>
        <w:gridCol w:w="533"/>
        <w:gridCol w:w="960"/>
        <w:gridCol w:w="791"/>
        <w:gridCol w:w="765"/>
      </w:tblGrid>
      <w:tr w:rsidR="00BC4784" w:rsidRPr="00BC4784" w14:paraId="235C31F9"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0ED2E42C" w14:textId="77777777" w:rsidR="00BC4784" w:rsidRPr="00BC4784" w:rsidRDefault="00BC4784" w:rsidP="00BC4784">
            <w:pPr>
              <w:rPr>
                <w:b/>
                <w:bCs/>
                <w:lang w:val="en-US"/>
              </w:rPr>
            </w:pPr>
            <w:r w:rsidRPr="00BC4784">
              <w:rPr>
                <w:b/>
                <w:bCs/>
                <w:lang w:val="en-GB"/>
              </w:rPr>
              <w:t>Test Case ID </w:t>
            </w:r>
            <w:r w:rsidRPr="00BC4784">
              <w:rPr>
                <w:b/>
                <w:bCs/>
                <w:lang w:val="en-US"/>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hideMark/>
          </w:tcPr>
          <w:p w14:paraId="4B881545" w14:textId="77777777" w:rsidR="00BC4784" w:rsidRPr="00BC4784" w:rsidRDefault="00BC4784" w:rsidP="00BC4784">
            <w:pPr>
              <w:rPr>
                <w:b/>
                <w:bCs/>
                <w:lang w:val="en-US"/>
              </w:rPr>
            </w:pPr>
            <w:r w:rsidRPr="00BC4784">
              <w:rPr>
                <w:b/>
                <w:bCs/>
                <w:lang w:val="en-GB"/>
              </w:rPr>
              <w:t>03</w:t>
            </w:r>
            <w:r w:rsidRPr="00BC4784">
              <w:rPr>
                <w:b/>
                <w:bCs/>
                <w:lang w:val="en-US"/>
              </w:rPr>
              <w:t> </w:t>
            </w:r>
          </w:p>
        </w:tc>
        <w:tc>
          <w:tcPr>
            <w:tcW w:w="271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3EA4D521" w14:textId="77777777" w:rsidR="00BC4784" w:rsidRPr="00BC4784" w:rsidRDefault="00BC4784" w:rsidP="00BC4784">
            <w:pPr>
              <w:rPr>
                <w:b/>
                <w:bCs/>
                <w:lang w:val="en-US"/>
              </w:rPr>
            </w:pPr>
            <w:r w:rsidRPr="00BC4784">
              <w:rPr>
                <w:b/>
                <w:bCs/>
                <w:lang w:val="en-GB"/>
              </w:rPr>
              <w:t>Test Case Description </w:t>
            </w:r>
            <w:r w:rsidRPr="00BC4784">
              <w:rPr>
                <w:b/>
                <w:bCs/>
                <w:lang w:val="en-US"/>
              </w:rPr>
              <w:t> </w:t>
            </w:r>
          </w:p>
        </w:tc>
        <w:tc>
          <w:tcPr>
            <w:tcW w:w="32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4911D64" w14:textId="77777777" w:rsidR="00BC4784" w:rsidRPr="00BC4784" w:rsidRDefault="00BC4784" w:rsidP="00BC4784">
            <w:pPr>
              <w:rPr>
                <w:b/>
                <w:bCs/>
                <w:lang w:val="en-US"/>
              </w:rPr>
            </w:pPr>
            <w:r w:rsidRPr="00BC4784">
              <w:rPr>
                <w:b/>
                <w:bCs/>
                <w:lang w:val="en-GB"/>
              </w:rPr>
              <w:t>Verify inventory management functionality (add, update, remove items).</w:t>
            </w:r>
            <w:r w:rsidRPr="00BC4784">
              <w:rPr>
                <w:b/>
                <w:bCs/>
                <w:lang w:val="en-US"/>
              </w:rPr>
              <w:t> </w:t>
            </w:r>
          </w:p>
        </w:tc>
        <w:tc>
          <w:tcPr>
            <w:tcW w:w="187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5E216D54" w14:textId="77777777" w:rsidR="00BC4784" w:rsidRPr="00BC4784" w:rsidRDefault="00BC4784" w:rsidP="00BC4784">
            <w:pPr>
              <w:rPr>
                <w:b/>
                <w:bCs/>
                <w:lang w:val="en-US"/>
              </w:rPr>
            </w:pPr>
            <w:r w:rsidRPr="00BC4784">
              <w:rPr>
                <w:b/>
                <w:bCs/>
                <w:lang w:val="en-GB"/>
              </w:rPr>
              <w:t>Version </w:t>
            </w:r>
            <w:r w:rsidRPr="00BC4784">
              <w:rPr>
                <w:b/>
                <w:bCs/>
                <w:lang w:val="en-US"/>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436C0DDA" w14:textId="77777777" w:rsidR="00BC4784" w:rsidRPr="00BC4784" w:rsidRDefault="00BC4784" w:rsidP="00BC4784">
            <w:pPr>
              <w:rPr>
                <w:b/>
                <w:bCs/>
                <w:lang w:val="en-US"/>
              </w:rPr>
            </w:pPr>
            <w:r w:rsidRPr="00BC4784">
              <w:rPr>
                <w:b/>
                <w:bCs/>
                <w:lang w:val="en-GB"/>
              </w:rPr>
              <w:t>1.0 </w:t>
            </w:r>
            <w:r w:rsidRPr="00BC4784">
              <w:rPr>
                <w:b/>
                <w:bCs/>
                <w:lang w:val="en-US"/>
              </w:rPr>
              <w:t> </w:t>
            </w:r>
          </w:p>
        </w:tc>
      </w:tr>
      <w:tr w:rsidR="00BC4784" w:rsidRPr="00BC4784" w14:paraId="784A4A85"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22F5E5C4" w14:textId="77777777" w:rsidR="00BC4784" w:rsidRPr="00BC4784" w:rsidRDefault="00BC4784" w:rsidP="00BC4784">
            <w:pPr>
              <w:rPr>
                <w:b/>
                <w:bCs/>
                <w:lang w:val="en-US"/>
              </w:rPr>
            </w:pPr>
            <w:r w:rsidRPr="00BC4784">
              <w:rPr>
                <w:b/>
                <w:bCs/>
                <w:lang w:val="en-GB"/>
              </w:rPr>
              <w:t>Created By </w:t>
            </w:r>
            <w:r w:rsidRPr="00BC4784">
              <w:rPr>
                <w:b/>
                <w:bCs/>
                <w:lang w:val="en-US"/>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hideMark/>
          </w:tcPr>
          <w:p w14:paraId="4E7C4E8B" w14:textId="77777777" w:rsidR="00BC4784" w:rsidRPr="00BC4784" w:rsidRDefault="00BC4784" w:rsidP="00BC4784">
            <w:pPr>
              <w:rPr>
                <w:b/>
                <w:bCs/>
                <w:lang w:val="en-US"/>
              </w:rPr>
            </w:pPr>
            <w:r w:rsidRPr="00BC4784">
              <w:rPr>
                <w:b/>
                <w:bCs/>
                <w:lang w:val="en-US"/>
              </w:rPr>
              <w:t> </w:t>
            </w:r>
          </w:p>
        </w:tc>
        <w:tc>
          <w:tcPr>
            <w:tcW w:w="271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11DE0922" w14:textId="77777777" w:rsidR="00BC4784" w:rsidRPr="00BC4784" w:rsidRDefault="00BC4784" w:rsidP="00BC4784">
            <w:pPr>
              <w:rPr>
                <w:b/>
                <w:bCs/>
                <w:lang w:val="en-US"/>
              </w:rPr>
            </w:pPr>
            <w:r w:rsidRPr="00BC4784">
              <w:rPr>
                <w:b/>
                <w:bCs/>
                <w:lang w:val="en-GB"/>
              </w:rPr>
              <w:t>Reviewed By </w:t>
            </w:r>
            <w:r w:rsidRPr="00BC4784">
              <w:rPr>
                <w:b/>
                <w:bCs/>
                <w:lang w:val="en-US"/>
              </w:rPr>
              <w:t> </w:t>
            </w:r>
          </w:p>
        </w:tc>
        <w:tc>
          <w:tcPr>
            <w:tcW w:w="32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E1120A4" w14:textId="77777777" w:rsidR="00BC4784" w:rsidRPr="00BC4784" w:rsidRDefault="00BC4784" w:rsidP="00BC4784">
            <w:pPr>
              <w:rPr>
                <w:b/>
                <w:bCs/>
                <w:lang w:val="en-US"/>
              </w:rPr>
            </w:pPr>
            <w:r w:rsidRPr="00BC4784">
              <w:rPr>
                <w:b/>
                <w:bCs/>
                <w:lang w:val="en-GB"/>
              </w:rPr>
              <w:t> </w:t>
            </w:r>
            <w:r w:rsidRPr="00BC4784">
              <w:rPr>
                <w:b/>
                <w:bCs/>
                <w:lang w:val="en-US"/>
              </w:rPr>
              <w:t> </w:t>
            </w:r>
          </w:p>
        </w:tc>
        <w:tc>
          <w:tcPr>
            <w:tcW w:w="187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21DEB66" w14:textId="77777777" w:rsidR="00BC4784" w:rsidRPr="00BC4784" w:rsidRDefault="00BC4784" w:rsidP="00BC4784">
            <w:pPr>
              <w:rPr>
                <w:b/>
                <w:bCs/>
                <w:lang w:val="en-US"/>
              </w:rPr>
            </w:pPr>
            <w:r w:rsidRPr="00BC4784">
              <w:rPr>
                <w:b/>
                <w:bCs/>
                <w:lang w:val="en-GB"/>
              </w:rPr>
              <w:t> </w:t>
            </w:r>
            <w:r w:rsidRPr="00BC4784">
              <w:rPr>
                <w:b/>
                <w:bCs/>
                <w:lang w:val="en-US"/>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10DC8E43"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096E0D49" w14:textId="77777777" w:rsidTr="00BC4784">
        <w:trPr>
          <w:trHeight w:val="300"/>
        </w:trPr>
        <w:tc>
          <w:tcPr>
            <w:tcW w:w="7455" w:type="dxa"/>
            <w:gridSpan w:val="5"/>
            <w:tcBorders>
              <w:top w:val="single" w:sz="6" w:space="0" w:color="000000"/>
              <w:left w:val="single" w:sz="6" w:space="0" w:color="000000"/>
              <w:bottom w:val="single" w:sz="6" w:space="0" w:color="000000"/>
              <w:right w:val="single" w:sz="6" w:space="0" w:color="000000"/>
            </w:tcBorders>
            <w:shd w:val="clear" w:color="auto" w:fill="FFFF00"/>
            <w:hideMark/>
          </w:tcPr>
          <w:p w14:paraId="5519DAA2" w14:textId="77777777" w:rsidR="00BC4784" w:rsidRPr="00BC4784" w:rsidRDefault="00BC4784" w:rsidP="00BC4784">
            <w:pPr>
              <w:rPr>
                <w:b/>
                <w:bCs/>
                <w:lang w:val="en-US"/>
              </w:rPr>
            </w:pPr>
            <w:r w:rsidRPr="00BC4784">
              <w:rPr>
                <w:b/>
                <w:bCs/>
                <w:lang w:val="en-GB"/>
              </w:rPr>
              <w:t>QA Tester’s Log </w:t>
            </w:r>
            <w:r w:rsidRPr="00BC4784">
              <w:rPr>
                <w:b/>
                <w:bCs/>
                <w:lang w:val="en-US"/>
              </w:rPr>
              <w:t> </w:t>
            </w:r>
          </w:p>
        </w:tc>
        <w:tc>
          <w:tcPr>
            <w:tcW w:w="6390"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5BE55EAD" w14:textId="77777777" w:rsidR="00BC4784" w:rsidRPr="00BC4784" w:rsidRDefault="00BC4784" w:rsidP="00BC4784">
            <w:pPr>
              <w:rPr>
                <w:b/>
                <w:bCs/>
                <w:lang w:val="en-US"/>
              </w:rPr>
            </w:pPr>
            <w:r w:rsidRPr="00BC4784">
              <w:rPr>
                <w:b/>
                <w:bCs/>
                <w:lang w:val="en-GB"/>
              </w:rPr>
              <w:t>Verified that data integrity is preserved, and all CRUD actions on inventory items have been tested.</w:t>
            </w:r>
            <w:r w:rsidRPr="00BC4784">
              <w:rPr>
                <w:b/>
                <w:bCs/>
                <w:lang w:val="en-US"/>
              </w:rPr>
              <w:t> </w:t>
            </w:r>
          </w:p>
        </w:tc>
      </w:tr>
      <w:tr w:rsidR="00BC4784" w:rsidRPr="00BC4784" w14:paraId="1AEB992B"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5E00555A" w14:textId="77777777" w:rsidR="00BC4784" w:rsidRPr="00BC4784" w:rsidRDefault="00BC4784" w:rsidP="00BC4784">
            <w:pPr>
              <w:rPr>
                <w:b/>
                <w:bCs/>
                <w:lang w:val="en-US"/>
              </w:rPr>
            </w:pPr>
            <w:r w:rsidRPr="00BC4784">
              <w:rPr>
                <w:b/>
                <w:bCs/>
                <w:lang w:val="en-GB"/>
              </w:rPr>
              <w:t>Tester’s Name </w:t>
            </w:r>
            <w:r w:rsidRPr="00BC4784">
              <w:rPr>
                <w:b/>
                <w:bCs/>
                <w:lang w:val="en-US"/>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hideMark/>
          </w:tcPr>
          <w:p w14:paraId="4DD74180"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71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55F8A33D" w14:textId="77777777" w:rsidR="00BC4784" w:rsidRPr="00BC4784" w:rsidRDefault="00BC4784" w:rsidP="00BC4784">
            <w:pPr>
              <w:rPr>
                <w:b/>
                <w:bCs/>
                <w:lang w:val="en-US"/>
              </w:rPr>
            </w:pPr>
            <w:r w:rsidRPr="00BC4784">
              <w:rPr>
                <w:b/>
                <w:bCs/>
                <w:lang w:val="en-GB"/>
              </w:rPr>
              <w:t>Date Tested </w:t>
            </w:r>
            <w:r w:rsidRPr="00BC4784">
              <w:rPr>
                <w:b/>
                <w:bCs/>
                <w:lang w:val="en-US"/>
              </w:rPr>
              <w:t> </w:t>
            </w:r>
          </w:p>
        </w:tc>
        <w:tc>
          <w:tcPr>
            <w:tcW w:w="32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E9B4FE6" w14:textId="77777777" w:rsidR="00BC4784" w:rsidRPr="00BC4784" w:rsidRDefault="00BC4784" w:rsidP="00BC4784">
            <w:pPr>
              <w:rPr>
                <w:b/>
                <w:bCs/>
                <w:lang w:val="en-US"/>
              </w:rPr>
            </w:pPr>
            <w:r w:rsidRPr="00BC4784">
              <w:rPr>
                <w:b/>
                <w:bCs/>
                <w:lang w:val="en-GB"/>
              </w:rPr>
              <w:t> </w:t>
            </w:r>
            <w:r w:rsidRPr="00BC4784">
              <w:rPr>
                <w:b/>
                <w:bCs/>
                <w:lang w:val="en-US"/>
              </w:rPr>
              <w:t> </w:t>
            </w:r>
          </w:p>
        </w:tc>
        <w:tc>
          <w:tcPr>
            <w:tcW w:w="187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6755043E" w14:textId="77777777" w:rsidR="00BC4784" w:rsidRPr="00BC4784" w:rsidRDefault="00BC4784" w:rsidP="00BC4784">
            <w:pPr>
              <w:rPr>
                <w:b/>
                <w:bCs/>
                <w:lang w:val="en-US"/>
              </w:rPr>
            </w:pPr>
            <w:r w:rsidRPr="00BC4784">
              <w:rPr>
                <w:b/>
                <w:bCs/>
                <w:lang w:val="en-GB"/>
              </w:rPr>
              <w:t>Test Case </w:t>
            </w:r>
            <w:r w:rsidRPr="00BC4784">
              <w:rPr>
                <w:b/>
                <w:bCs/>
                <w:lang w:val="en-US"/>
              </w:rPr>
              <w:t> </w:t>
            </w:r>
          </w:p>
          <w:p w14:paraId="4390A89F" w14:textId="77777777" w:rsidR="00BC4784" w:rsidRPr="00BC4784" w:rsidRDefault="00BC4784" w:rsidP="00BC4784">
            <w:pPr>
              <w:rPr>
                <w:b/>
                <w:bCs/>
                <w:lang w:val="en-US"/>
              </w:rPr>
            </w:pPr>
            <w:r w:rsidRPr="00BC4784">
              <w:rPr>
                <w:b/>
                <w:bCs/>
                <w:lang w:val="en-GB"/>
              </w:rPr>
              <w:t>(Pass/Fail/Not) </w:t>
            </w:r>
            <w:r w:rsidRPr="00BC4784">
              <w:rPr>
                <w:b/>
                <w:bCs/>
                <w:lang w:val="en-US"/>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1FA1BD65"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379AF459"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5B5FD96A" w14:textId="77777777" w:rsidR="00BC4784" w:rsidRPr="00BC4784" w:rsidRDefault="00BC4784" w:rsidP="00BC4784">
            <w:pPr>
              <w:rPr>
                <w:b/>
                <w:bCs/>
                <w:lang w:val="en-US"/>
              </w:rPr>
            </w:pPr>
            <w:r w:rsidRPr="00BC4784">
              <w:rPr>
                <w:b/>
                <w:bCs/>
                <w:lang w:val="en-GB"/>
              </w:rPr>
              <w:t>S # </w:t>
            </w: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FFFF00"/>
            <w:hideMark/>
          </w:tcPr>
          <w:p w14:paraId="0724ACB3" w14:textId="77777777" w:rsidR="00BC4784" w:rsidRPr="00BC4784" w:rsidRDefault="00BC4784" w:rsidP="00BC4784">
            <w:pPr>
              <w:rPr>
                <w:b/>
                <w:bCs/>
                <w:lang w:val="en-US"/>
              </w:rPr>
            </w:pPr>
            <w:r w:rsidRPr="00BC4784">
              <w:rPr>
                <w:b/>
                <w:bCs/>
                <w:lang w:val="en-GB"/>
              </w:rPr>
              <w:t>Prerequisites: </w:t>
            </w: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250205CD" w14:textId="77777777" w:rsidR="00BC4784" w:rsidRPr="00BC4784" w:rsidRDefault="00BC4784" w:rsidP="00BC4784">
            <w:pPr>
              <w:rPr>
                <w:b/>
                <w:bCs/>
                <w:lang w:val="en-US"/>
              </w:rPr>
            </w:pPr>
            <w:r w:rsidRPr="00BC4784">
              <w:rPr>
                <w:b/>
                <w:bCs/>
                <w:lang w:val="en-GB"/>
              </w:rPr>
              <w:t>S # </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FFFF00"/>
            <w:hideMark/>
          </w:tcPr>
          <w:p w14:paraId="59A55AD8" w14:textId="77777777" w:rsidR="00BC4784" w:rsidRPr="00BC4784" w:rsidRDefault="00BC4784" w:rsidP="00BC4784">
            <w:pPr>
              <w:rPr>
                <w:b/>
                <w:bCs/>
                <w:lang w:val="en-US"/>
              </w:rPr>
            </w:pPr>
            <w:r w:rsidRPr="00BC4784">
              <w:rPr>
                <w:b/>
                <w:bCs/>
                <w:lang w:val="en-GB"/>
              </w:rPr>
              <w:t>Test Data </w:t>
            </w:r>
            <w:r w:rsidRPr="00BC4784">
              <w:rPr>
                <w:b/>
                <w:bCs/>
                <w:lang w:val="en-US"/>
              </w:rPr>
              <w:t> </w:t>
            </w:r>
          </w:p>
        </w:tc>
      </w:tr>
      <w:tr w:rsidR="00BC4784" w:rsidRPr="00BC4784" w14:paraId="70C890D3"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4E9CD90A" w14:textId="77777777" w:rsidR="00BC4784" w:rsidRPr="00BC4784" w:rsidRDefault="00BC4784" w:rsidP="00BC4784">
            <w:pPr>
              <w:rPr>
                <w:b/>
                <w:bCs/>
                <w:lang w:val="en-US"/>
              </w:rPr>
            </w:pPr>
            <w:r w:rsidRPr="00BC4784">
              <w:rPr>
                <w:b/>
                <w:bCs/>
                <w:lang w:val="en-GB"/>
              </w:rPr>
              <w:t>1 </w:t>
            </w: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723F453F" w14:textId="77777777" w:rsidR="00BC4784" w:rsidRPr="00BC4784" w:rsidRDefault="00BC4784" w:rsidP="00BC4784">
            <w:pPr>
              <w:rPr>
                <w:b/>
                <w:bCs/>
                <w:lang w:val="en-US"/>
              </w:rPr>
            </w:pPr>
            <w:r w:rsidRPr="00BC4784">
              <w:rPr>
                <w:b/>
                <w:bCs/>
                <w:lang w:val="en-GB"/>
              </w:rPr>
              <w:t>User must be logged into the system.</w:t>
            </w: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00508251" w14:textId="77777777" w:rsidR="00BC4784" w:rsidRPr="00BC4784" w:rsidRDefault="00BC4784" w:rsidP="00BC4784">
            <w:pPr>
              <w:rPr>
                <w:b/>
                <w:bCs/>
                <w:lang w:val="en-US"/>
              </w:rPr>
            </w:pPr>
            <w:r w:rsidRPr="00BC4784">
              <w:rPr>
                <w:b/>
                <w:bCs/>
                <w:lang w:val="en-GB"/>
              </w:rPr>
              <w:t>1 </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2BA41DCA" w14:textId="77777777" w:rsidR="00BC4784" w:rsidRPr="00BC4784" w:rsidRDefault="00BC4784" w:rsidP="00BC4784">
            <w:pPr>
              <w:rPr>
                <w:b/>
                <w:bCs/>
                <w:lang w:val="en-US"/>
              </w:rPr>
            </w:pPr>
            <w:r w:rsidRPr="00BC4784">
              <w:rPr>
                <w:b/>
                <w:bCs/>
                <w:lang w:val="en-GB"/>
              </w:rPr>
              <w:t>Inventory Staff</w:t>
            </w:r>
            <w:r w:rsidRPr="00BC4784">
              <w:rPr>
                <w:b/>
                <w:bCs/>
                <w:lang w:val="en-US"/>
              </w:rPr>
              <w:t> </w:t>
            </w:r>
          </w:p>
          <w:p w14:paraId="5217A959" w14:textId="77777777" w:rsidR="00BC4784" w:rsidRPr="00BC4784" w:rsidRDefault="00BC4784" w:rsidP="00BC4784">
            <w:pPr>
              <w:rPr>
                <w:b/>
                <w:bCs/>
                <w:lang w:val="en-US"/>
              </w:rPr>
            </w:pPr>
            <w:r w:rsidRPr="00BC4784">
              <w:rPr>
                <w:b/>
                <w:bCs/>
                <w:lang w:val="en-GB"/>
              </w:rPr>
              <w:t>Username: inventory_user</w:t>
            </w:r>
            <w:r w:rsidRPr="00BC4784">
              <w:rPr>
                <w:b/>
                <w:bCs/>
                <w:lang w:val="en-US"/>
              </w:rPr>
              <w:t> </w:t>
            </w:r>
          </w:p>
        </w:tc>
      </w:tr>
      <w:tr w:rsidR="00BC4784" w:rsidRPr="00BC4784" w14:paraId="3D57362B"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5968D228" w14:textId="77777777" w:rsidR="00BC4784" w:rsidRPr="00BC4784" w:rsidRDefault="00BC4784" w:rsidP="00BC4784">
            <w:pPr>
              <w:rPr>
                <w:b/>
                <w:bCs/>
                <w:lang w:val="en-US"/>
              </w:rPr>
            </w:pPr>
            <w:r w:rsidRPr="00BC4784">
              <w:rPr>
                <w:b/>
                <w:bCs/>
                <w:lang w:val="en-GB"/>
              </w:rPr>
              <w:t>2</w:t>
            </w: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25532AC4" w14:textId="77777777" w:rsidR="00BC4784" w:rsidRPr="00BC4784" w:rsidRDefault="00BC4784" w:rsidP="00BC4784">
            <w:pPr>
              <w:rPr>
                <w:b/>
                <w:bCs/>
                <w:lang w:val="en-US"/>
              </w:rPr>
            </w:pPr>
            <w:r w:rsidRPr="00BC4784">
              <w:rPr>
                <w:b/>
                <w:bCs/>
                <w:lang w:val="en-GB"/>
              </w:rPr>
              <w:t>User has permission to manage inventory.</w:t>
            </w: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029C59B4" w14:textId="77777777" w:rsidR="00BC4784" w:rsidRPr="00BC4784" w:rsidRDefault="00BC4784" w:rsidP="00BC4784">
            <w:pPr>
              <w:rPr>
                <w:b/>
                <w:bCs/>
                <w:lang w:val="en-US"/>
              </w:rPr>
            </w:pPr>
            <w:r w:rsidRPr="00BC4784">
              <w:rPr>
                <w:b/>
                <w:bCs/>
                <w:lang w:val="en-GB"/>
              </w:rPr>
              <w:t>2 </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432A0038" w14:textId="77777777" w:rsidR="00BC4784" w:rsidRPr="00BC4784" w:rsidRDefault="00BC4784" w:rsidP="00BC4784">
            <w:pPr>
              <w:rPr>
                <w:b/>
                <w:bCs/>
                <w:lang w:val="en-US"/>
              </w:rPr>
            </w:pPr>
            <w:r w:rsidRPr="00BC4784">
              <w:rPr>
                <w:b/>
                <w:bCs/>
                <w:lang w:val="en-US"/>
              </w:rPr>
              <w:t> </w:t>
            </w:r>
          </w:p>
        </w:tc>
      </w:tr>
      <w:tr w:rsidR="00BC4784" w:rsidRPr="00BC4784" w14:paraId="1BE159D0"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55C5E796" w14:textId="77777777" w:rsidR="00BC4784" w:rsidRPr="00BC4784" w:rsidRDefault="00BC4784" w:rsidP="00BC4784">
            <w:pPr>
              <w:rPr>
                <w:b/>
                <w:bCs/>
                <w:lang w:val="en-US"/>
              </w:rPr>
            </w:pP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245248C6" w14:textId="77777777" w:rsidR="00BC4784" w:rsidRPr="00BC4784" w:rsidRDefault="00BC4784" w:rsidP="00BC4784">
            <w:pPr>
              <w:rPr>
                <w:b/>
                <w:bCs/>
                <w:lang w:val="en-US"/>
              </w:rPr>
            </w:pP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03BEA142" w14:textId="77777777" w:rsidR="00BC4784" w:rsidRPr="00BC4784" w:rsidRDefault="00BC4784" w:rsidP="00BC4784">
            <w:pPr>
              <w:rPr>
                <w:b/>
                <w:bCs/>
                <w:lang w:val="en-US"/>
              </w:rPr>
            </w:pPr>
            <w:r w:rsidRPr="00BC4784">
              <w:rPr>
                <w:b/>
                <w:bCs/>
                <w:lang w:val="en-GB"/>
              </w:rPr>
              <w:t>3</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433D25D6" w14:textId="77777777" w:rsidR="00BC4784" w:rsidRPr="00BC4784" w:rsidRDefault="00BC4784" w:rsidP="00BC4784">
            <w:pPr>
              <w:rPr>
                <w:b/>
                <w:bCs/>
                <w:lang w:val="en-US"/>
              </w:rPr>
            </w:pPr>
            <w:r w:rsidRPr="00BC4784">
              <w:rPr>
                <w:b/>
                <w:bCs/>
                <w:lang w:val="en-US"/>
              </w:rPr>
              <w:t> </w:t>
            </w:r>
          </w:p>
        </w:tc>
      </w:tr>
      <w:tr w:rsidR="00BC4784" w:rsidRPr="00BC4784" w14:paraId="787A6B68"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2F3F3696" w14:textId="77777777" w:rsidR="00BC4784" w:rsidRPr="00BC4784" w:rsidRDefault="00BC4784" w:rsidP="00BC4784">
            <w:pPr>
              <w:rPr>
                <w:b/>
                <w:bCs/>
                <w:lang w:val="en-US"/>
              </w:rPr>
            </w:pP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271DF0E9" w14:textId="77777777" w:rsidR="00BC4784" w:rsidRPr="00BC4784" w:rsidRDefault="00BC4784" w:rsidP="00BC4784">
            <w:pPr>
              <w:rPr>
                <w:b/>
                <w:bCs/>
                <w:lang w:val="en-US"/>
              </w:rPr>
            </w:pP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42AFDB02" w14:textId="77777777" w:rsidR="00BC4784" w:rsidRPr="00BC4784" w:rsidRDefault="00BC4784" w:rsidP="00BC4784">
            <w:pPr>
              <w:rPr>
                <w:b/>
                <w:bCs/>
                <w:lang w:val="en-US"/>
              </w:rPr>
            </w:pPr>
            <w:r w:rsidRPr="00BC4784">
              <w:rPr>
                <w:b/>
                <w:bCs/>
                <w:lang w:val="en-GB"/>
              </w:rPr>
              <w:t>4</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6F71B6B0" w14:textId="77777777" w:rsidR="00BC4784" w:rsidRPr="00BC4784" w:rsidRDefault="00BC4784" w:rsidP="00BC4784">
            <w:pPr>
              <w:rPr>
                <w:b/>
                <w:bCs/>
                <w:lang w:val="en-US"/>
              </w:rPr>
            </w:pPr>
            <w:r w:rsidRPr="00BC4784">
              <w:rPr>
                <w:b/>
                <w:bCs/>
                <w:lang w:val="en-US"/>
              </w:rPr>
              <w:t> </w:t>
            </w:r>
          </w:p>
        </w:tc>
      </w:tr>
      <w:tr w:rsidR="00BC4784" w:rsidRPr="00BC4784" w14:paraId="74162DEE" w14:textId="77777777" w:rsidTr="00BC4784">
        <w:trPr>
          <w:trHeight w:val="300"/>
        </w:trPr>
        <w:tc>
          <w:tcPr>
            <w:tcW w:w="7455" w:type="dxa"/>
            <w:gridSpan w:val="5"/>
            <w:tcBorders>
              <w:top w:val="single" w:sz="6" w:space="0" w:color="000000"/>
              <w:left w:val="single" w:sz="6" w:space="0" w:color="000000"/>
              <w:bottom w:val="single" w:sz="6" w:space="0" w:color="000000"/>
              <w:right w:val="single" w:sz="6" w:space="0" w:color="000000"/>
            </w:tcBorders>
            <w:shd w:val="clear" w:color="auto" w:fill="FFFF00"/>
            <w:hideMark/>
          </w:tcPr>
          <w:p w14:paraId="0B775D29" w14:textId="77777777" w:rsidR="00BC4784" w:rsidRPr="00BC4784" w:rsidRDefault="00BC4784" w:rsidP="00BC4784">
            <w:pPr>
              <w:rPr>
                <w:b/>
                <w:bCs/>
                <w:lang w:val="en-US"/>
              </w:rPr>
            </w:pPr>
            <w:r w:rsidRPr="00BC4784">
              <w:rPr>
                <w:b/>
                <w:bCs/>
                <w:lang w:val="en-GB"/>
              </w:rPr>
              <w:t>Test Scenario </w:t>
            </w:r>
            <w:r w:rsidRPr="00BC4784">
              <w:rPr>
                <w:b/>
                <w:bCs/>
                <w:lang w:val="en-US"/>
              </w:rPr>
              <w:t> </w:t>
            </w:r>
          </w:p>
        </w:tc>
        <w:tc>
          <w:tcPr>
            <w:tcW w:w="6390"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7D3DA26A" w14:textId="77777777" w:rsidR="00BC4784" w:rsidRPr="00BC4784" w:rsidRDefault="00BC4784" w:rsidP="00BC4784">
            <w:pPr>
              <w:rPr>
                <w:b/>
                <w:bCs/>
                <w:lang w:val="en-US"/>
              </w:rPr>
            </w:pPr>
            <w:r w:rsidRPr="00BC4784">
              <w:rPr>
                <w:b/>
                <w:bCs/>
                <w:lang w:val="en-US"/>
              </w:rPr>
              <w:t xml:space="preserve">- </w:t>
            </w:r>
            <w:r w:rsidRPr="00BC4784">
              <w:rPr>
                <w:b/>
                <w:bCs/>
                <w:lang w:val="en-GB"/>
              </w:rPr>
              <w:t>Verify that users can add, update, or remove inventory items.</w:t>
            </w:r>
            <w:r w:rsidRPr="00BC4784">
              <w:rPr>
                <w:b/>
                <w:bCs/>
                <w:lang w:val="en-US"/>
              </w:rPr>
              <w:t> </w:t>
            </w:r>
          </w:p>
          <w:p w14:paraId="408CC960" w14:textId="77777777" w:rsidR="00BC4784" w:rsidRPr="00BC4784" w:rsidRDefault="00BC4784" w:rsidP="00BC4784">
            <w:pPr>
              <w:rPr>
                <w:b/>
                <w:bCs/>
                <w:lang w:val="en-US"/>
              </w:rPr>
            </w:pPr>
            <w:r w:rsidRPr="00BC4784">
              <w:rPr>
                <w:b/>
                <w:bCs/>
                <w:lang w:val="en-GB"/>
              </w:rPr>
              <w:t>- Verify that changes are saved and displayed correctly.</w:t>
            </w:r>
            <w:r w:rsidRPr="00BC4784">
              <w:rPr>
                <w:b/>
                <w:bCs/>
                <w:lang w:val="en-US"/>
              </w:rPr>
              <w:t> </w:t>
            </w:r>
          </w:p>
        </w:tc>
      </w:tr>
      <w:tr w:rsidR="00BC4784" w:rsidRPr="00BC4784" w14:paraId="2F52A914"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FFFF00"/>
            <w:hideMark/>
          </w:tcPr>
          <w:p w14:paraId="11ECFD4C" w14:textId="77777777" w:rsidR="00BC4784" w:rsidRPr="00BC4784" w:rsidRDefault="00BC4784" w:rsidP="00BC4784">
            <w:pPr>
              <w:rPr>
                <w:b/>
                <w:bCs/>
                <w:lang w:val="en-US"/>
              </w:rPr>
            </w:pPr>
            <w:r w:rsidRPr="00BC4784">
              <w:rPr>
                <w:b/>
                <w:bCs/>
                <w:lang w:val="en-GB"/>
              </w:rPr>
              <w:t>Step # </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FFFF00"/>
            <w:hideMark/>
          </w:tcPr>
          <w:p w14:paraId="4BBE0D92" w14:textId="77777777" w:rsidR="00BC4784" w:rsidRPr="00BC4784" w:rsidRDefault="00BC4784" w:rsidP="00BC4784">
            <w:pPr>
              <w:rPr>
                <w:b/>
                <w:bCs/>
                <w:lang w:val="en-US"/>
              </w:rPr>
            </w:pPr>
            <w:r w:rsidRPr="00BC4784">
              <w:rPr>
                <w:b/>
                <w:bCs/>
                <w:lang w:val="en-GB"/>
              </w:rPr>
              <w:t>Step Details </w:t>
            </w:r>
            <w:r w:rsidRPr="00BC4784">
              <w:rPr>
                <w:b/>
                <w:bCs/>
                <w:lang w:val="en-US"/>
              </w:rPr>
              <w:t> </w:t>
            </w:r>
          </w:p>
        </w:tc>
        <w:tc>
          <w:tcPr>
            <w:tcW w:w="406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551B8662" w14:textId="77777777" w:rsidR="00BC4784" w:rsidRPr="00BC4784" w:rsidRDefault="00BC4784" w:rsidP="00BC4784">
            <w:pPr>
              <w:rPr>
                <w:b/>
                <w:bCs/>
                <w:lang w:val="en-US"/>
              </w:rPr>
            </w:pPr>
            <w:r w:rsidRPr="00BC4784">
              <w:rPr>
                <w:b/>
                <w:bCs/>
                <w:lang w:val="en-GB"/>
              </w:rPr>
              <w:t>Expected Results </w:t>
            </w:r>
            <w:r w:rsidRPr="00BC4784">
              <w:rPr>
                <w:b/>
                <w:bCs/>
                <w:lang w:val="en-US"/>
              </w:rPr>
              <w:t> </w:t>
            </w: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1BFF5078" w14:textId="77777777" w:rsidR="00BC4784" w:rsidRPr="00BC4784" w:rsidRDefault="00BC4784" w:rsidP="00BC4784">
            <w:pPr>
              <w:rPr>
                <w:b/>
                <w:bCs/>
                <w:lang w:val="en-US"/>
              </w:rPr>
            </w:pPr>
            <w:r w:rsidRPr="00BC4784">
              <w:rPr>
                <w:b/>
                <w:bCs/>
                <w:lang w:val="en-GB"/>
              </w:rPr>
              <w:t>Actual Results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2CBED087" w14:textId="77777777" w:rsidR="00BC4784" w:rsidRPr="00BC4784" w:rsidRDefault="00BC4784" w:rsidP="00BC4784">
            <w:pPr>
              <w:rPr>
                <w:b/>
                <w:bCs/>
                <w:lang w:val="en-US"/>
              </w:rPr>
            </w:pPr>
            <w:r w:rsidRPr="00BC4784">
              <w:rPr>
                <w:b/>
                <w:bCs/>
                <w:lang w:val="en-GB"/>
              </w:rPr>
              <w:t>Pass / Fail / Not executed / Suspend </w:t>
            </w:r>
            <w:r w:rsidRPr="00BC4784">
              <w:rPr>
                <w:b/>
                <w:bCs/>
                <w:lang w:val="en-US"/>
              </w:rPr>
              <w:t> </w:t>
            </w:r>
          </w:p>
        </w:tc>
      </w:tr>
      <w:tr w:rsidR="00BC4784" w:rsidRPr="00BC4784" w14:paraId="71076B3C"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112D3C89" w14:textId="77777777" w:rsidR="00BC4784" w:rsidRPr="00BC4784" w:rsidRDefault="00BC4784" w:rsidP="00BC4784">
            <w:pPr>
              <w:rPr>
                <w:b/>
                <w:bCs/>
                <w:lang w:val="en-US"/>
              </w:rPr>
            </w:pPr>
            <w:r w:rsidRPr="00BC4784">
              <w:rPr>
                <w:b/>
                <w:bCs/>
                <w:lang w:val="en-GB"/>
              </w:rPr>
              <w:t>1</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0F780633" w14:textId="77777777" w:rsidR="00BC4784" w:rsidRPr="00BC4784" w:rsidRDefault="00BC4784" w:rsidP="00BC4784">
            <w:pPr>
              <w:rPr>
                <w:b/>
                <w:bCs/>
                <w:lang w:val="en-US"/>
              </w:rPr>
            </w:pPr>
            <w:r w:rsidRPr="00BC4784">
              <w:rPr>
                <w:b/>
                <w:bCs/>
                <w:lang w:val="en-GB"/>
              </w:rPr>
              <w:t>Log in as inventory staff.</w:t>
            </w:r>
            <w:r w:rsidRPr="00BC4784">
              <w:rPr>
                <w:b/>
                <w:bCs/>
                <w:lang w:val="en-US"/>
              </w:rPr>
              <w:t> </w:t>
            </w:r>
          </w:p>
        </w:tc>
        <w:tc>
          <w:tcPr>
            <w:tcW w:w="4065" w:type="dxa"/>
            <w:gridSpan w:val="2"/>
            <w:vMerge w:val="restart"/>
            <w:tcBorders>
              <w:top w:val="single" w:sz="6" w:space="0" w:color="000000"/>
              <w:left w:val="single" w:sz="6" w:space="0" w:color="000000"/>
              <w:bottom w:val="single" w:sz="6" w:space="0" w:color="000000"/>
              <w:right w:val="single" w:sz="6" w:space="0" w:color="000000"/>
            </w:tcBorders>
            <w:shd w:val="clear" w:color="auto" w:fill="auto"/>
            <w:hideMark/>
          </w:tcPr>
          <w:p w14:paraId="0A928F5F" w14:textId="77777777" w:rsidR="00BC4784" w:rsidRPr="00BC4784" w:rsidRDefault="00BC4784" w:rsidP="00BC4784">
            <w:pPr>
              <w:numPr>
                <w:ilvl w:val="0"/>
                <w:numId w:val="52"/>
              </w:numPr>
              <w:rPr>
                <w:b/>
                <w:bCs/>
                <w:lang w:val="en-US"/>
              </w:rPr>
            </w:pPr>
            <w:r w:rsidRPr="00BC4784">
              <w:rPr>
                <w:b/>
                <w:bCs/>
                <w:lang w:val="en-GB"/>
              </w:rPr>
              <w:t>Inventory management page is displayed showing current inventory items.</w:t>
            </w:r>
            <w:r w:rsidRPr="00BC4784">
              <w:rPr>
                <w:b/>
                <w:bCs/>
                <w:lang w:val="en-US"/>
              </w:rPr>
              <w:t> </w:t>
            </w:r>
          </w:p>
          <w:p w14:paraId="3392F5DF" w14:textId="77777777" w:rsidR="00BC4784" w:rsidRPr="00BC4784" w:rsidRDefault="00BC4784" w:rsidP="00BC4784">
            <w:pPr>
              <w:numPr>
                <w:ilvl w:val="0"/>
                <w:numId w:val="53"/>
              </w:numPr>
              <w:rPr>
                <w:b/>
                <w:bCs/>
                <w:lang w:val="en-US"/>
              </w:rPr>
            </w:pPr>
            <w:r w:rsidRPr="00BC4784">
              <w:rPr>
                <w:b/>
                <w:bCs/>
                <w:lang w:val="en-GB"/>
              </w:rPr>
              <w:t>The system shows the inventory items with details like stock levels.</w:t>
            </w:r>
            <w:r w:rsidRPr="00BC4784">
              <w:rPr>
                <w:b/>
                <w:bCs/>
                <w:lang w:val="en-US"/>
              </w:rPr>
              <w:t> </w:t>
            </w:r>
          </w:p>
          <w:p w14:paraId="27EF34FE" w14:textId="77777777" w:rsidR="00BC4784" w:rsidRPr="00BC4784" w:rsidRDefault="00BC4784" w:rsidP="00BC4784">
            <w:pPr>
              <w:numPr>
                <w:ilvl w:val="0"/>
                <w:numId w:val="54"/>
              </w:numPr>
              <w:rPr>
                <w:b/>
                <w:bCs/>
                <w:lang w:val="en-US"/>
              </w:rPr>
            </w:pPr>
            <w:r w:rsidRPr="00BC4784">
              <w:rPr>
                <w:b/>
                <w:bCs/>
                <w:lang w:val="en-GB"/>
              </w:rPr>
              <w:t>Changes are reflected correctly in the system and confirmation provided.</w:t>
            </w:r>
            <w:r w:rsidRPr="00BC4784">
              <w:rPr>
                <w:b/>
                <w:bCs/>
                <w:lang w:val="en-US"/>
              </w:rPr>
              <w:t> </w:t>
            </w: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ED0CAF8"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B0745A3"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365DD7E5"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44A9C1A7" w14:textId="77777777" w:rsidR="00BC4784" w:rsidRPr="00BC4784" w:rsidRDefault="00BC4784" w:rsidP="00BC4784">
            <w:pPr>
              <w:rPr>
                <w:b/>
                <w:bCs/>
                <w:lang w:val="en-US"/>
              </w:rPr>
            </w:pPr>
            <w:r w:rsidRPr="00BC4784">
              <w:rPr>
                <w:b/>
                <w:bCs/>
                <w:lang w:val="en-GB"/>
              </w:rPr>
              <w:t>2</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3F76EA07" w14:textId="77777777" w:rsidR="00BC4784" w:rsidRPr="00BC4784" w:rsidRDefault="00BC4784" w:rsidP="00BC4784">
            <w:pPr>
              <w:rPr>
                <w:b/>
                <w:bCs/>
                <w:lang w:val="en-US"/>
              </w:rPr>
            </w:pPr>
            <w:r w:rsidRPr="00BC4784">
              <w:rPr>
                <w:b/>
                <w:bCs/>
                <w:lang w:val="en-GB"/>
              </w:rPr>
              <w:t>Navigate to "Manage Inventory" option.</w:t>
            </w:r>
            <w:r w:rsidRPr="00BC4784">
              <w:rPr>
                <w:b/>
                <w:bCs/>
                <w:lang w:val="en-US"/>
              </w:rPr>
              <w:t> </w:t>
            </w: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FFCD786" w14:textId="77777777" w:rsidR="00BC4784" w:rsidRPr="00BC4784" w:rsidRDefault="00BC4784" w:rsidP="00BC4784">
            <w:pPr>
              <w:rPr>
                <w:b/>
                <w:bCs/>
                <w:lang w:val="en-US"/>
              </w:rPr>
            </w:pP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1E5065F"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A324A6C"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7A1D458F"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49302AAE" w14:textId="77777777" w:rsidR="00BC4784" w:rsidRPr="00BC4784" w:rsidRDefault="00BC4784" w:rsidP="00BC4784">
            <w:pPr>
              <w:rPr>
                <w:b/>
                <w:bCs/>
                <w:lang w:val="en-US"/>
              </w:rPr>
            </w:pPr>
            <w:r w:rsidRPr="00BC4784">
              <w:rPr>
                <w:b/>
                <w:bCs/>
                <w:lang w:val="en-GB"/>
              </w:rPr>
              <w:t>3</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57E241C8" w14:textId="77777777" w:rsidR="00BC4784" w:rsidRPr="00BC4784" w:rsidRDefault="00BC4784" w:rsidP="00BC4784">
            <w:pPr>
              <w:rPr>
                <w:b/>
                <w:bCs/>
                <w:lang w:val="en-US"/>
              </w:rPr>
            </w:pPr>
            <w:r w:rsidRPr="00BC4784">
              <w:rPr>
                <w:b/>
                <w:bCs/>
                <w:lang w:val="en-GB"/>
              </w:rPr>
              <w:t>Add, update, or remove an inventory item.</w:t>
            </w:r>
            <w:r w:rsidRPr="00BC4784">
              <w:rPr>
                <w:b/>
                <w:bCs/>
                <w:lang w:val="en-US"/>
              </w:rPr>
              <w:t> </w:t>
            </w: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E027711" w14:textId="77777777" w:rsidR="00BC4784" w:rsidRPr="00BC4784" w:rsidRDefault="00BC4784" w:rsidP="00BC4784">
            <w:pPr>
              <w:rPr>
                <w:b/>
                <w:bCs/>
                <w:lang w:val="en-US"/>
              </w:rPr>
            </w:pP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F9E7FBF"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E97A18B"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1DEED9B5"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500266A6" w14:textId="77777777" w:rsidR="00BC4784" w:rsidRPr="00BC4784" w:rsidRDefault="00BC4784" w:rsidP="00BC4784">
            <w:pPr>
              <w:rPr>
                <w:b/>
                <w:bCs/>
                <w:lang w:val="en-US"/>
              </w:rPr>
            </w:pPr>
            <w:r w:rsidRPr="00BC4784">
              <w:rPr>
                <w:b/>
                <w:bCs/>
                <w:lang w:val="en-GB"/>
              </w:rPr>
              <w:t>4</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0728D722" w14:textId="77777777" w:rsidR="00BC4784" w:rsidRPr="00BC4784" w:rsidRDefault="00BC4784" w:rsidP="00BC4784">
            <w:pPr>
              <w:rPr>
                <w:b/>
                <w:bCs/>
                <w:lang w:val="en-US"/>
              </w:rPr>
            </w:pPr>
            <w:r w:rsidRPr="00BC4784">
              <w:rPr>
                <w:b/>
                <w:bCs/>
                <w:lang w:val="en-GB"/>
              </w:rPr>
              <w:t> </w:t>
            </w:r>
            <w:r w:rsidRPr="00BC4784">
              <w:rPr>
                <w:b/>
                <w:bCs/>
                <w:lang w:val="en-US"/>
              </w:rPr>
              <w:t> </w:t>
            </w: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4D1EB40" w14:textId="77777777" w:rsidR="00BC4784" w:rsidRPr="00BC4784" w:rsidRDefault="00BC4784" w:rsidP="00BC4784">
            <w:pPr>
              <w:rPr>
                <w:b/>
                <w:bCs/>
                <w:lang w:val="en-US"/>
              </w:rPr>
            </w:pP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43ABD0F"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C73B4E1" w14:textId="77777777" w:rsidR="00BC4784" w:rsidRPr="00BC4784" w:rsidRDefault="00BC4784" w:rsidP="00BC4784">
            <w:pPr>
              <w:rPr>
                <w:b/>
                <w:bCs/>
                <w:lang w:val="en-US"/>
              </w:rPr>
            </w:pPr>
            <w:r w:rsidRPr="00BC4784">
              <w:rPr>
                <w:b/>
                <w:bCs/>
                <w:lang w:val="en-GB"/>
              </w:rPr>
              <w:t> </w:t>
            </w:r>
            <w:r w:rsidRPr="00BC4784">
              <w:rPr>
                <w:b/>
                <w:bCs/>
                <w:lang w:val="en-US"/>
              </w:rPr>
              <w:t> </w:t>
            </w:r>
          </w:p>
        </w:tc>
      </w:tr>
    </w:tbl>
    <w:p w14:paraId="6F22B08B" w14:textId="1C57359B" w:rsidR="00BC4784" w:rsidRPr="00BC4784" w:rsidRDefault="00BC4784" w:rsidP="00BC4784">
      <w:pPr>
        <w:rPr>
          <w:b/>
          <w:bCs/>
          <w:lang w:val="en-US"/>
        </w:rPr>
      </w:pPr>
      <w:r w:rsidRPr="00BC4784">
        <w:rPr>
          <w:b/>
          <w:bCs/>
          <w:lang w:val="en-US"/>
        </w:rPr>
        <w:t> </w:t>
      </w:r>
    </w:p>
    <w:p w14:paraId="20DBC2C1" w14:textId="7462262B" w:rsidR="00BC4784" w:rsidRPr="00BC4784" w:rsidRDefault="00BC4784" w:rsidP="00BC4784">
      <w:pPr>
        <w:rPr>
          <w:b/>
          <w:bCs/>
          <w:lang w:val="en-US"/>
        </w:rPr>
      </w:pPr>
      <w:r w:rsidRPr="00BC4784">
        <w:rPr>
          <w:b/>
          <w:bCs/>
          <w:lang w:val="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8"/>
        <w:gridCol w:w="767"/>
        <w:gridCol w:w="1056"/>
        <w:gridCol w:w="771"/>
        <w:gridCol w:w="1186"/>
        <w:gridCol w:w="1677"/>
        <w:gridCol w:w="533"/>
        <w:gridCol w:w="960"/>
        <w:gridCol w:w="789"/>
        <w:gridCol w:w="757"/>
      </w:tblGrid>
      <w:tr w:rsidR="00BC4784" w:rsidRPr="00BC4784" w14:paraId="40F9CD43"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29CB1C23" w14:textId="77777777" w:rsidR="00BC4784" w:rsidRPr="00BC4784" w:rsidRDefault="00BC4784" w:rsidP="00BC4784">
            <w:pPr>
              <w:rPr>
                <w:b/>
                <w:bCs/>
                <w:lang w:val="en-US"/>
              </w:rPr>
            </w:pPr>
            <w:r w:rsidRPr="00BC4784">
              <w:rPr>
                <w:b/>
                <w:bCs/>
                <w:lang w:val="en-GB"/>
              </w:rPr>
              <w:t>Test Case ID </w:t>
            </w:r>
            <w:r w:rsidRPr="00BC4784">
              <w:rPr>
                <w:b/>
                <w:bCs/>
                <w:lang w:val="en-US"/>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hideMark/>
          </w:tcPr>
          <w:p w14:paraId="70034321" w14:textId="77777777" w:rsidR="00BC4784" w:rsidRPr="00BC4784" w:rsidRDefault="00BC4784" w:rsidP="00BC4784">
            <w:pPr>
              <w:rPr>
                <w:b/>
                <w:bCs/>
                <w:lang w:val="en-US"/>
              </w:rPr>
            </w:pPr>
            <w:r w:rsidRPr="00BC4784">
              <w:rPr>
                <w:b/>
                <w:bCs/>
                <w:lang w:val="en-GB"/>
              </w:rPr>
              <w:t>04</w:t>
            </w:r>
            <w:r w:rsidRPr="00BC4784">
              <w:rPr>
                <w:b/>
                <w:bCs/>
                <w:lang w:val="en-US"/>
              </w:rPr>
              <w:t> </w:t>
            </w:r>
          </w:p>
        </w:tc>
        <w:tc>
          <w:tcPr>
            <w:tcW w:w="271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48332FB7" w14:textId="77777777" w:rsidR="00BC4784" w:rsidRPr="00BC4784" w:rsidRDefault="00BC4784" w:rsidP="00BC4784">
            <w:pPr>
              <w:rPr>
                <w:b/>
                <w:bCs/>
                <w:lang w:val="en-US"/>
              </w:rPr>
            </w:pPr>
            <w:r w:rsidRPr="00BC4784">
              <w:rPr>
                <w:b/>
                <w:bCs/>
                <w:lang w:val="en-GB"/>
              </w:rPr>
              <w:t>Test Case Description </w:t>
            </w:r>
            <w:r w:rsidRPr="00BC4784">
              <w:rPr>
                <w:b/>
                <w:bCs/>
                <w:lang w:val="en-US"/>
              </w:rPr>
              <w:t> </w:t>
            </w:r>
          </w:p>
        </w:tc>
        <w:tc>
          <w:tcPr>
            <w:tcW w:w="32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EBA5A84" w14:textId="77777777" w:rsidR="00BC4784" w:rsidRPr="00BC4784" w:rsidRDefault="00BC4784" w:rsidP="00BC4784">
            <w:pPr>
              <w:rPr>
                <w:b/>
                <w:bCs/>
                <w:lang w:val="en-US"/>
              </w:rPr>
            </w:pPr>
            <w:r w:rsidRPr="00BC4784">
              <w:rPr>
                <w:b/>
                <w:bCs/>
                <w:lang w:val="en-GB"/>
              </w:rPr>
              <w:t>Ensure equipment processing functionality.</w:t>
            </w:r>
            <w:r w:rsidRPr="00BC4784">
              <w:rPr>
                <w:b/>
                <w:bCs/>
                <w:lang w:val="en-US"/>
              </w:rPr>
              <w:t> </w:t>
            </w:r>
          </w:p>
        </w:tc>
        <w:tc>
          <w:tcPr>
            <w:tcW w:w="187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7E2F6E63" w14:textId="77777777" w:rsidR="00BC4784" w:rsidRPr="00BC4784" w:rsidRDefault="00BC4784" w:rsidP="00BC4784">
            <w:pPr>
              <w:rPr>
                <w:b/>
                <w:bCs/>
                <w:lang w:val="en-US"/>
              </w:rPr>
            </w:pPr>
            <w:r w:rsidRPr="00BC4784">
              <w:rPr>
                <w:b/>
                <w:bCs/>
                <w:lang w:val="en-GB"/>
              </w:rPr>
              <w:t>Version </w:t>
            </w:r>
            <w:r w:rsidRPr="00BC4784">
              <w:rPr>
                <w:b/>
                <w:bCs/>
                <w:lang w:val="en-US"/>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7CAAD6A7" w14:textId="77777777" w:rsidR="00BC4784" w:rsidRPr="00BC4784" w:rsidRDefault="00BC4784" w:rsidP="00BC4784">
            <w:pPr>
              <w:rPr>
                <w:b/>
                <w:bCs/>
                <w:lang w:val="en-US"/>
              </w:rPr>
            </w:pPr>
            <w:r w:rsidRPr="00BC4784">
              <w:rPr>
                <w:b/>
                <w:bCs/>
                <w:lang w:val="en-GB"/>
              </w:rPr>
              <w:t>1.0 </w:t>
            </w:r>
            <w:r w:rsidRPr="00BC4784">
              <w:rPr>
                <w:b/>
                <w:bCs/>
                <w:lang w:val="en-US"/>
              </w:rPr>
              <w:t> </w:t>
            </w:r>
          </w:p>
        </w:tc>
      </w:tr>
      <w:tr w:rsidR="00BC4784" w:rsidRPr="00BC4784" w14:paraId="3A9E8C3E"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4A446246" w14:textId="77777777" w:rsidR="00BC4784" w:rsidRPr="00BC4784" w:rsidRDefault="00BC4784" w:rsidP="00BC4784">
            <w:pPr>
              <w:rPr>
                <w:b/>
                <w:bCs/>
                <w:lang w:val="en-US"/>
              </w:rPr>
            </w:pPr>
            <w:r w:rsidRPr="00BC4784">
              <w:rPr>
                <w:b/>
                <w:bCs/>
                <w:lang w:val="en-GB"/>
              </w:rPr>
              <w:t>Created By </w:t>
            </w:r>
            <w:r w:rsidRPr="00BC4784">
              <w:rPr>
                <w:b/>
                <w:bCs/>
                <w:lang w:val="en-US"/>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hideMark/>
          </w:tcPr>
          <w:p w14:paraId="3C7AF697" w14:textId="77777777" w:rsidR="00BC4784" w:rsidRPr="00BC4784" w:rsidRDefault="00BC4784" w:rsidP="00BC4784">
            <w:pPr>
              <w:rPr>
                <w:b/>
                <w:bCs/>
                <w:lang w:val="en-US"/>
              </w:rPr>
            </w:pPr>
            <w:r w:rsidRPr="00BC4784">
              <w:rPr>
                <w:b/>
                <w:bCs/>
                <w:lang w:val="en-US"/>
              </w:rPr>
              <w:t> </w:t>
            </w:r>
          </w:p>
        </w:tc>
        <w:tc>
          <w:tcPr>
            <w:tcW w:w="271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5452CC8E" w14:textId="77777777" w:rsidR="00BC4784" w:rsidRPr="00BC4784" w:rsidRDefault="00BC4784" w:rsidP="00BC4784">
            <w:pPr>
              <w:rPr>
                <w:b/>
                <w:bCs/>
                <w:lang w:val="en-US"/>
              </w:rPr>
            </w:pPr>
            <w:r w:rsidRPr="00BC4784">
              <w:rPr>
                <w:b/>
                <w:bCs/>
                <w:lang w:val="en-GB"/>
              </w:rPr>
              <w:t>Reviewed By </w:t>
            </w:r>
            <w:r w:rsidRPr="00BC4784">
              <w:rPr>
                <w:b/>
                <w:bCs/>
                <w:lang w:val="en-US"/>
              </w:rPr>
              <w:t> </w:t>
            </w:r>
          </w:p>
        </w:tc>
        <w:tc>
          <w:tcPr>
            <w:tcW w:w="32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77E4B4A" w14:textId="77777777" w:rsidR="00BC4784" w:rsidRPr="00BC4784" w:rsidRDefault="00BC4784" w:rsidP="00BC4784">
            <w:pPr>
              <w:rPr>
                <w:b/>
                <w:bCs/>
                <w:lang w:val="en-US"/>
              </w:rPr>
            </w:pPr>
            <w:r w:rsidRPr="00BC4784">
              <w:rPr>
                <w:b/>
                <w:bCs/>
                <w:lang w:val="en-GB"/>
              </w:rPr>
              <w:t> </w:t>
            </w:r>
            <w:r w:rsidRPr="00BC4784">
              <w:rPr>
                <w:b/>
                <w:bCs/>
                <w:lang w:val="en-US"/>
              </w:rPr>
              <w:t> </w:t>
            </w:r>
          </w:p>
        </w:tc>
        <w:tc>
          <w:tcPr>
            <w:tcW w:w="187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31B1859" w14:textId="77777777" w:rsidR="00BC4784" w:rsidRPr="00BC4784" w:rsidRDefault="00BC4784" w:rsidP="00BC4784">
            <w:pPr>
              <w:rPr>
                <w:b/>
                <w:bCs/>
                <w:lang w:val="en-US"/>
              </w:rPr>
            </w:pPr>
            <w:r w:rsidRPr="00BC4784">
              <w:rPr>
                <w:b/>
                <w:bCs/>
                <w:lang w:val="en-GB"/>
              </w:rPr>
              <w:t> </w:t>
            </w:r>
            <w:r w:rsidRPr="00BC4784">
              <w:rPr>
                <w:b/>
                <w:bCs/>
                <w:lang w:val="en-US"/>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1181C63B"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30AF748A" w14:textId="77777777" w:rsidTr="00BC4784">
        <w:trPr>
          <w:trHeight w:val="300"/>
        </w:trPr>
        <w:tc>
          <w:tcPr>
            <w:tcW w:w="7455" w:type="dxa"/>
            <w:gridSpan w:val="5"/>
            <w:tcBorders>
              <w:top w:val="single" w:sz="6" w:space="0" w:color="000000"/>
              <w:left w:val="single" w:sz="6" w:space="0" w:color="000000"/>
              <w:bottom w:val="single" w:sz="6" w:space="0" w:color="000000"/>
              <w:right w:val="single" w:sz="6" w:space="0" w:color="000000"/>
            </w:tcBorders>
            <w:shd w:val="clear" w:color="auto" w:fill="FFFF00"/>
            <w:hideMark/>
          </w:tcPr>
          <w:p w14:paraId="6F76F2F3" w14:textId="77777777" w:rsidR="00BC4784" w:rsidRPr="00BC4784" w:rsidRDefault="00BC4784" w:rsidP="00BC4784">
            <w:pPr>
              <w:rPr>
                <w:b/>
                <w:bCs/>
                <w:lang w:val="en-US"/>
              </w:rPr>
            </w:pPr>
            <w:r w:rsidRPr="00BC4784">
              <w:rPr>
                <w:b/>
                <w:bCs/>
                <w:lang w:val="en-GB"/>
              </w:rPr>
              <w:t>QA Tester’s Log </w:t>
            </w:r>
            <w:r w:rsidRPr="00BC4784">
              <w:rPr>
                <w:b/>
                <w:bCs/>
                <w:lang w:val="en-US"/>
              </w:rPr>
              <w:t> </w:t>
            </w:r>
          </w:p>
        </w:tc>
        <w:tc>
          <w:tcPr>
            <w:tcW w:w="6390"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4153389B" w14:textId="77777777" w:rsidR="00BC4784" w:rsidRPr="00BC4784" w:rsidRDefault="00BC4784" w:rsidP="00BC4784">
            <w:pPr>
              <w:rPr>
                <w:b/>
                <w:bCs/>
                <w:lang w:val="en-US"/>
              </w:rPr>
            </w:pPr>
            <w:r w:rsidRPr="00BC4784">
              <w:rPr>
                <w:b/>
                <w:bCs/>
                <w:lang w:val="en-GB"/>
              </w:rPr>
              <w:t>Verify that equipment processing steps completed as expected; all status updates were logged correctly.</w:t>
            </w:r>
            <w:r w:rsidRPr="00BC4784">
              <w:rPr>
                <w:b/>
                <w:bCs/>
                <w:lang w:val="en-US"/>
              </w:rPr>
              <w:t> </w:t>
            </w:r>
          </w:p>
        </w:tc>
      </w:tr>
      <w:tr w:rsidR="00BC4784" w:rsidRPr="00BC4784" w14:paraId="6EEAD9F9"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5616B0FE" w14:textId="77777777" w:rsidR="00BC4784" w:rsidRPr="00BC4784" w:rsidRDefault="00BC4784" w:rsidP="00BC4784">
            <w:pPr>
              <w:rPr>
                <w:b/>
                <w:bCs/>
                <w:lang w:val="en-US"/>
              </w:rPr>
            </w:pPr>
            <w:r w:rsidRPr="00BC4784">
              <w:rPr>
                <w:b/>
                <w:bCs/>
                <w:lang w:val="en-GB"/>
              </w:rPr>
              <w:t>Tester’s Name </w:t>
            </w:r>
            <w:r w:rsidRPr="00BC4784">
              <w:rPr>
                <w:b/>
                <w:bCs/>
                <w:lang w:val="en-US"/>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hideMark/>
          </w:tcPr>
          <w:p w14:paraId="3F90D877"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71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32CD1F0E" w14:textId="77777777" w:rsidR="00BC4784" w:rsidRPr="00BC4784" w:rsidRDefault="00BC4784" w:rsidP="00BC4784">
            <w:pPr>
              <w:rPr>
                <w:b/>
                <w:bCs/>
                <w:lang w:val="en-US"/>
              </w:rPr>
            </w:pPr>
            <w:r w:rsidRPr="00BC4784">
              <w:rPr>
                <w:b/>
                <w:bCs/>
                <w:lang w:val="en-GB"/>
              </w:rPr>
              <w:t>Date Tested </w:t>
            </w:r>
            <w:r w:rsidRPr="00BC4784">
              <w:rPr>
                <w:b/>
                <w:bCs/>
                <w:lang w:val="en-US"/>
              </w:rPr>
              <w:t> </w:t>
            </w:r>
          </w:p>
        </w:tc>
        <w:tc>
          <w:tcPr>
            <w:tcW w:w="32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22D1D0E" w14:textId="77777777" w:rsidR="00BC4784" w:rsidRPr="00BC4784" w:rsidRDefault="00BC4784" w:rsidP="00BC4784">
            <w:pPr>
              <w:rPr>
                <w:b/>
                <w:bCs/>
                <w:lang w:val="en-US"/>
              </w:rPr>
            </w:pPr>
            <w:r w:rsidRPr="00BC4784">
              <w:rPr>
                <w:b/>
                <w:bCs/>
                <w:lang w:val="en-GB"/>
              </w:rPr>
              <w:t> </w:t>
            </w:r>
            <w:r w:rsidRPr="00BC4784">
              <w:rPr>
                <w:b/>
                <w:bCs/>
                <w:lang w:val="en-US"/>
              </w:rPr>
              <w:t> </w:t>
            </w:r>
          </w:p>
        </w:tc>
        <w:tc>
          <w:tcPr>
            <w:tcW w:w="187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17C041B5" w14:textId="77777777" w:rsidR="00BC4784" w:rsidRPr="00BC4784" w:rsidRDefault="00BC4784" w:rsidP="00BC4784">
            <w:pPr>
              <w:rPr>
                <w:b/>
                <w:bCs/>
                <w:lang w:val="en-US"/>
              </w:rPr>
            </w:pPr>
            <w:r w:rsidRPr="00BC4784">
              <w:rPr>
                <w:b/>
                <w:bCs/>
                <w:lang w:val="en-GB"/>
              </w:rPr>
              <w:t>Test Case </w:t>
            </w:r>
            <w:r w:rsidRPr="00BC4784">
              <w:rPr>
                <w:b/>
                <w:bCs/>
                <w:lang w:val="en-US"/>
              </w:rPr>
              <w:t> </w:t>
            </w:r>
          </w:p>
          <w:p w14:paraId="45A58942" w14:textId="77777777" w:rsidR="00BC4784" w:rsidRPr="00BC4784" w:rsidRDefault="00BC4784" w:rsidP="00BC4784">
            <w:pPr>
              <w:rPr>
                <w:b/>
                <w:bCs/>
                <w:lang w:val="en-US"/>
              </w:rPr>
            </w:pPr>
            <w:r w:rsidRPr="00BC4784">
              <w:rPr>
                <w:b/>
                <w:bCs/>
                <w:lang w:val="en-GB"/>
              </w:rPr>
              <w:t>(Pass/Fail/Not) </w:t>
            </w:r>
            <w:r w:rsidRPr="00BC4784">
              <w:rPr>
                <w:b/>
                <w:bCs/>
                <w:lang w:val="en-US"/>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7A8F84E9"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4788A1EC"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42B9250F" w14:textId="77777777" w:rsidR="00BC4784" w:rsidRPr="00BC4784" w:rsidRDefault="00BC4784" w:rsidP="00BC4784">
            <w:pPr>
              <w:rPr>
                <w:b/>
                <w:bCs/>
                <w:lang w:val="en-US"/>
              </w:rPr>
            </w:pPr>
            <w:r w:rsidRPr="00BC4784">
              <w:rPr>
                <w:b/>
                <w:bCs/>
                <w:lang w:val="en-GB"/>
              </w:rPr>
              <w:t>S # </w:t>
            </w: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FFFF00"/>
            <w:hideMark/>
          </w:tcPr>
          <w:p w14:paraId="53CF972D" w14:textId="77777777" w:rsidR="00BC4784" w:rsidRPr="00BC4784" w:rsidRDefault="00BC4784" w:rsidP="00BC4784">
            <w:pPr>
              <w:rPr>
                <w:b/>
                <w:bCs/>
                <w:lang w:val="en-US"/>
              </w:rPr>
            </w:pPr>
            <w:r w:rsidRPr="00BC4784">
              <w:rPr>
                <w:b/>
                <w:bCs/>
                <w:lang w:val="en-GB"/>
              </w:rPr>
              <w:t>Prerequisites: </w:t>
            </w: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5DE7744F" w14:textId="77777777" w:rsidR="00BC4784" w:rsidRPr="00BC4784" w:rsidRDefault="00BC4784" w:rsidP="00BC4784">
            <w:pPr>
              <w:rPr>
                <w:b/>
                <w:bCs/>
                <w:lang w:val="en-US"/>
              </w:rPr>
            </w:pPr>
            <w:r w:rsidRPr="00BC4784">
              <w:rPr>
                <w:b/>
                <w:bCs/>
                <w:lang w:val="en-GB"/>
              </w:rPr>
              <w:t>S # </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FFFF00"/>
            <w:hideMark/>
          </w:tcPr>
          <w:p w14:paraId="1365E82C" w14:textId="77777777" w:rsidR="00BC4784" w:rsidRPr="00BC4784" w:rsidRDefault="00BC4784" w:rsidP="00BC4784">
            <w:pPr>
              <w:rPr>
                <w:b/>
                <w:bCs/>
                <w:lang w:val="en-US"/>
              </w:rPr>
            </w:pPr>
            <w:r w:rsidRPr="00BC4784">
              <w:rPr>
                <w:b/>
                <w:bCs/>
                <w:lang w:val="en-GB"/>
              </w:rPr>
              <w:t>Test Data </w:t>
            </w:r>
            <w:r w:rsidRPr="00BC4784">
              <w:rPr>
                <w:b/>
                <w:bCs/>
                <w:lang w:val="en-US"/>
              </w:rPr>
              <w:t> </w:t>
            </w:r>
          </w:p>
        </w:tc>
      </w:tr>
      <w:tr w:rsidR="00BC4784" w:rsidRPr="00BC4784" w14:paraId="28639231"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5FB8AE94" w14:textId="77777777" w:rsidR="00BC4784" w:rsidRPr="00BC4784" w:rsidRDefault="00BC4784" w:rsidP="00BC4784">
            <w:pPr>
              <w:rPr>
                <w:b/>
                <w:bCs/>
                <w:lang w:val="en-US"/>
              </w:rPr>
            </w:pPr>
            <w:r w:rsidRPr="00BC4784">
              <w:rPr>
                <w:b/>
                <w:bCs/>
                <w:lang w:val="en-GB"/>
              </w:rPr>
              <w:t>1 </w:t>
            </w: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4B0E476B" w14:textId="77777777" w:rsidR="00BC4784" w:rsidRPr="00BC4784" w:rsidRDefault="00BC4784" w:rsidP="00BC4784">
            <w:pPr>
              <w:rPr>
                <w:b/>
                <w:bCs/>
                <w:lang w:val="en-US"/>
              </w:rPr>
            </w:pPr>
            <w:r w:rsidRPr="00BC4784">
              <w:rPr>
                <w:b/>
                <w:bCs/>
                <w:lang w:val="en-GB"/>
              </w:rPr>
              <w:t>User must be logged into the system.</w:t>
            </w: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7DD6C409" w14:textId="77777777" w:rsidR="00BC4784" w:rsidRPr="00BC4784" w:rsidRDefault="00BC4784" w:rsidP="00BC4784">
            <w:pPr>
              <w:rPr>
                <w:b/>
                <w:bCs/>
                <w:lang w:val="en-US"/>
              </w:rPr>
            </w:pPr>
            <w:r w:rsidRPr="00BC4784">
              <w:rPr>
                <w:b/>
                <w:bCs/>
                <w:lang w:val="en-GB"/>
              </w:rPr>
              <w:t>1 </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332B8A40" w14:textId="77777777" w:rsidR="00BC4784" w:rsidRPr="00BC4784" w:rsidRDefault="00BC4784" w:rsidP="00BC4784">
            <w:pPr>
              <w:rPr>
                <w:b/>
                <w:bCs/>
                <w:lang w:val="en-US"/>
              </w:rPr>
            </w:pPr>
            <w:r w:rsidRPr="00BC4784">
              <w:rPr>
                <w:b/>
                <w:bCs/>
                <w:lang w:val="en-GB"/>
              </w:rPr>
              <w:t>Username: inventory_user</w:t>
            </w:r>
            <w:r w:rsidRPr="00BC4784">
              <w:rPr>
                <w:b/>
                <w:bCs/>
                <w:lang w:val="en-US"/>
              </w:rPr>
              <w:t> </w:t>
            </w:r>
          </w:p>
        </w:tc>
      </w:tr>
      <w:tr w:rsidR="00BC4784" w:rsidRPr="00BC4784" w14:paraId="4D66E26B"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0EEC2C95" w14:textId="77777777" w:rsidR="00BC4784" w:rsidRPr="00BC4784" w:rsidRDefault="00BC4784" w:rsidP="00BC4784">
            <w:pPr>
              <w:rPr>
                <w:b/>
                <w:bCs/>
                <w:lang w:val="en-US"/>
              </w:rPr>
            </w:pPr>
            <w:r w:rsidRPr="00BC4784">
              <w:rPr>
                <w:b/>
                <w:bCs/>
                <w:lang w:val="en-GB"/>
              </w:rPr>
              <w:t>2</w:t>
            </w: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5770E3F" w14:textId="77777777" w:rsidR="00BC4784" w:rsidRPr="00BC4784" w:rsidRDefault="00BC4784" w:rsidP="00BC4784">
            <w:pPr>
              <w:rPr>
                <w:b/>
                <w:bCs/>
                <w:lang w:val="en-US"/>
              </w:rPr>
            </w:pPr>
            <w:r w:rsidRPr="00BC4784">
              <w:rPr>
                <w:b/>
                <w:bCs/>
                <w:lang w:val="en-GB"/>
              </w:rPr>
              <w:t>User must have permission to process equipment.</w:t>
            </w: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136A509F" w14:textId="77777777" w:rsidR="00BC4784" w:rsidRPr="00BC4784" w:rsidRDefault="00BC4784" w:rsidP="00BC4784">
            <w:pPr>
              <w:rPr>
                <w:b/>
                <w:bCs/>
                <w:lang w:val="en-US"/>
              </w:rPr>
            </w:pPr>
            <w:r w:rsidRPr="00BC4784">
              <w:rPr>
                <w:b/>
                <w:bCs/>
                <w:lang w:val="en-GB"/>
              </w:rPr>
              <w:t>2 </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70A38D0B" w14:textId="77777777" w:rsidR="00BC4784" w:rsidRPr="00BC4784" w:rsidRDefault="00BC4784" w:rsidP="00BC4784">
            <w:pPr>
              <w:rPr>
                <w:b/>
                <w:bCs/>
                <w:lang w:val="en-US"/>
              </w:rPr>
            </w:pPr>
            <w:r w:rsidRPr="00BC4784">
              <w:rPr>
                <w:b/>
                <w:bCs/>
                <w:lang w:val="en-US"/>
              </w:rPr>
              <w:t> </w:t>
            </w:r>
          </w:p>
        </w:tc>
      </w:tr>
      <w:tr w:rsidR="00BC4784" w:rsidRPr="00BC4784" w14:paraId="4C27CADD"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7F0913C9" w14:textId="77777777" w:rsidR="00BC4784" w:rsidRPr="00BC4784" w:rsidRDefault="00BC4784" w:rsidP="00BC4784">
            <w:pPr>
              <w:rPr>
                <w:b/>
                <w:bCs/>
                <w:lang w:val="en-US"/>
              </w:rPr>
            </w:pP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A48FBF6" w14:textId="77777777" w:rsidR="00BC4784" w:rsidRPr="00BC4784" w:rsidRDefault="00BC4784" w:rsidP="00BC4784">
            <w:pPr>
              <w:rPr>
                <w:b/>
                <w:bCs/>
                <w:lang w:val="en-US"/>
              </w:rPr>
            </w:pP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7CF6BC3E" w14:textId="77777777" w:rsidR="00BC4784" w:rsidRPr="00BC4784" w:rsidRDefault="00BC4784" w:rsidP="00BC4784">
            <w:pPr>
              <w:rPr>
                <w:b/>
                <w:bCs/>
                <w:lang w:val="en-US"/>
              </w:rPr>
            </w:pPr>
            <w:r w:rsidRPr="00BC4784">
              <w:rPr>
                <w:b/>
                <w:bCs/>
                <w:lang w:val="en-GB"/>
              </w:rPr>
              <w:t>3</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20A0995A" w14:textId="77777777" w:rsidR="00BC4784" w:rsidRPr="00BC4784" w:rsidRDefault="00BC4784" w:rsidP="00BC4784">
            <w:pPr>
              <w:rPr>
                <w:b/>
                <w:bCs/>
                <w:lang w:val="en-US"/>
              </w:rPr>
            </w:pPr>
            <w:r w:rsidRPr="00BC4784">
              <w:rPr>
                <w:b/>
                <w:bCs/>
                <w:lang w:val="en-US"/>
              </w:rPr>
              <w:t> </w:t>
            </w:r>
          </w:p>
        </w:tc>
      </w:tr>
      <w:tr w:rsidR="00BC4784" w:rsidRPr="00BC4784" w14:paraId="413DABB4"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2D9E70D4" w14:textId="77777777" w:rsidR="00BC4784" w:rsidRPr="00BC4784" w:rsidRDefault="00BC4784" w:rsidP="00BC4784">
            <w:pPr>
              <w:rPr>
                <w:b/>
                <w:bCs/>
                <w:lang w:val="en-US"/>
              </w:rPr>
            </w:pP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325B481D" w14:textId="77777777" w:rsidR="00BC4784" w:rsidRPr="00BC4784" w:rsidRDefault="00BC4784" w:rsidP="00BC4784">
            <w:pPr>
              <w:rPr>
                <w:b/>
                <w:bCs/>
                <w:lang w:val="en-US"/>
              </w:rPr>
            </w:pP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72EA44DE" w14:textId="77777777" w:rsidR="00BC4784" w:rsidRPr="00BC4784" w:rsidRDefault="00BC4784" w:rsidP="00BC4784">
            <w:pPr>
              <w:rPr>
                <w:b/>
                <w:bCs/>
                <w:lang w:val="en-US"/>
              </w:rPr>
            </w:pPr>
            <w:r w:rsidRPr="00BC4784">
              <w:rPr>
                <w:b/>
                <w:bCs/>
                <w:lang w:val="en-GB"/>
              </w:rPr>
              <w:t>4</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2060EBAA" w14:textId="77777777" w:rsidR="00BC4784" w:rsidRPr="00BC4784" w:rsidRDefault="00BC4784" w:rsidP="00BC4784">
            <w:pPr>
              <w:rPr>
                <w:b/>
                <w:bCs/>
                <w:lang w:val="en-US"/>
              </w:rPr>
            </w:pPr>
            <w:r w:rsidRPr="00BC4784">
              <w:rPr>
                <w:b/>
                <w:bCs/>
                <w:lang w:val="en-US"/>
              </w:rPr>
              <w:t> </w:t>
            </w:r>
          </w:p>
        </w:tc>
      </w:tr>
      <w:tr w:rsidR="00BC4784" w:rsidRPr="00BC4784" w14:paraId="00976E03" w14:textId="77777777" w:rsidTr="00BC4784">
        <w:trPr>
          <w:trHeight w:val="300"/>
        </w:trPr>
        <w:tc>
          <w:tcPr>
            <w:tcW w:w="7455" w:type="dxa"/>
            <w:gridSpan w:val="5"/>
            <w:tcBorders>
              <w:top w:val="single" w:sz="6" w:space="0" w:color="000000"/>
              <w:left w:val="single" w:sz="6" w:space="0" w:color="000000"/>
              <w:bottom w:val="single" w:sz="6" w:space="0" w:color="000000"/>
              <w:right w:val="single" w:sz="6" w:space="0" w:color="000000"/>
            </w:tcBorders>
            <w:shd w:val="clear" w:color="auto" w:fill="FFFF00"/>
            <w:hideMark/>
          </w:tcPr>
          <w:p w14:paraId="75F0F526" w14:textId="77777777" w:rsidR="00BC4784" w:rsidRPr="00BC4784" w:rsidRDefault="00BC4784" w:rsidP="00BC4784">
            <w:pPr>
              <w:rPr>
                <w:b/>
                <w:bCs/>
                <w:lang w:val="en-US"/>
              </w:rPr>
            </w:pPr>
            <w:r w:rsidRPr="00BC4784">
              <w:rPr>
                <w:b/>
                <w:bCs/>
                <w:lang w:val="en-GB"/>
              </w:rPr>
              <w:t>Test Scenario </w:t>
            </w:r>
            <w:r w:rsidRPr="00BC4784">
              <w:rPr>
                <w:b/>
                <w:bCs/>
                <w:lang w:val="en-US"/>
              </w:rPr>
              <w:t> </w:t>
            </w:r>
          </w:p>
        </w:tc>
        <w:tc>
          <w:tcPr>
            <w:tcW w:w="6390"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37F9AE10" w14:textId="77777777" w:rsidR="00BC4784" w:rsidRPr="00BC4784" w:rsidRDefault="00BC4784" w:rsidP="00BC4784">
            <w:pPr>
              <w:rPr>
                <w:b/>
                <w:bCs/>
                <w:lang w:val="en-US"/>
              </w:rPr>
            </w:pPr>
            <w:r w:rsidRPr="00BC4784">
              <w:rPr>
                <w:b/>
                <w:bCs/>
                <w:lang w:val="en-US"/>
              </w:rPr>
              <w:t xml:space="preserve">- </w:t>
            </w:r>
            <w:r w:rsidRPr="00BC4784">
              <w:rPr>
                <w:b/>
                <w:bCs/>
                <w:lang w:val="en-GB"/>
              </w:rPr>
              <w:t>Verify that users can process equipment and update its status.</w:t>
            </w:r>
            <w:r w:rsidRPr="00BC4784">
              <w:rPr>
                <w:b/>
                <w:bCs/>
                <w:lang w:val="en-US"/>
              </w:rPr>
              <w:t> </w:t>
            </w:r>
          </w:p>
        </w:tc>
      </w:tr>
      <w:tr w:rsidR="00BC4784" w:rsidRPr="00BC4784" w14:paraId="6C4F94D2"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FFFF00"/>
            <w:hideMark/>
          </w:tcPr>
          <w:p w14:paraId="4C642688" w14:textId="77777777" w:rsidR="00BC4784" w:rsidRPr="00BC4784" w:rsidRDefault="00BC4784" w:rsidP="00BC4784">
            <w:pPr>
              <w:rPr>
                <w:b/>
                <w:bCs/>
                <w:lang w:val="en-US"/>
              </w:rPr>
            </w:pPr>
            <w:r w:rsidRPr="00BC4784">
              <w:rPr>
                <w:b/>
                <w:bCs/>
                <w:lang w:val="en-GB"/>
              </w:rPr>
              <w:t>Step # </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FFFF00"/>
            <w:hideMark/>
          </w:tcPr>
          <w:p w14:paraId="39270726" w14:textId="77777777" w:rsidR="00BC4784" w:rsidRPr="00BC4784" w:rsidRDefault="00BC4784" w:rsidP="00BC4784">
            <w:pPr>
              <w:rPr>
                <w:b/>
                <w:bCs/>
                <w:lang w:val="en-US"/>
              </w:rPr>
            </w:pPr>
            <w:r w:rsidRPr="00BC4784">
              <w:rPr>
                <w:b/>
                <w:bCs/>
                <w:lang w:val="en-GB"/>
              </w:rPr>
              <w:t>Step Details </w:t>
            </w:r>
            <w:r w:rsidRPr="00BC4784">
              <w:rPr>
                <w:b/>
                <w:bCs/>
                <w:lang w:val="en-US"/>
              </w:rPr>
              <w:t> </w:t>
            </w:r>
          </w:p>
        </w:tc>
        <w:tc>
          <w:tcPr>
            <w:tcW w:w="406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294A16A5" w14:textId="77777777" w:rsidR="00BC4784" w:rsidRPr="00BC4784" w:rsidRDefault="00BC4784" w:rsidP="00BC4784">
            <w:pPr>
              <w:rPr>
                <w:b/>
                <w:bCs/>
                <w:lang w:val="en-US"/>
              </w:rPr>
            </w:pPr>
            <w:r w:rsidRPr="00BC4784">
              <w:rPr>
                <w:b/>
                <w:bCs/>
                <w:lang w:val="en-GB"/>
              </w:rPr>
              <w:t>Expected Results </w:t>
            </w:r>
            <w:r w:rsidRPr="00BC4784">
              <w:rPr>
                <w:b/>
                <w:bCs/>
                <w:lang w:val="en-US"/>
              </w:rPr>
              <w:t> </w:t>
            </w: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1A53899E" w14:textId="77777777" w:rsidR="00BC4784" w:rsidRPr="00BC4784" w:rsidRDefault="00BC4784" w:rsidP="00BC4784">
            <w:pPr>
              <w:rPr>
                <w:b/>
                <w:bCs/>
                <w:lang w:val="en-US"/>
              </w:rPr>
            </w:pPr>
            <w:r w:rsidRPr="00BC4784">
              <w:rPr>
                <w:b/>
                <w:bCs/>
                <w:lang w:val="en-GB"/>
              </w:rPr>
              <w:t>Actual Results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11D3256E" w14:textId="77777777" w:rsidR="00BC4784" w:rsidRPr="00BC4784" w:rsidRDefault="00BC4784" w:rsidP="00BC4784">
            <w:pPr>
              <w:rPr>
                <w:b/>
                <w:bCs/>
                <w:lang w:val="en-US"/>
              </w:rPr>
            </w:pPr>
            <w:r w:rsidRPr="00BC4784">
              <w:rPr>
                <w:b/>
                <w:bCs/>
                <w:lang w:val="en-GB"/>
              </w:rPr>
              <w:t>Pass / Fail / Not executed / Suspend </w:t>
            </w:r>
            <w:r w:rsidRPr="00BC4784">
              <w:rPr>
                <w:b/>
                <w:bCs/>
                <w:lang w:val="en-US"/>
              </w:rPr>
              <w:t> </w:t>
            </w:r>
          </w:p>
        </w:tc>
      </w:tr>
      <w:tr w:rsidR="00BC4784" w:rsidRPr="00BC4784" w14:paraId="4D42C85A"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440D2E68" w14:textId="77777777" w:rsidR="00BC4784" w:rsidRPr="00BC4784" w:rsidRDefault="00BC4784" w:rsidP="00BC4784">
            <w:pPr>
              <w:rPr>
                <w:b/>
                <w:bCs/>
                <w:lang w:val="en-US"/>
              </w:rPr>
            </w:pPr>
            <w:r w:rsidRPr="00BC4784">
              <w:rPr>
                <w:b/>
                <w:bCs/>
                <w:lang w:val="en-GB"/>
              </w:rPr>
              <w:t>1</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48BA17D5" w14:textId="77777777" w:rsidR="00BC4784" w:rsidRPr="00BC4784" w:rsidRDefault="00BC4784" w:rsidP="00BC4784">
            <w:pPr>
              <w:rPr>
                <w:b/>
                <w:bCs/>
                <w:lang w:val="en-US"/>
              </w:rPr>
            </w:pPr>
            <w:r w:rsidRPr="00BC4784">
              <w:rPr>
                <w:b/>
                <w:bCs/>
                <w:lang w:val="en-GB"/>
              </w:rPr>
              <w:t>Log in as inventory staff.</w:t>
            </w:r>
            <w:r w:rsidRPr="00BC4784">
              <w:rPr>
                <w:b/>
                <w:bCs/>
                <w:lang w:val="en-US"/>
              </w:rPr>
              <w:t> </w:t>
            </w:r>
          </w:p>
        </w:tc>
        <w:tc>
          <w:tcPr>
            <w:tcW w:w="4065" w:type="dxa"/>
            <w:gridSpan w:val="2"/>
            <w:vMerge w:val="restart"/>
            <w:tcBorders>
              <w:top w:val="single" w:sz="6" w:space="0" w:color="000000"/>
              <w:left w:val="single" w:sz="6" w:space="0" w:color="000000"/>
              <w:bottom w:val="single" w:sz="6" w:space="0" w:color="000000"/>
              <w:right w:val="single" w:sz="6" w:space="0" w:color="000000"/>
            </w:tcBorders>
            <w:shd w:val="clear" w:color="auto" w:fill="auto"/>
            <w:hideMark/>
          </w:tcPr>
          <w:p w14:paraId="26312E3B" w14:textId="77777777" w:rsidR="00BC4784" w:rsidRPr="00BC4784" w:rsidRDefault="00BC4784" w:rsidP="00BC4784">
            <w:pPr>
              <w:numPr>
                <w:ilvl w:val="0"/>
                <w:numId w:val="55"/>
              </w:numPr>
              <w:rPr>
                <w:b/>
                <w:bCs/>
                <w:lang w:val="en-US"/>
              </w:rPr>
            </w:pPr>
            <w:r w:rsidRPr="00BC4784">
              <w:rPr>
                <w:b/>
                <w:bCs/>
                <w:lang w:val="en-GB"/>
              </w:rPr>
              <w:t>System displays a list of equipment pending processing.</w:t>
            </w:r>
            <w:r w:rsidRPr="00BC4784">
              <w:rPr>
                <w:b/>
                <w:bCs/>
                <w:lang w:val="en-US"/>
              </w:rPr>
              <w:t> </w:t>
            </w:r>
          </w:p>
          <w:p w14:paraId="47C75DD5" w14:textId="77777777" w:rsidR="00BC4784" w:rsidRPr="00BC4784" w:rsidRDefault="00BC4784" w:rsidP="00BC4784">
            <w:pPr>
              <w:numPr>
                <w:ilvl w:val="0"/>
                <w:numId w:val="56"/>
              </w:numPr>
              <w:rPr>
                <w:b/>
                <w:bCs/>
                <w:lang w:val="en-US"/>
              </w:rPr>
            </w:pPr>
            <w:r w:rsidRPr="00BC4784">
              <w:rPr>
                <w:b/>
                <w:bCs/>
                <w:lang w:val="en-GB"/>
              </w:rPr>
              <w:t>The system shows available options to process equipment.</w:t>
            </w:r>
            <w:r w:rsidRPr="00BC4784">
              <w:rPr>
                <w:b/>
                <w:bCs/>
                <w:lang w:val="en-US"/>
              </w:rPr>
              <w:t> </w:t>
            </w:r>
          </w:p>
          <w:p w14:paraId="46678A66" w14:textId="77777777" w:rsidR="00BC4784" w:rsidRPr="00BC4784" w:rsidRDefault="00BC4784" w:rsidP="00BC4784">
            <w:pPr>
              <w:numPr>
                <w:ilvl w:val="0"/>
                <w:numId w:val="57"/>
              </w:numPr>
              <w:rPr>
                <w:b/>
                <w:bCs/>
                <w:lang w:val="en-US"/>
              </w:rPr>
            </w:pPr>
            <w:r w:rsidRPr="00BC4784">
              <w:rPr>
                <w:b/>
                <w:bCs/>
                <w:lang w:val="en-GB"/>
              </w:rPr>
              <w:t>Equipment status is updated successfully and confirmation is displayed.</w:t>
            </w:r>
            <w:r w:rsidRPr="00BC4784">
              <w:rPr>
                <w:b/>
                <w:bCs/>
                <w:lang w:val="en-US"/>
              </w:rPr>
              <w:t> </w:t>
            </w: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D35329D"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CE3766B"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24BE49C7"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160D0A9A" w14:textId="77777777" w:rsidR="00BC4784" w:rsidRPr="00BC4784" w:rsidRDefault="00BC4784" w:rsidP="00BC4784">
            <w:pPr>
              <w:rPr>
                <w:b/>
                <w:bCs/>
                <w:lang w:val="en-US"/>
              </w:rPr>
            </w:pPr>
            <w:r w:rsidRPr="00BC4784">
              <w:rPr>
                <w:b/>
                <w:bCs/>
                <w:lang w:val="en-GB"/>
              </w:rPr>
              <w:t>2</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0D5C6AA0" w14:textId="77777777" w:rsidR="00BC4784" w:rsidRPr="00BC4784" w:rsidRDefault="00BC4784" w:rsidP="00BC4784">
            <w:pPr>
              <w:rPr>
                <w:b/>
                <w:bCs/>
                <w:lang w:val="en-US"/>
              </w:rPr>
            </w:pPr>
            <w:r w:rsidRPr="00BC4784">
              <w:rPr>
                <w:b/>
                <w:bCs/>
                <w:lang w:val="en-GB"/>
              </w:rPr>
              <w:t>Select "Process Equipment" from the menu.</w:t>
            </w:r>
            <w:r w:rsidRPr="00BC4784">
              <w:rPr>
                <w:b/>
                <w:bCs/>
                <w:lang w:val="en-US"/>
              </w:rPr>
              <w:t> </w:t>
            </w: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D7323D7" w14:textId="77777777" w:rsidR="00BC4784" w:rsidRPr="00BC4784" w:rsidRDefault="00BC4784" w:rsidP="00BC4784">
            <w:pPr>
              <w:rPr>
                <w:b/>
                <w:bCs/>
                <w:lang w:val="en-US"/>
              </w:rPr>
            </w:pP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532ACEC"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7420ADF3"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1757DF24"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33210C91" w14:textId="77777777" w:rsidR="00BC4784" w:rsidRPr="00BC4784" w:rsidRDefault="00BC4784" w:rsidP="00BC4784">
            <w:pPr>
              <w:rPr>
                <w:b/>
                <w:bCs/>
                <w:lang w:val="en-US"/>
              </w:rPr>
            </w:pPr>
            <w:r w:rsidRPr="00BC4784">
              <w:rPr>
                <w:b/>
                <w:bCs/>
                <w:lang w:val="en-GB"/>
              </w:rPr>
              <w:t>3</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5EBF623" w14:textId="77777777" w:rsidR="00BC4784" w:rsidRPr="00BC4784" w:rsidRDefault="00BC4784" w:rsidP="00BC4784">
            <w:pPr>
              <w:rPr>
                <w:b/>
                <w:bCs/>
                <w:lang w:val="en-US"/>
              </w:rPr>
            </w:pPr>
            <w:r w:rsidRPr="00BC4784">
              <w:rPr>
                <w:b/>
                <w:bCs/>
                <w:lang w:val="en-GB"/>
              </w:rPr>
              <w:t>Process an equipment item by providing details.</w:t>
            </w:r>
            <w:r w:rsidRPr="00BC4784">
              <w:rPr>
                <w:b/>
                <w:bCs/>
                <w:lang w:val="en-US"/>
              </w:rPr>
              <w:t> </w:t>
            </w: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84E5FEE" w14:textId="77777777" w:rsidR="00BC4784" w:rsidRPr="00BC4784" w:rsidRDefault="00BC4784" w:rsidP="00BC4784">
            <w:pPr>
              <w:rPr>
                <w:b/>
                <w:bCs/>
                <w:lang w:val="en-US"/>
              </w:rPr>
            </w:pP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1C2DE51"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7BD78D62"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06EDD641"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21182958" w14:textId="77777777" w:rsidR="00BC4784" w:rsidRPr="00BC4784" w:rsidRDefault="00BC4784" w:rsidP="00BC4784">
            <w:pPr>
              <w:rPr>
                <w:b/>
                <w:bCs/>
                <w:lang w:val="en-US"/>
              </w:rPr>
            </w:pPr>
            <w:r w:rsidRPr="00BC4784">
              <w:rPr>
                <w:b/>
                <w:bCs/>
                <w:lang w:val="en-GB"/>
              </w:rPr>
              <w:t>4</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36F6D076" w14:textId="77777777" w:rsidR="00BC4784" w:rsidRPr="00BC4784" w:rsidRDefault="00BC4784" w:rsidP="00BC4784">
            <w:pPr>
              <w:rPr>
                <w:b/>
                <w:bCs/>
                <w:lang w:val="en-US"/>
              </w:rPr>
            </w:pPr>
            <w:r w:rsidRPr="00BC4784">
              <w:rPr>
                <w:b/>
                <w:bCs/>
                <w:lang w:val="en-GB"/>
              </w:rPr>
              <w:t> </w:t>
            </w:r>
            <w:r w:rsidRPr="00BC4784">
              <w:rPr>
                <w:b/>
                <w:bCs/>
                <w:lang w:val="en-US"/>
              </w:rPr>
              <w:t> </w:t>
            </w: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5A82140" w14:textId="77777777" w:rsidR="00BC4784" w:rsidRPr="00BC4784" w:rsidRDefault="00BC4784" w:rsidP="00BC4784">
            <w:pPr>
              <w:rPr>
                <w:b/>
                <w:bCs/>
                <w:lang w:val="en-US"/>
              </w:rPr>
            </w:pP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E105AB0"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473BB86" w14:textId="77777777" w:rsidR="00BC4784" w:rsidRPr="00BC4784" w:rsidRDefault="00BC4784" w:rsidP="00BC4784">
            <w:pPr>
              <w:rPr>
                <w:b/>
                <w:bCs/>
                <w:lang w:val="en-US"/>
              </w:rPr>
            </w:pPr>
            <w:r w:rsidRPr="00BC4784">
              <w:rPr>
                <w:b/>
                <w:bCs/>
                <w:lang w:val="en-GB"/>
              </w:rPr>
              <w:t> </w:t>
            </w:r>
            <w:r w:rsidRPr="00BC4784">
              <w:rPr>
                <w:b/>
                <w:bCs/>
                <w:lang w:val="en-US"/>
              </w:rPr>
              <w:t> </w:t>
            </w:r>
          </w:p>
        </w:tc>
      </w:tr>
    </w:tbl>
    <w:p w14:paraId="6D413588" w14:textId="4729265E" w:rsidR="00BC4784" w:rsidRPr="00BC4784" w:rsidRDefault="00BC4784" w:rsidP="00BC4784">
      <w:pPr>
        <w:rPr>
          <w:b/>
          <w:bCs/>
          <w:lang w:val="en-US"/>
        </w:rPr>
      </w:pPr>
      <w:r w:rsidRPr="00BC4784">
        <w:rPr>
          <w:b/>
          <w:bCs/>
          <w:lang w:val="en-US"/>
        </w:rPr>
        <w:t> </w:t>
      </w:r>
    </w:p>
    <w:p w14:paraId="79AF8BE7" w14:textId="7A678A92" w:rsidR="00BC4784" w:rsidRPr="00BC4784" w:rsidRDefault="00BC4784" w:rsidP="00BC4784">
      <w:pPr>
        <w:rPr>
          <w:b/>
          <w:bCs/>
          <w:lang w:val="en-US"/>
        </w:rPr>
      </w:pPr>
      <w:r w:rsidRPr="00BC4784">
        <w:rPr>
          <w:b/>
          <w:bCs/>
          <w:lang w:val="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31"/>
        <w:gridCol w:w="806"/>
        <w:gridCol w:w="1072"/>
        <w:gridCol w:w="814"/>
        <w:gridCol w:w="1089"/>
        <w:gridCol w:w="1756"/>
        <w:gridCol w:w="527"/>
        <w:gridCol w:w="960"/>
        <w:gridCol w:w="777"/>
        <w:gridCol w:w="712"/>
      </w:tblGrid>
      <w:tr w:rsidR="00BC4784" w:rsidRPr="00BC4784" w14:paraId="435F3F7C"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5E971387" w14:textId="77777777" w:rsidR="00BC4784" w:rsidRPr="00BC4784" w:rsidRDefault="00BC4784" w:rsidP="00BC4784">
            <w:pPr>
              <w:rPr>
                <w:b/>
                <w:bCs/>
                <w:lang w:val="en-US"/>
              </w:rPr>
            </w:pPr>
            <w:r w:rsidRPr="00BC4784">
              <w:rPr>
                <w:b/>
                <w:bCs/>
                <w:lang w:val="en-GB"/>
              </w:rPr>
              <w:t>Test Case ID </w:t>
            </w:r>
            <w:r w:rsidRPr="00BC4784">
              <w:rPr>
                <w:b/>
                <w:bCs/>
                <w:lang w:val="en-US"/>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hideMark/>
          </w:tcPr>
          <w:p w14:paraId="64D5108F" w14:textId="77777777" w:rsidR="00BC4784" w:rsidRPr="00BC4784" w:rsidRDefault="00BC4784" w:rsidP="00BC4784">
            <w:pPr>
              <w:rPr>
                <w:b/>
                <w:bCs/>
                <w:lang w:val="en-US"/>
              </w:rPr>
            </w:pPr>
            <w:r w:rsidRPr="00BC4784">
              <w:rPr>
                <w:b/>
                <w:bCs/>
                <w:lang w:val="en-GB"/>
              </w:rPr>
              <w:t>05</w:t>
            </w:r>
            <w:r w:rsidRPr="00BC4784">
              <w:rPr>
                <w:b/>
                <w:bCs/>
                <w:lang w:val="en-US"/>
              </w:rPr>
              <w:t> </w:t>
            </w:r>
          </w:p>
        </w:tc>
        <w:tc>
          <w:tcPr>
            <w:tcW w:w="271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5CE93B14" w14:textId="77777777" w:rsidR="00BC4784" w:rsidRPr="00BC4784" w:rsidRDefault="00BC4784" w:rsidP="00BC4784">
            <w:pPr>
              <w:rPr>
                <w:b/>
                <w:bCs/>
                <w:lang w:val="en-US"/>
              </w:rPr>
            </w:pPr>
            <w:r w:rsidRPr="00BC4784">
              <w:rPr>
                <w:b/>
                <w:bCs/>
                <w:lang w:val="en-GB"/>
              </w:rPr>
              <w:t>Test Case Description </w:t>
            </w:r>
            <w:r w:rsidRPr="00BC4784">
              <w:rPr>
                <w:b/>
                <w:bCs/>
                <w:lang w:val="en-US"/>
              </w:rPr>
              <w:t> </w:t>
            </w:r>
          </w:p>
        </w:tc>
        <w:tc>
          <w:tcPr>
            <w:tcW w:w="32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7A8C5524" w14:textId="77777777" w:rsidR="00BC4784" w:rsidRPr="00BC4784" w:rsidRDefault="00BC4784" w:rsidP="00BC4784">
            <w:pPr>
              <w:rPr>
                <w:b/>
                <w:bCs/>
                <w:lang w:val="en-US"/>
              </w:rPr>
            </w:pPr>
            <w:r w:rsidRPr="00BC4784">
              <w:rPr>
                <w:b/>
                <w:bCs/>
                <w:lang w:val="en-GB"/>
              </w:rPr>
              <w:t>Verify barcode management functionality (scan and update status/location).</w:t>
            </w:r>
            <w:r w:rsidRPr="00BC4784">
              <w:rPr>
                <w:b/>
                <w:bCs/>
                <w:lang w:val="en-US"/>
              </w:rPr>
              <w:t> </w:t>
            </w:r>
          </w:p>
        </w:tc>
        <w:tc>
          <w:tcPr>
            <w:tcW w:w="187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74AB2EFA" w14:textId="77777777" w:rsidR="00BC4784" w:rsidRPr="00BC4784" w:rsidRDefault="00BC4784" w:rsidP="00BC4784">
            <w:pPr>
              <w:rPr>
                <w:b/>
                <w:bCs/>
                <w:lang w:val="en-US"/>
              </w:rPr>
            </w:pPr>
            <w:r w:rsidRPr="00BC4784">
              <w:rPr>
                <w:b/>
                <w:bCs/>
                <w:lang w:val="en-GB"/>
              </w:rPr>
              <w:t>Version </w:t>
            </w:r>
            <w:r w:rsidRPr="00BC4784">
              <w:rPr>
                <w:b/>
                <w:bCs/>
                <w:lang w:val="en-US"/>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6636120C" w14:textId="77777777" w:rsidR="00BC4784" w:rsidRPr="00BC4784" w:rsidRDefault="00BC4784" w:rsidP="00BC4784">
            <w:pPr>
              <w:rPr>
                <w:b/>
                <w:bCs/>
                <w:lang w:val="en-US"/>
              </w:rPr>
            </w:pPr>
            <w:r w:rsidRPr="00BC4784">
              <w:rPr>
                <w:b/>
                <w:bCs/>
                <w:lang w:val="en-GB"/>
              </w:rPr>
              <w:t>1.0 </w:t>
            </w:r>
            <w:r w:rsidRPr="00BC4784">
              <w:rPr>
                <w:b/>
                <w:bCs/>
                <w:lang w:val="en-US"/>
              </w:rPr>
              <w:t> </w:t>
            </w:r>
          </w:p>
        </w:tc>
      </w:tr>
      <w:tr w:rsidR="00BC4784" w:rsidRPr="00BC4784" w14:paraId="559CAAE7"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38134BD1" w14:textId="77777777" w:rsidR="00BC4784" w:rsidRPr="00BC4784" w:rsidRDefault="00BC4784" w:rsidP="00BC4784">
            <w:pPr>
              <w:rPr>
                <w:b/>
                <w:bCs/>
                <w:lang w:val="en-US"/>
              </w:rPr>
            </w:pPr>
            <w:r w:rsidRPr="00BC4784">
              <w:rPr>
                <w:b/>
                <w:bCs/>
                <w:lang w:val="en-GB"/>
              </w:rPr>
              <w:t>Created By </w:t>
            </w:r>
            <w:r w:rsidRPr="00BC4784">
              <w:rPr>
                <w:b/>
                <w:bCs/>
                <w:lang w:val="en-US"/>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hideMark/>
          </w:tcPr>
          <w:p w14:paraId="57506D9C" w14:textId="77777777" w:rsidR="00BC4784" w:rsidRPr="00BC4784" w:rsidRDefault="00BC4784" w:rsidP="00BC4784">
            <w:pPr>
              <w:rPr>
                <w:b/>
                <w:bCs/>
                <w:lang w:val="en-US"/>
              </w:rPr>
            </w:pPr>
            <w:r w:rsidRPr="00BC4784">
              <w:rPr>
                <w:b/>
                <w:bCs/>
                <w:lang w:val="en-US"/>
              </w:rPr>
              <w:t> </w:t>
            </w:r>
          </w:p>
        </w:tc>
        <w:tc>
          <w:tcPr>
            <w:tcW w:w="271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4389EDF6" w14:textId="77777777" w:rsidR="00BC4784" w:rsidRPr="00BC4784" w:rsidRDefault="00BC4784" w:rsidP="00BC4784">
            <w:pPr>
              <w:rPr>
                <w:b/>
                <w:bCs/>
                <w:lang w:val="en-US"/>
              </w:rPr>
            </w:pPr>
            <w:r w:rsidRPr="00BC4784">
              <w:rPr>
                <w:b/>
                <w:bCs/>
                <w:lang w:val="en-GB"/>
              </w:rPr>
              <w:t>Reviewed By </w:t>
            </w:r>
            <w:r w:rsidRPr="00BC4784">
              <w:rPr>
                <w:b/>
                <w:bCs/>
                <w:lang w:val="en-US"/>
              </w:rPr>
              <w:t> </w:t>
            </w:r>
          </w:p>
        </w:tc>
        <w:tc>
          <w:tcPr>
            <w:tcW w:w="32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D7ACC9D" w14:textId="77777777" w:rsidR="00BC4784" w:rsidRPr="00BC4784" w:rsidRDefault="00BC4784" w:rsidP="00BC4784">
            <w:pPr>
              <w:rPr>
                <w:b/>
                <w:bCs/>
                <w:lang w:val="en-US"/>
              </w:rPr>
            </w:pPr>
            <w:r w:rsidRPr="00BC4784">
              <w:rPr>
                <w:b/>
                <w:bCs/>
                <w:lang w:val="en-GB"/>
              </w:rPr>
              <w:t> </w:t>
            </w:r>
            <w:r w:rsidRPr="00BC4784">
              <w:rPr>
                <w:b/>
                <w:bCs/>
                <w:lang w:val="en-US"/>
              </w:rPr>
              <w:t> </w:t>
            </w:r>
          </w:p>
        </w:tc>
        <w:tc>
          <w:tcPr>
            <w:tcW w:w="187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B085923" w14:textId="77777777" w:rsidR="00BC4784" w:rsidRPr="00BC4784" w:rsidRDefault="00BC4784" w:rsidP="00BC4784">
            <w:pPr>
              <w:rPr>
                <w:b/>
                <w:bCs/>
                <w:lang w:val="en-US"/>
              </w:rPr>
            </w:pPr>
            <w:r w:rsidRPr="00BC4784">
              <w:rPr>
                <w:b/>
                <w:bCs/>
                <w:lang w:val="en-GB"/>
              </w:rPr>
              <w:t> </w:t>
            </w:r>
            <w:r w:rsidRPr="00BC4784">
              <w:rPr>
                <w:b/>
                <w:bCs/>
                <w:lang w:val="en-US"/>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5A504CBC"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29A16629" w14:textId="77777777" w:rsidTr="00BC4784">
        <w:trPr>
          <w:trHeight w:val="300"/>
        </w:trPr>
        <w:tc>
          <w:tcPr>
            <w:tcW w:w="7455" w:type="dxa"/>
            <w:gridSpan w:val="5"/>
            <w:tcBorders>
              <w:top w:val="single" w:sz="6" w:space="0" w:color="000000"/>
              <w:left w:val="single" w:sz="6" w:space="0" w:color="000000"/>
              <w:bottom w:val="single" w:sz="6" w:space="0" w:color="000000"/>
              <w:right w:val="single" w:sz="6" w:space="0" w:color="000000"/>
            </w:tcBorders>
            <w:shd w:val="clear" w:color="auto" w:fill="FFFF00"/>
            <w:hideMark/>
          </w:tcPr>
          <w:p w14:paraId="76553B41" w14:textId="77777777" w:rsidR="00BC4784" w:rsidRPr="00BC4784" w:rsidRDefault="00BC4784" w:rsidP="00BC4784">
            <w:pPr>
              <w:rPr>
                <w:b/>
                <w:bCs/>
                <w:lang w:val="en-US"/>
              </w:rPr>
            </w:pPr>
            <w:r w:rsidRPr="00BC4784">
              <w:rPr>
                <w:b/>
                <w:bCs/>
                <w:lang w:val="en-GB"/>
              </w:rPr>
              <w:t>QA Tester’s Log </w:t>
            </w:r>
            <w:r w:rsidRPr="00BC4784">
              <w:rPr>
                <w:b/>
                <w:bCs/>
                <w:lang w:val="en-US"/>
              </w:rPr>
              <w:t> </w:t>
            </w:r>
          </w:p>
        </w:tc>
        <w:tc>
          <w:tcPr>
            <w:tcW w:w="6390"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3ECF1690" w14:textId="77777777" w:rsidR="00BC4784" w:rsidRPr="00BC4784" w:rsidRDefault="00BC4784" w:rsidP="00BC4784">
            <w:pPr>
              <w:rPr>
                <w:b/>
                <w:bCs/>
                <w:lang w:val="en-US"/>
              </w:rPr>
            </w:pPr>
            <w:r w:rsidRPr="00BC4784">
              <w:rPr>
                <w:b/>
                <w:bCs/>
                <w:lang w:val="en-GB"/>
              </w:rPr>
              <w:t>Barcode scanning and status updates performed correctly; all barcodes matched</w:t>
            </w:r>
            <w:r w:rsidRPr="00BC4784">
              <w:rPr>
                <w:b/>
                <w:bCs/>
                <w:lang w:val="en-US"/>
              </w:rPr>
              <w:t> </w:t>
            </w:r>
          </w:p>
        </w:tc>
      </w:tr>
      <w:tr w:rsidR="00BC4784" w:rsidRPr="00BC4784" w14:paraId="0557E121"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2FD8F030" w14:textId="77777777" w:rsidR="00BC4784" w:rsidRPr="00BC4784" w:rsidRDefault="00BC4784" w:rsidP="00BC4784">
            <w:pPr>
              <w:rPr>
                <w:b/>
                <w:bCs/>
                <w:lang w:val="en-US"/>
              </w:rPr>
            </w:pPr>
            <w:r w:rsidRPr="00BC4784">
              <w:rPr>
                <w:b/>
                <w:bCs/>
                <w:lang w:val="en-GB"/>
              </w:rPr>
              <w:t>Tester’s Name </w:t>
            </w:r>
            <w:r w:rsidRPr="00BC4784">
              <w:rPr>
                <w:b/>
                <w:bCs/>
                <w:lang w:val="en-US"/>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hideMark/>
          </w:tcPr>
          <w:p w14:paraId="30832B3E"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71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331EC024" w14:textId="77777777" w:rsidR="00BC4784" w:rsidRPr="00BC4784" w:rsidRDefault="00BC4784" w:rsidP="00BC4784">
            <w:pPr>
              <w:rPr>
                <w:b/>
                <w:bCs/>
                <w:lang w:val="en-US"/>
              </w:rPr>
            </w:pPr>
            <w:r w:rsidRPr="00BC4784">
              <w:rPr>
                <w:b/>
                <w:bCs/>
                <w:lang w:val="en-GB"/>
              </w:rPr>
              <w:t>Date Tested </w:t>
            </w:r>
            <w:r w:rsidRPr="00BC4784">
              <w:rPr>
                <w:b/>
                <w:bCs/>
                <w:lang w:val="en-US"/>
              </w:rPr>
              <w:t> </w:t>
            </w:r>
          </w:p>
        </w:tc>
        <w:tc>
          <w:tcPr>
            <w:tcW w:w="32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DBDFE05" w14:textId="77777777" w:rsidR="00BC4784" w:rsidRPr="00BC4784" w:rsidRDefault="00BC4784" w:rsidP="00BC4784">
            <w:pPr>
              <w:rPr>
                <w:b/>
                <w:bCs/>
                <w:lang w:val="en-US"/>
              </w:rPr>
            </w:pPr>
            <w:r w:rsidRPr="00BC4784">
              <w:rPr>
                <w:b/>
                <w:bCs/>
                <w:lang w:val="en-GB"/>
              </w:rPr>
              <w:t> </w:t>
            </w:r>
            <w:r w:rsidRPr="00BC4784">
              <w:rPr>
                <w:b/>
                <w:bCs/>
                <w:lang w:val="en-US"/>
              </w:rPr>
              <w:t> </w:t>
            </w:r>
          </w:p>
        </w:tc>
        <w:tc>
          <w:tcPr>
            <w:tcW w:w="187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3CC6D098" w14:textId="77777777" w:rsidR="00BC4784" w:rsidRPr="00BC4784" w:rsidRDefault="00BC4784" w:rsidP="00BC4784">
            <w:pPr>
              <w:rPr>
                <w:b/>
                <w:bCs/>
                <w:lang w:val="en-US"/>
              </w:rPr>
            </w:pPr>
            <w:r w:rsidRPr="00BC4784">
              <w:rPr>
                <w:b/>
                <w:bCs/>
                <w:lang w:val="en-GB"/>
              </w:rPr>
              <w:t>Test Case </w:t>
            </w:r>
            <w:r w:rsidRPr="00BC4784">
              <w:rPr>
                <w:b/>
                <w:bCs/>
                <w:lang w:val="en-US"/>
              </w:rPr>
              <w:t> </w:t>
            </w:r>
          </w:p>
          <w:p w14:paraId="323D3BB3" w14:textId="77777777" w:rsidR="00BC4784" w:rsidRPr="00BC4784" w:rsidRDefault="00BC4784" w:rsidP="00BC4784">
            <w:pPr>
              <w:rPr>
                <w:b/>
                <w:bCs/>
                <w:lang w:val="en-US"/>
              </w:rPr>
            </w:pPr>
            <w:r w:rsidRPr="00BC4784">
              <w:rPr>
                <w:b/>
                <w:bCs/>
                <w:lang w:val="en-GB"/>
              </w:rPr>
              <w:t>(Pass/Fail/Not) </w:t>
            </w:r>
            <w:r w:rsidRPr="00BC4784">
              <w:rPr>
                <w:b/>
                <w:bCs/>
                <w:lang w:val="en-US"/>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72280BC1"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72EBA296"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176465C3" w14:textId="77777777" w:rsidR="00BC4784" w:rsidRPr="00BC4784" w:rsidRDefault="00BC4784" w:rsidP="00BC4784">
            <w:pPr>
              <w:rPr>
                <w:b/>
                <w:bCs/>
                <w:lang w:val="en-US"/>
              </w:rPr>
            </w:pPr>
            <w:r w:rsidRPr="00BC4784">
              <w:rPr>
                <w:b/>
                <w:bCs/>
                <w:lang w:val="en-GB"/>
              </w:rPr>
              <w:t>S # </w:t>
            </w: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FFFF00"/>
            <w:hideMark/>
          </w:tcPr>
          <w:p w14:paraId="01A0BB37" w14:textId="77777777" w:rsidR="00BC4784" w:rsidRPr="00BC4784" w:rsidRDefault="00BC4784" w:rsidP="00BC4784">
            <w:pPr>
              <w:rPr>
                <w:b/>
                <w:bCs/>
                <w:lang w:val="en-US"/>
              </w:rPr>
            </w:pPr>
            <w:r w:rsidRPr="00BC4784">
              <w:rPr>
                <w:b/>
                <w:bCs/>
                <w:lang w:val="en-GB"/>
              </w:rPr>
              <w:t>Prerequisites: </w:t>
            </w: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0E3AEA80" w14:textId="77777777" w:rsidR="00BC4784" w:rsidRPr="00BC4784" w:rsidRDefault="00BC4784" w:rsidP="00BC4784">
            <w:pPr>
              <w:rPr>
                <w:b/>
                <w:bCs/>
                <w:lang w:val="en-US"/>
              </w:rPr>
            </w:pPr>
            <w:r w:rsidRPr="00BC4784">
              <w:rPr>
                <w:b/>
                <w:bCs/>
                <w:lang w:val="en-GB"/>
              </w:rPr>
              <w:t>S # </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FFFF00"/>
            <w:hideMark/>
          </w:tcPr>
          <w:p w14:paraId="0542E8DA" w14:textId="77777777" w:rsidR="00BC4784" w:rsidRPr="00BC4784" w:rsidRDefault="00BC4784" w:rsidP="00BC4784">
            <w:pPr>
              <w:rPr>
                <w:b/>
                <w:bCs/>
                <w:lang w:val="en-US"/>
              </w:rPr>
            </w:pPr>
            <w:r w:rsidRPr="00BC4784">
              <w:rPr>
                <w:b/>
                <w:bCs/>
                <w:lang w:val="en-GB"/>
              </w:rPr>
              <w:t>Test Data </w:t>
            </w:r>
            <w:r w:rsidRPr="00BC4784">
              <w:rPr>
                <w:b/>
                <w:bCs/>
                <w:lang w:val="en-US"/>
              </w:rPr>
              <w:t> </w:t>
            </w:r>
          </w:p>
        </w:tc>
      </w:tr>
      <w:tr w:rsidR="00BC4784" w:rsidRPr="00BC4784" w14:paraId="5303924F"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54C93D34" w14:textId="77777777" w:rsidR="00BC4784" w:rsidRPr="00BC4784" w:rsidRDefault="00BC4784" w:rsidP="00BC4784">
            <w:pPr>
              <w:rPr>
                <w:b/>
                <w:bCs/>
                <w:lang w:val="en-US"/>
              </w:rPr>
            </w:pPr>
            <w:r w:rsidRPr="00BC4784">
              <w:rPr>
                <w:b/>
                <w:bCs/>
                <w:lang w:val="en-GB"/>
              </w:rPr>
              <w:t>1 </w:t>
            </w: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473DDAEB" w14:textId="77777777" w:rsidR="00BC4784" w:rsidRPr="00BC4784" w:rsidRDefault="00BC4784" w:rsidP="00BC4784">
            <w:pPr>
              <w:rPr>
                <w:b/>
                <w:bCs/>
                <w:lang w:val="en-US"/>
              </w:rPr>
            </w:pPr>
            <w:r w:rsidRPr="00BC4784">
              <w:rPr>
                <w:b/>
                <w:bCs/>
                <w:lang w:val="en-GB"/>
              </w:rPr>
              <w:t>User must be logged into the system.</w:t>
            </w: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2B0439D8" w14:textId="77777777" w:rsidR="00BC4784" w:rsidRPr="00BC4784" w:rsidRDefault="00BC4784" w:rsidP="00BC4784">
            <w:pPr>
              <w:rPr>
                <w:b/>
                <w:bCs/>
                <w:lang w:val="en-US"/>
              </w:rPr>
            </w:pPr>
            <w:r w:rsidRPr="00BC4784">
              <w:rPr>
                <w:b/>
                <w:bCs/>
                <w:lang w:val="en-GB"/>
              </w:rPr>
              <w:t>1 </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5C2BF074" w14:textId="77777777" w:rsidR="00BC4784" w:rsidRPr="00BC4784" w:rsidRDefault="00BC4784" w:rsidP="00BC4784">
            <w:pPr>
              <w:rPr>
                <w:b/>
                <w:bCs/>
                <w:lang w:val="en-US"/>
              </w:rPr>
            </w:pPr>
            <w:r w:rsidRPr="00BC4784">
              <w:rPr>
                <w:b/>
                <w:bCs/>
                <w:lang w:val="en-GB"/>
              </w:rPr>
              <w:t>Inventory Staff</w:t>
            </w:r>
            <w:r w:rsidRPr="00BC4784">
              <w:rPr>
                <w:b/>
                <w:bCs/>
                <w:lang w:val="en-US"/>
              </w:rPr>
              <w:t> </w:t>
            </w:r>
          </w:p>
          <w:p w14:paraId="1CB47BF1" w14:textId="77777777" w:rsidR="00BC4784" w:rsidRPr="00BC4784" w:rsidRDefault="00BC4784" w:rsidP="00BC4784">
            <w:pPr>
              <w:rPr>
                <w:b/>
                <w:bCs/>
                <w:lang w:val="en-US"/>
              </w:rPr>
            </w:pPr>
            <w:r w:rsidRPr="00BC4784">
              <w:rPr>
                <w:b/>
                <w:bCs/>
                <w:lang w:val="en-GB"/>
              </w:rPr>
              <w:t>Username: inventory_user</w:t>
            </w:r>
            <w:r w:rsidRPr="00BC4784">
              <w:rPr>
                <w:b/>
                <w:bCs/>
                <w:lang w:val="en-US"/>
              </w:rPr>
              <w:t> </w:t>
            </w:r>
          </w:p>
        </w:tc>
      </w:tr>
      <w:tr w:rsidR="00BC4784" w:rsidRPr="00BC4784" w14:paraId="16D864A9"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4B10BEA9" w14:textId="77777777" w:rsidR="00BC4784" w:rsidRPr="00BC4784" w:rsidRDefault="00BC4784" w:rsidP="00BC4784">
            <w:pPr>
              <w:rPr>
                <w:b/>
                <w:bCs/>
                <w:lang w:val="en-US"/>
              </w:rPr>
            </w:pPr>
            <w:r w:rsidRPr="00BC4784">
              <w:rPr>
                <w:b/>
                <w:bCs/>
                <w:lang w:val="en-GB"/>
              </w:rPr>
              <w:t>2</w:t>
            </w: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5C6F2AB1" w14:textId="77777777" w:rsidR="00BC4784" w:rsidRPr="00BC4784" w:rsidRDefault="00BC4784" w:rsidP="00BC4784">
            <w:pPr>
              <w:rPr>
                <w:b/>
                <w:bCs/>
                <w:lang w:val="en-US"/>
              </w:rPr>
            </w:pPr>
            <w:r w:rsidRPr="00BC4784">
              <w:rPr>
                <w:b/>
                <w:bCs/>
                <w:lang w:val="en-GB"/>
              </w:rPr>
              <w:t>System must be connected to a barcode scanner.</w:t>
            </w: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2FC5A537" w14:textId="77777777" w:rsidR="00BC4784" w:rsidRPr="00BC4784" w:rsidRDefault="00BC4784" w:rsidP="00BC4784">
            <w:pPr>
              <w:rPr>
                <w:b/>
                <w:bCs/>
                <w:lang w:val="en-US"/>
              </w:rPr>
            </w:pPr>
            <w:r w:rsidRPr="00BC4784">
              <w:rPr>
                <w:b/>
                <w:bCs/>
                <w:lang w:val="en-GB"/>
              </w:rPr>
              <w:t>2 </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4C5FEB72" w14:textId="77777777" w:rsidR="00BC4784" w:rsidRPr="00BC4784" w:rsidRDefault="00BC4784" w:rsidP="00BC4784">
            <w:pPr>
              <w:rPr>
                <w:b/>
                <w:bCs/>
                <w:lang w:val="en-US"/>
              </w:rPr>
            </w:pPr>
            <w:r w:rsidRPr="00BC4784">
              <w:rPr>
                <w:b/>
                <w:bCs/>
                <w:lang w:val="en-US"/>
              </w:rPr>
              <w:t> </w:t>
            </w:r>
          </w:p>
        </w:tc>
      </w:tr>
      <w:tr w:rsidR="00BC4784" w:rsidRPr="00BC4784" w14:paraId="1DB52814"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069A5E9F" w14:textId="77777777" w:rsidR="00BC4784" w:rsidRPr="00BC4784" w:rsidRDefault="00BC4784" w:rsidP="00BC4784">
            <w:pPr>
              <w:rPr>
                <w:b/>
                <w:bCs/>
                <w:lang w:val="en-US"/>
              </w:rPr>
            </w:pPr>
            <w:r w:rsidRPr="00BC4784">
              <w:rPr>
                <w:b/>
                <w:bCs/>
                <w:lang w:val="en-GB"/>
              </w:rPr>
              <w:t>3</w:t>
            </w: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6B2CA837" w14:textId="77777777" w:rsidR="00BC4784" w:rsidRPr="00BC4784" w:rsidRDefault="00BC4784" w:rsidP="00BC4784">
            <w:pPr>
              <w:rPr>
                <w:b/>
                <w:bCs/>
                <w:lang w:val="en-US"/>
              </w:rPr>
            </w:pPr>
            <w:r w:rsidRPr="00BC4784">
              <w:rPr>
                <w:b/>
                <w:bCs/>
                <w:lang w:val="en-GB"/>
              </w:rPr>
              <w:t>User must have permission to manage barcode operations.</w:t>
            </w: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2B3E3780" w14:textId="77777777" w:rsidR="00BC4784" w:rsidRPr="00BC4784" w:rsidRDefault="00BC4784" w:rsidP="00BC4784">
            <w:pPr>
              <w:rPr>
                <w:b/>
                <w:bCs/>
                <w:lang w:val="en-US"/>
              </w:rPr>
            </w:pPr>
            <w:r w:rsidRPr="00BC4784">
              <w:rPr>
                <w:b/>
                <w:bCs/>
                <w:lang w:val="en-GB"/>
              </w:rPr>
              <w:t>3</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0CE3E42C" w14:textId="77777777" w:rsidR="00BC4784" w:rsidRPr="00BC4784" w:rsidRDefault="00BC4784" w:rsidP="00BC4784">
            <w:pPr>
              <w:rPr>
                <w:b/>
                <w:bCs/>
                <w:lang w:val="en-US"/>
              </w:rPr>
            </w:pPr>
            <w:r w:rsidRPr="00BC4784">
              <w:rPr>
                <w:b/>
                <w:bCs/>
                <w:lang w:val="en-US"/>
              </w:rPr>
              <w:t> </w:t>
            </w:r>
          </w:p>
        </w:tc>
      </w:tr>
      <w:tr w:rsidR="00BC4784" w:rsidRPr="00BC4784" w14:paraId="3F48CB7D"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49CF54AB" w14:textId="77777777" w:rsidR="00BC4784" w:rsidRPr="00BC4784" w:rsidRDefault="00BC4784" w:rsidP="00BC4784">
            <w:pPr>
              <w:rPr>
                <w:b/>
                <w:bCs/>
                <w:lang w:val="en-US"/>
              </w:rPr>
            </w:pP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31EFEFF3" w14:textId="77777777" w:rsidR="00BC4784" w:rsidRPr="00BC4784" w:rsidRDefault="00BC4784" w:rsidP="00BC4784">
            <w:pPr>
              <w:rPr>
                <w:b/>
                <w:bCs/>
                <w:lang w:val="en-US"/>
              </w:rPr>
            </w:pP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5CD51039" w14:textId="77777777" w:rsidR="00BC4784" w:rsidRPr="00BC4784" w:rsidRDefault="00BC4784" w:rsidP="00BC4784">
            <w:pPr>
              <w:rPr>
                <w:b/>
                <w:bCs/>
                <w:lang w:val="en-US"/>
              </w:rPr>
            </w:pPr>
            <w:r w:rsidRPr="00BC4784">
              <w:rPr>
                <w:b/>
                <w:bCs/>
                <w:lang w:val="en-GB"/>
              </w:rPr>
              <w:t>4</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74DC3777" w14:textId="77777777" w:rsidR="00BC4784" w:rsidRPr="00BC4784" w:rsidRDefault="00BC4784" w:rsidP="00BC4784">
            <w:pPr>
              <w:rPr>
                <w:b/>
                <w:bCs/>
                <w:lang w:val="en-US"/>
              </w:rPr>
            </w:pPr>
            <w:r w:rsidRPr="00BC4784">
              <w:rPr>
                <w:b/>
                <w:bCs/>
                <w:lang w:val="en-US"/>
              </w:rPr>
              <w:t> </w:t>
            </w:r>
          </w:p>
        </w:tc>
      </w:tr>
      <w:tr w:rsidR="00BC4784" w:rsidRPr="00BC4784" w14:paraId="0986C248" w14:textId="77777777" w:rsidTr="00BC4784">
        <w:trPr>
          <w:trHeight w:val="300"/>
        </w:trPr>
        <w:tc>
          <w:tcPr>
            <w:tcW w:w="7455" w:type="dxa"/>
            <w:gridSpan w:val="5"/>
            <w:tcBorders>
              <w:top w:val="single" w:sz="6" w:space="0" w:color="000000"/>
              <w:left w:val="single" w:sz="6" w:space="0" w:color="000000"/>
              <w:bottom w:val="single" w:sz="6" w:space="0" w:color="000000"/>
              <w:right w:val="single" w:sz="6" w:space="0" w:color="000000"/>
            </w:tcBorders>
            <w:shd w:val="clear" w:color="auto" w:fill="FFFF00"/>
            <w:hideMark/>
          </w:tcPr>
          <w:p w14:paraId="66B34C9B" w14:textId="77777777" w:rsidR="00BC4784" w:rsidRPr="00BC4784" w:rsidRDefault="00BC4784" w:rsidP="00BC4784">
            <w:pPr>
              <w:rPr>
                <w:b/>
                <w:bCs/>
                <w:lang w:val="en-US"/>
              </w:rPr>
            </w:pPr>
            <w:r w:rsidRPr="00BC4784">
              <w:rPr>
                <w:b/>
                <w:bCs/>
                <w:lang w:val="en-GB"/>
              </w:rPr>
              <w:t>Test Scenario </w:t>
            </w:r>
            <w:r w:rsidRPr="00BC4784">
              <w:rPr>
                <w:b/>
                <w:bCs/>
                <w:lang w:val="en-US"/>
              </w:rPr>
              <w:t> </w:t>
            </w:r>
          </w:p>
        </w:tc>
        <w:tc>
          <w:tcPr>
            <w:tcW w:w="6390"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078EBA1E" w14:textId="77777777" w:rsidR="00BC4784" w:rsidRPr="00BC4784" w:rsidRDefault="00BC4784" w:rsidP="00BC4784">
            <w:pPr>
              <w:rPr>
                <w:b/>
                <w:bCs/>
                <w:lang w:val="en-US"/>
              </w:rPr>
            </w:pPr>
            <w:r w:rsidRPr="00BC4784">
              <w:rPr>
                <w:b/>
                <w:bCs/>
                <w:lang w:val="en-GB"/>
              </w:rPr>
              <w:t>- Verify that users can scan barcodes and update inventory item status or location.</w:t>
            </w:r>
            <w:r w:rsidRPr="00BC4784">
              <w:rPr>
                <w:b/>
                <w:bCs/>
                <w:lang w:val="en-US"/>
              </w:rPr>
              <w:t> </w:t>
            </w:r>
          </w:p>
        </w:tc>
      </w:tr>
      <w:tr w:rsidR="00BC4784" w:rsidRPr="00BC4784" w14:paraId="2925314C"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FFFF00"/>
            <w:hideMark/>
          </w:tcPr>
          <w:p w14:paraId="11D7EC2C" w14:textId="77777777" w:rsidR="00BC4784" w:rsidRPr="00BC4784" w:rsidRDefault="00BC4784" w:rsidP="00BC4784">
            <w:pPr>
              <w:rPr>
                <w:b/>
                <w:bCs/>
                <w:lang w:val="en-US"/>
              </w:rPr>
            </w:pPr>
            <w:r w:rsidRPr="00BC4784">
              <w:rPr>
                <w:b/>
                <w:bCs/>
                <w:lang w:val="en-GB"/>
              </w:rPr>
              <w:t>Step # </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FFFF00"/>
            <w:hideMark/>
          </w:tcPr>
          <w:p w14:paraId="238C0750" w14:textId="77777777" w:rsidR="00BC4784" w:rsidRPr="00BC4784" w:rsidRDefault="00BC4784" w:rsidP="00BC4784">
            <w:pPr>
              <w:rPr>
                <w:b/>
                <w:bCs/>
                <w:lang w:val="en-US"/>
              </w:rPr>
            </w:pPr>
            <w:r w:rsidRPr="00BC4784">
              <w:rPr>
                <w:b/>
                <w:bCs/>
                <w:lang w:val="en-GB"/>
              </w:rPr>
              <w:t>Step Details </w:t>
            </w:r>
            <w:r w:rsidRPr="00BC4784">
              <w:rPr>
                <w:b/>
                <w:bCs/>
                <w:lang w:val="en-US"/>
              </w:rPr>
              <w:t> </w:t>
            </w:r>
          </w:p>
        </w:tc>
        <w:tc>
          <w:tcPr>
            <w:tcW w:w="406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4E014BCC" w14:textId="77777777" w:rsidR="00BC4784" w:rsidRPr="00BC4784" w:rsidRDefault="00BC4784" w:rsidP="00BC4784">
            <w:pPr>
              <w:rPr>
                <w:b/>
                <w:bCs/>
                <w:lang w:val="en-US"/>
              </w:rPr>
            </w:pPr>
            <w:r w:rsidRPr="00BC4784">
              <w:rPr>
                <w:b/>
                <w:bCs/>
                <w:lang w:val="en-GB"/>
              </w:rPr>
              <w:t>Expected Results </w:t>
            </w:r>
            <w:r w:rsidRPr="00BC4784">
              <w:rPr>
                <w:b/>
                <w:bCs/>
                <w:lang w:val="en-US"/>
              </w:rPr>
              <w:t> </w:t>
            </w: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22C5B2BE" w14:textId="77777777" w:rsidR="00BC4784" w:rsidRPr="00BC4784" w:rsidRDefault="00BC4784" w:rsidP="00BC4784">
            <w:pPr>
              <w:rPr>
                <w:b/>
                <w:bCs/>
                <w:lang w:val="en-US"/>
              </w:rPr>
            </w:pPr>
            <w:r w:rsidRPr="00BC4784">
              <w:rPr>
                <w:b/>
                <w:bCs/>
                <w:lang w:val="en-GB"/>
              </w:rPr>
              <w:t>Actual Results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1566F081" w14:textId="77777777" w:rsidR="00BC4784" w:rsidRPr="00BC4784" w:rsidRDefault="00BC4784" w:rsidP="00BC4784">
            <w:pPr>
              <w:rPr>
                <w:b/>
                <w:bCs/>
                <w:lang w:val="en-US"/>
              </w:rPr>
            </w:pPr>
            <w:r w:rsidRPr="00BC4784">
              <w:rPr>
                <w:b/>
                <w:bCs/>
                <w:lang w:val="en-GB"/>
              </w:rPr>
              <w:t>Pass / Fail / Not executed / Suspend </w:t>
            </w:r>
            <w:r w:rsidRPr="00BC4784">
              <w:rPr>
                <w:b/>
                <w:bCs/>
                <w:lang w:val="en-US"/>
              </w:rPr>
              <w:t> </w:t>
            </w:r>
          </w:p>
        </w:tc>
      </w:tr>
      <w:tr w:rsidR="00BC4784" w:rsidRPr="00BC4784" w14:paraId="631F3A24"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12E0FF70" w14:textId="77777777" w:rsidR="00BC4784" w:rsidRPr="00BC4784" w:rsidRDefault="00BC4784" w:rsidP="00BC4784">
            <w:pPr>
              <w:rPr>
                <w:b/>
                <w:bCs/>
                <w:lang w:val="en-US"/>
              </w:rPr>
            </w:pPr>
            <w:r w:rsidRPr="00BC4784">
              <w:rPr>
                <w:b/>
                <w:bCs/>
                <w:lang w:val="en-GB"/>
              </w:rPr>
              <w:t>1</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5CB42275" w14:textId="77777777" w:rsidR="00BC4784" w:rsidRPr="00BC4784" w:rsidRDefault="00BC4784" w:rsidP="00BC4784">
            <w:pPr>
              <w:rPr>
                <w:b/>
                <w:bCs/>
                <w:lang w:val="en-US"/>
              </w:rPr>
            </w:pPr>
            <w:r w:rsidRPr="00BC4784">
              <w:rPr>
                <w:b/>
                <w:bCs/>
                <w:lang w:val="en-GB"/>
              </w:rPr>
              <w:t>Log in as inventory staff.</w:t>
            </w:r>
            <w:r w:rsidRPr="00BC4784">
              <w:rPr>
                <w:b/>
                <w:bCs/>
                <w:lang w:val="en-US"/>
              </w:rPr>
              <w:t> </w:t>
            </w:r>
          </w:p>
        </w:tc>
        <w:tc>
          <w:tcPr>
            <w:tcW w:w="4065" w:type="dxa"/>
            <w:gridSpan w:val="2"/>
            <w:vMerge w:val="restart"/>
            <w:tcBorders>
              <w:top w:val="single" w:sz="6" w:space="0" w:color="000000"/>
              <w:left w:val="single" w:sz="6" w:space="0" w:color="000000"/>
              <w:bottom w:val="single" w:sz="6" w:space="0" w:color="000000"/>
              <w:right w:val="single" w:sz="6" w:space="0" w:color="000000"/>
            </w:tcBorders>
            <w:shd w:val="clear" w:color="auto" w:fill="auto"/>
            <w:hideMark/>
          </w:tcPr>
          <w:p w14:paraId="059ADA3E" w14:textId="77777777" w:rsidR="00BC4784" w:rsidRPr="00BC4784" w:rsidRDefault="00BC4784" w:rsidP="00BC4784">
            <w:pPr>
              <w:numPr>
                <w:ilvl w:val="0"/>
                <w:numId w:val="58"/>
              </w:numPr>
              <w:rPr>
                <w:b/>
                <w:bCs/>
                <w:lang w:val="en-US"/>
              </w:rPr>
            </w:pPr>
            <w:r w:rsidRPr="00BC4784">
              <w:rPr>
                <w:b/>
                <w:bCs/>
                <w:lang w:val="en-GB"/>
              </w:rPr>
              <w:t>System prompts user to scan a barcode.</w:t>
            </w:r>
            <w:r w:rsidRPr="00BC4784">
              <w:rPr>
                <w:b/>
                <w:bCs/>
                <w:lang w:val="en-US"/>
              </w:rPr>
              <w:t> </w:t>
            </w:r>
          </w:p>
          <w:p w14:paraId="20B33A0B" w14:textId="77777777" w:rsidR="00BC4784" w:rsidRPr="00BC4784" w:rsidRDefault="00BC4784" w:rsidP="00BC4784">
            <w:pPr>
              <w:numPr>
                <w:ilvl w:val="0"/>
                <w:numId w:val="59"/>
              </w:numPr>
              <w:rPr>
                <w:b/>
                <w:bCs/>
                <w:lang w:val="en-US"/>
              </w:rPr>
            </w:pPr>
            <w:r w:rsidRPr="00BC4784">
              <w:rPr>
                <w:b/>
                <w:bCs/>
                <w:lang w:val="en-GB"/>
              </w:rPr>
              <w:t>System verifies the barcode and retrieves the associated inventory item.</w:t>
            </w:r>
            <w:r w:rsidRPr="00BC4784">
              <w:rPr>
                <w:b/>
                <w:bCs/>
                <w:lang w:val="en-US"/>
              </w:rPr>
              <w:t> </w:t>
            </w:r>
          </w:p>
          <w:p w14:paraId="16C67058" w14:textId="77777777" w:rsidR="00BC4784" w:rsidRPr="00BC4784" w:rsidRDefault="00BC4784" w:rsidP="00BC4784">
            <w:pPr>
              <w:numPr>
                <w:ilvl w:val="0"/>
                <w:numId w:val="60"/>
              </w:numPr>
              <w:rPr>
                <w:b/>
                <w:bCs/>
                <w:lang w:val="en-US"/>
              </w:rPr>
            </w:pPr>
            <w:r w:rsidRPr="00BC4784">
              <w:rPr>
                <w:b/>
                <w:bCs/>
                <w:lang w:val="en-GB"/>
              </w:rPr>
              <w:t>Changes are saved, and the system provides confirmation.</w:t>
            </w:r>
            <w:r w:rsidRPr="00BC4784">
              <w:rPr>
                <w:b/>
                <w:bCs/>
                <w:lang w:val="en-US"/>
              </w:rPr>
              <w:t> </w:t>
            </w: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5D0AA39"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11F26C5"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619291A8"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40066A78" w14:textId="77777777" w:rsidR="00BC4784" w:rsidRPr="00BC4784" w:rsidRDefault="00BC4784" w:rsidP="00BC4784">
            <w:pPr>
              <w:rPr>
                <w:b/>
                <w:bCs/>
                <w:lang w:val="en-US"/>
              </w:rPr>
            </w:pPr>
            <w:r w:rsidRPr="00BC4784">
              <w:rPr>
                <w:b/>
                <w:bCs/>
                <w:lang w:val="en-GB"/>
              </w:rPr>
              <w:t>2</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512F4CF1" w14:textId="77777777" w:rsidR="00BC4784" w:rsidRPr="00BC4784" w:rsidRDefault="00BC4784" w:rsidP="00BC4784">
            <w:pPr>
              <w:rPr>
                <w:b/>
                <w:bCs/>
                <w:lang w:val="en-US"/>
              </w:rPr>
            </w:pPr>
            <w:r w:rsidRPr="00BC4784">
              <w:rPr>
                <w:b/>
                <w:bCs/>
                <w:lang w:val="en-GB"/>
              </w:rPr>
              <w:t>Select "Barcode Operations" and initiate barcode scan.</w:t>
            </w:r>
            <w:r w:rsidRPr="00BC4784">
              <w:rPr>
                <w:b/>
                <w:bCs/>
                <w:lang w:val="en-US"/>
              </w:rPr>
              <w:t> </w:t>
            </w: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EA7A11B" w14:textId="77777777" w:rsidR="00BC4784" w:rsidRPr="00BC4784" w:rsidRDefault="00BC4784" w:rsidP="00BC4784">
            <w:pPr>
              <w:rPr>
                <w:b/>
                <w:bCs/>
                <w:lang w:val="en-US"/>
              </w:rPr>
            </w:pP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FDC3D56"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F29CC61"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6BDFD7A7"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4EEAD3DD" w14:textId="77777777" w:rsidR="00BC4784" w:rsidRPr="00BC4784" w:rsidRDefault="00BC4784" w:rsidP="00BC4784">
            <w:pPr>
              <w:rPr>
                <w:b/>
                <w:bCs/>
                <w:lang w:val="en-US"/>
              </w:rPr>
            </w:pPr>
            <w:r w:rsidRPr="00BC4784">
              <w:rPr>
                <w:b/>
                <w:bCs/>
                <w:lang w:val="en-GB"/>
              </w:rPr>
              <w:t>3</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21CEAC77" w14:textId="77777777" w:rsidR="00BC4784" w:rsidRPr="00BC4784" w:rsidRDefault="00BC4784" w:rsidP="00BC4784">
            <w:pPr>
              <w:rPr>
                <w:b/>
                <w:bCs/>
                <w:lang w:val="en-US"/>
              </w:rPr>
            </w:pPr>
            <w:r w:rsidRPr="00BC4784">
              <w:rPr>
                <w:b/>
                <w:bCs/>
                <w:lang w:val="en-GB"/>
              </w:rPr>
              <w:t>Scan barcode and update item's status/location.</w:t>
            </w:r>
            <w:r w:rsidRPr="00BC4784">
              <w:rPr>
                <w:b/>
                <w:bCs/>
                <w:lang w:val="en-US"/>
              </w:rPr>
              <w:t> </w:t>
            </w: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0BB0948" w14:textId="77777777" w:rsidR="00BC4784" w:rsidRPr="00BC4784" w:rsidRDefault="00BC4784" w:rsidP="00BC4784">
            <w:pPr>
              <w:rPr>
                <w:b/>
                <w:bCs/>
                <w:lang w:val="en-US"/>
              </w:rPr>
            </w:pP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725FBD89"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DF71B51"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5819D4E2"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05610AB9" w14:textId="77777777" w:rsidR="00BC4784" w:rsidRPr="00BC4784" w:rsidRDefault="00BC4784" w:rsidP="00BC4784">
            <w:pPr>
              <w:rPr>
                <w:b/>
                <w:bCs/>
                <w:lang w:val="en-US"/>
              </w:rPr>
            </w:pPr>
            <w:r w:rsidRPr="00BC4784">
              <w:rPr>
                <w:b/>
                <w:bCs/>
                <w:lang w:val="en-GB"/>
              </w:rPr>
              <w:t>4</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76E501CB" w14:textId="77777777" w:rsidR="00BC4784" w:rsidRPr="00BC4784" w:rsidRDefault="00BC4784" w:rsidP="00BC4784">
            <w:pPr>
              <w:rPr>
                <w:b/>
                <w:bCs/>
                <w:lang w:val="en-US"/>
              </w:rPr>
            </w:pPr>
            <w:r w:rsidRPr="00BC4784">
              <w:rPr>
                <w:b/>
                <w:bCs/>
                <w:lang w:val="en-GB"/>
              </w:rPr>
              <w:t> </w:t>
            </w:r>
            <w:r w:rsidRPr="00BC4784">
              <w:rPr>
                <w:b/>
                <w:bCs/>
                <w:lang w:val="en-US"/>
              </w:rPr>
              <w:t> </w:t>
            </w: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82B77D" w14:textId="77777777" w:rsidR="00BC4784" w:rsidRPr="00BC4784" w:rsidRDefault="00BC4784" w:rsidP="00BC4784">
            <w:pPr>
              <w:rPr>
                <w:b/>
                <w:bCs/>
                <w:lang w:val="en-US"/>
              </w:rPr>
            </w:pP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3C6223C"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31C19E2" w14:textId="77777777" w:rsidR="00BC4784" w:rsidRPr="00BC4784" w:rsidRDefault="00BC4784" w:rsidP="00BC4784">
            <w:pPr>
              <w:rPr>
                <w:b/>
                <w:bCs/>
                <w:lang w:val="en-US"/>
              </w:rPr>
            </w:pPr>
            <w:r w:rsidRPr="00BC4784">
              <w:rPr>
                <w:b/>
                <w:bCs/>
                <w:lang w:val="en-GB"/>
              </w:rPr>
              <w:t> </w:t>
            </w:r>
            <w:r w:rsidRPr="00BC4784">
              <w:rPr>
                <w:b/>
                <w:bCs/>
                <w:lang w:val="en-US"/>
              </w:rPr>
              <w:t> </w:t>
            </w:r>
          </w:p>
        </w:tc>
      </w:tr>
    </w:tbl>
    <w:p w14:paraId="7208BD83" w14:textId="470B0CF4" w:rsidR="00BC4784" w:rsidRPr="00BC4784" w:rsidRDefault="00BC4784" w:rsidP="00BC4784">
      <w:pPr>
        <w:rPr>
          <w:b/>
          <w:bCs/>
          <w:lang w:val="en-US"/>
        </w:rPr>
      </w:pPr>
      <w:r w:rsidRPr="00BC4784">
        <w:rPr>
          <w:b/>
          <w:bCs/>
          <w:lang w:val="en-US"/>
        </w:rPr>
        <w:t> </w:t>
      </w:r>
    </w:p>
    <w:p w14:paraId="545B3B82" w14:textId="507204DA" w:rsidR="00BC4784" w:rsidRPr="00BC4784" w:rsidRDefault="00BC4784" w:rsidP="00BC4784">
      <w:pPr>
        <w:rPr>
          <w:b/>
          <w:bCs/>
          <w:lang w:val="en-US"/>
        </w:rPr>
      </w:pPr>
      <w:r w:rsidRPr="00BC4784">
        <w:rPr>
          <w:b/>
          <w:bCs/>
          <w:lang w:val="en-US"/>
        </w:rPr>
        <w:t> </w:t>
      </w:r>
    </w:p>
    <w:p w14:paraId="4B06B9E0" w14:textId="118A000E" w:rsidR="00BC4784" w:rsidRPr="00BC4784" w:rsidRDefault="00BC4784" w:rsidP="00BC4784">
      <w:pPr>
        <w:rPr>
          <w:b/>
          <w:bCs/>
          <w:lang w:val="en-US"/>
        </w:rPr>
      </w:pPr>
      <w:r w:rsidRPr="00BC4784">
        <w:rPr>
          <w:b/>
          <w:bCs/>
          <w:lang w:val="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4"/>
        <w:gridCol w:w="775"/>
        <w:gridCol w:w="1060"/>
        <w:gridCol w:w="782"/>
        <w:gridCol w:w="1238"/>
        <w:gridCol w:w="1648"/>
        <w:gridCol w:w="506"/>
        <w:gridCol w:w="960"/>
        <w:gridCol w:w="786"/>
        <w:gridCol w:w="745"/>
      </w:tblGrid>
      <w:tr w:rsidR="00BC4784" w:rsidRPr="00BC4784" w14:paraId="792BA441"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5C15A36F" w14:textId="77777777" w:rsidR="00BC4784" w:rsidRPr="00BC4784" w:rsidRDefault="00BC4784" w:rsidP="00BC4784">
            <w:pPr>
              <w:rPr>
                <w:b/>
                <w:bCs/>
                <w:lang w:val="en-US"/>
              </w:rPr>
            </w:pPr>
            <w:r w:rsidRPr="00BC4784">
              <w:rPr>
                <w:b/>
                <w:bCs/>
                <w:lang w:val="en-GB"/>
              </w:rPr>
              <w:t>Test Case ID </w:t>
            </w:r>
            <w:r w:rsidRPr="00BC4784">
              <w:rPr>
                <w:b/>
                <w:bCs/>
                <w:lang w:val="en-US"/>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hideMark/>
          </w:tcPr>
          <w:p w14:paraId="452BCA17" w14:textId="77777777" w:rsidR="00BC4784" w:rsidRPr="00BC4784" w:rsidRDefault="00BC4784" w:rsidP="00BC4784">
            <w:pPr>
              <w:rPr>
                <w:b/>
                <w:bCs/>
                <w:lang w:val="en-US"/>
              </w:rPr>
            </w:pPr>
            <w:r w:rsidRPr="00BC4784">
              <w:rPr>
                <w:b/>
                <w:bCs/>
                <w:lang w:val="en-GB"/>
              </w:rPr>
              <w:t>06</w:t>
            </w:r>
            <w:r w:rsidRPr="00BC4784">
              <w:rPr>
                <w:b/>
                <w:bCs/>
                <w:lang w:val="en-US"/>
              </w:rPr>
              <w:t> </w:t>
            </w:r>
          </w:p>
        </w:tc>
        <w:tc>
          <w:tcPr>
            <w:tcW w:w="271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3BF4BC5B" w14:textId="77777777" w:rsidR="00BC4784" w:rsidRPr="00BC4784" w:rsidRDefault="00BC4784" w:rsidP="00BC4784">
            <w:pPr>
              <w:rPr>
                <w:b/>
                <w:bCs/>
                <w:lang w:val="en-US"/>
              </w:rPr>
            </w:pPr>
            <w:r w:rsidRPr="00BC4784">
              <w:rPr>
                <w:b/>
                <w:bCs/>
                <w:lang w:val="en-GB"/>
              </w:rPr>
              <w:t>Test Case Description </w:t>
            </w:r>
            <w:r w:rsidRPr="00BC4784">
              <w:rPr>
                <w:b/>
                <w:bCs/>
                <w:lang w:val="en-US"/>
              </w:rPr>
              <w:t> </w:t>
            </w:r>
          </w:p>
        </w:tc>
        <w:tc>
          <w:tcPr>
            <w:tcW w:w="32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6EACD65" w14:textId="77777777" w:rsidR="00BC4784" w:rsidRPr="00BC4784" w:rsidRDefault="00BC4784" w:rsidP="00BC4784">
            <w:pPr>
              <w:rPr>
                <w:b/>
                <w:bCs/>
                <w:lang w:val="en-US"/>
              </w:rPr>
            </w:pPr>
            <w:r w:rsidRPr="00BC4784">
              <w:rPr>
                <w:b/>
                <w:bCs/>
                <w:lang w:val="en-GB"/>
              </w:rPr>
              <w:t>Verify AI-based suggestions and support.</w:t>
            </w:r>
            <w:r w:rsidRPr="00BC4784">
              <w:rPr>
                <w:b/>
                <w:bCs/>
                <w:lang w:val="en-US"/>
              </w:rPr>
              <w:t> </w:t>
            </w:r>
          </w:p>
        </w:tc>
        <w:tc>
          <w:tcPr>
            <w:tcW w:w="187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68D66977" w14:textId="77777777" w:rsidR="00BC4784" w:rsidRPr="00BC4784" w:rsidRDefault="00BC4784" w:rsidP="00BC4784">
            <w:pPr>
              <w:rPr>
                <w:b/>
                <w:bCs/>
                <w:lang w:val="en-US"/>
              </w:rPr>
            </w:pPr>
            <w:r w:rsidRPr="00BC4784">
              <w:rPr>
                <w:b/>
                <w:bCs/>
                <w:lang w:val="en-GB"/>
              </w:rPr>
              <w:t>Version </w:t>
            </w:r>
            <w:r w:rsidRPr="00BC4784">
              <w:rPr>
                <w:b/>
                <w:bCs/>
                <w:lang w:val="en-US"/>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0498E8E7" w14:textId="77777777" w:rsidR="00BC4784" w:rsidRPr="00BC4784" w:rsidRDefault="00BC4784" w:rsidP="00BC4784">
            <w:pPr>
              <w:rPr>
                <w:b/>
                <w:bCs/>
                <w:lang w:val="en-US"/>
              </w:rPr>
            </w:pPr>
            <w:r w:rsidRPr="00BC4784">
              <w:rPr>
                <w:b/>
                <w:bCs/>
                <w:lang w:val="en-GB"/>
              </w:rPr>
              <w:t>1.0 </w:t>
            </w:r>
            <w:r w:rsidRPr="00BC4784">
              <w:rPr>
                <w:b/>
                <w:bCs/>
                <w:lang w:val="en-US"/>
              </w:rPr>
              <w:t> </w:t>
            </w:r>
          </w:p>
        </w:tc>
      </w:tr>
      <w:tr w:rsidR="00BC4784" w:rsidRPr="00BC4784" w14:paraId="6AA12285"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1A49569D" w14:textId="77777777" w:rsidR="00BC4784" w:rsidRPr="00BC4784" w:rsidRDefault="00BC4784" w:rsidP="00BC4784">
            <w:pPr>
              <w:rPr>
                <w:b/>
                <w:bCs/>
                <w:lang w:val="en-US"/>
              </w:rPr>
            </w:pPr>
            <w:r w:rsidRPr="00BC4784">
              <w:rPr>
                <w:b/>
                <w:bCs/>
                <w:lang w:val="en-GB"/>
              </w:rPr>
              <w:t>Created By </w:t>
            </w:r>
            <w:r w:rsidRPr="00BC4784">
              <w:rPr>
                <w:b/>
                <w:bCs/>
                <w:lang w:val="en-US"/>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hideMark/>
          </w:tcPr>
          <w:p w14:paraId="0A8C8866" w14:textId="77777777" w:rsidR="00BC4784" w:rsidRPr="00BC4784" w:rsidRDefault="00BC4784" w:rsidP="00BC4784">
            <w:pPr>
              <w:rPr>
                <w:b/>
                <w:bCs/>
                <w:lang w:val="en-US"/>
              </w:rPr>
            </w:pPr>
            <w:r w:rsidRPr="00BC4784">
              <w:rPr>
                <w:b/>
                <w:bCs/>
                <w:lang w:val="en-US"/>
              </w:rPr>
              <w:t> </w:t>
            </w:r>
          </w:p>
        </w:tc>
        <w:tc>
          <w:tcPr>
            <w:tcW w:w="271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4C596FD8" w14:textId="77777777" w:rsidR="00BC4784" w:rsidRPr="00BC4784" w:rsidRDefault="00BC4784" w:rsidP="00BC4784">
            <w:pPr>
              <w:rPr>
                <w:b/>
                <w:bCs/>
                <w:lang w:val="en-US"/>
              </w:rPr>
            </w:pPr>
            <w:r w:rsidRPr="00BC4784">
              <w:rPr>
                <w:b/>
                <w:bCs/>
                <w:lang w:val="en-GB"/>
              </w:rPr>
              <w:t>Reviewed By </w:t>
            </w:r>
            <w:r w:rsidRPr="00BC4784">
              <w:rPr>
                <w:b/>
                <w:bCs/>
                <w:lang w:val="en-US"/>
              </w:rPr>
              <w:t> </w:t>
            </w:r>
          </w:p>
        </w:tc>
        <w:tc>
          <w:tcPr>
            <w:tcW w:w="32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E24938D" w14:textId="77777777" w:rsidR="00BC4784" w:rsidRPr="00BC4784" w:rsidRDefault="00BC4784" w:rsidP="00BC4784">
            <w:pPr>
              <w:rPr>
                <w:b/>
                <w:bCs/>
                <w:lang w:val="en-US"/>
              </w:rPr>
            </w:pPr>
            <w:r w:rsidRPr="00BC4784">
              <w:rPr>
                <w:b/>
                <w:bCs/>
                <w:lang w:val="en-GB"/>
              </w:rPr>
              <w:t> </w:t>
            </w:r>
            <w:r w:rsidRPr="00BC4784">
              <w:rPr>
                <w:b/>
                <w:bCs/>
                <w:lang w:val="en-US"/>
              </w:rPr>
              <w:t> </w:t>
            </w:r>
          </w:p>
        </w:tc>
        <w:tc>
          <w:tcPr>
            <w:tcW w:w="187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7C3D5924" w14:textId="77777777" w:rsidR="00BC4784" w:rsidRPr="00BC4784" w:rsidRDefault="00BC4784" w:rsidP="00BC4784">
            <w:pPr>
              <w:rPr>
                <w:b/>
                <w:bCs/>
                <w:lang w:val="en-US"/>
              </w:rPr>
            </w:pPr>
            <w:r w:rsidRPr="00BC4784">
              <w:rPr>
                <w:b/>
                <w:bCs/>
                <w:lang w:val="en-GB"/>
              </w:rPr>
              <w:t> </w:t>
            </w:r>
            <w:r w:rsidRPr="00BC4784">
              <w:rPr>
                <w:b/>
                <w:bCs/>
                <w:lang w:val="en-US"/>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5891C0DF"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08D6B428" w14:textId="77777777" w:rsidTr="00BC4784">
        <w:trPr>
          <w:trHeight w:val="300"/>
        </w:trPr>
        <w:tc>
          <w:tcPr>
            <w:tcW w:w="7455" w:type="dxa"/>
            <w:gridSpan w:val="5"/>
            <w:tcBorders>
              <w:top w:val="single" w:sz="6" w:space="0" w:color="000000"/>
              <w:left w:val="single" w:sz="6" w:space="0" w:color="000000"/>
              <w:bottom w:val="single" w:sz="6" w:space="0" w:color="000000"/>
              <w:right w:val="single" w:sz="6" w:space="0" w:color="000000"/>
            </w:tcBorders>
            <w:shd w:val="clear" w:color="auto" w:fill="FFFF00"/>
            <w:hideMark/>
          </w:tcPr>
          <w:p w14:paraId="42B63DA7" w14:textId="77777777" w:rsidR="00BC4784" w:rsidRPr="00BC4784" w:rsidRDefault="00BC4784" w:rsidP="00BC4784">
            <w:pPr>
              <w:rPr>
                <w:b/>
                <w:bCs/>
                <w:lang w:val="en-US"/>
              </w:rPr>
            </w:pPr>
            <w:r w:rsidRPr="00BC4784">
              <w:rPr>
                <w:b/>
                <w:bCs/>
                <w:lang w:val="en-GB"/>
              </w:rPr>
              <w:t>QA Tester’s Log </w:t>
            </w:r>
            <w:r w:rsidRPr="00BC4784">
              <w:rPr>
                <w:b/>
                <w:bCs/>
                <w:lang w:val="en-US"/>
              </w:rPr>
              <w:t> </w:t>
            </w:r>
          </w:p>
        </w:tc>
        <w:tc>
          <w:tcPr>
            <w:tcW w:w="6390"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64681ABD" w14:textId="77777777" w:rsidR="00BC4784" w:rsidRPr="00BC4784" w:rsidRDefault="00BC4784" w:rsidP="00BC4784">
            <w:pPr>
              <w:rPr>
                <w:b/>
                <w:bCs/>
                <w:lang w:val="en-US"/>
              </w:rPr>
            </w:pPr>
            <w:r w:rsidRPr="00BC4784">
              <w:rPr>
                <w:b/>
                <w:bCs/>
                <w:lang w:val="en-GB"/>
              </w:rPr>
              <w:t>Ensure AI suggestions were relevant and timely; system performance was optimal during AI operations.</w:t>
            </w:r>
            <w:r w:rsidRPr="00BC4784">
              <w:rPr>
                <w:b/>
                <w:bCs/>
                <w:lang w:val="en-US"/>
              </w:rPr>
              <w:t> </w:t>
            </w:r>
          </w:p>
        </w:tc>
      </w:tr>
      <w:tr w:rsidR="00BC4784" w:rsidRPr="00BC4784" w14:paraId="34C0B5DE"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2FCA20CC" w14:textId="77777777" w:rsidR="00BC4784" w:rsidRPr="00BC4784" w:rsidRDefault="00BC4784" w:rsidP="00BC4784">
            <w:pPr>
              <w:rPr>
                <w:b/>
                <w:bCs/>
                <w:lang w:val="en-US"/>
              </w:rPr>
            </w:pPr>
            <w:r w:rsidRPr="00BC4784">
              <w:rPr>
                <w:b/>
                <w:bCs/>
                <w:lang w:val="en-GB"/>
              </w:rPr>
              <w:t>Tester’s Name </w:t>
            </w:r>
            <w:r w:rsidRPr="00BC4784">
              <w:rPr>
                <w:b/>
                <w:bCs/>
                <w:lang w:val="en-US"/>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hideMark/>
          </w:tcPr>
          <w:p w14:paraId="785909C6"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71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0AD8DEB4" w14:textId="77777777" w:rsidR="00BC4784" w:rsidRPr="00BC4784" w:rsidRDefault="00BC4784" w:rsidP="00BC4784">
            <w:pPr>
              <w:rPr>
                <w:b/>
                <w:bCs/>
                <w:lang w:val="en-US"/>
              </w:rPr>
            </w:pPr>
            <w:r w:rsidRPr="00BC4784">
              <w:rPr>
                <w:b/>
                <w:bCs/>
                <w:lang w:val="en-GB"/>
              </w:rPr>
              <w:t>Date Tested </w:t>
            </w:r>
            <w:r w:rsidRPr="00BC4784">
              <w:rPr>
                <w:b/>
                <w:bCs/>
                <w:lang w:val="en-US"/>
              </w:rPr>
              <w:t> </w:t>
            </w:r>
          </w:p>
        </w:tc>
        <w:tc>
          <w:tcPr>
            <w:tcW w:w="32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CE456EA" w14:textId="77777777" w:rsidR="00BC4784" w:rsidRPr="00BC4784" w:rsidRDefault="00BC4784" w:rsidP="00BC4784">
            <w:pPr>
              <w:rPr>
                <w:b/>
                <w:bCs/>
                <w:lang w:val="en-US"/>
              </w:rPr>
            </w:pPr>
            <w:r w:rsidRPr="00BC4784">
              <w:rPr>
                <w:b/>
                <w:bCs/>
                <w:lang w:val="en-GB"/>
              </w:rPr>
              <w:t> </w:t>
            </w:r>
            <w:r w:rsidRPr="00BC4784">
              <w:rPr>
                <w:b/>
                <w:bCs/>
                <w:lang w:val="en-US"/>
              </w:rPr>
              <w:t> </w:t>
            </w:r>
          </w:p>
        </w:tc>
        <w:tc>
          <w:tcPr>
            <w:tcW w:w="187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1EE71957" w14:textId="77777777" w:rsidR="00BC4784" w:rsidRPr="00BC4784" w:rsidRDefault="00BC4784" w:rsidP="00BC4784">
            <w:pPr>
              <w:rPr>
                <w:b/>
                <w:bCs/>
                <w:lang w:val="en-US"/>
              </w:rPr>
            </w:pPr>
            <w:r w:rsidRPr="00BC4784">
              <w:rPr>
                <w:b/>
                <w:bCs/>
                <w:lang w:val="en-GB"/>
              </w:rPr>
              <w:t>Test Case </w:t>
            </w:r>
            <w:r w:rsidRPr="00BC4784">
              <w:rPr>
                <w:b/>
                <w:bCs/>
                <w:lang w:val="en-US"/>
              </w:rPr>
              <w:t> </w:t>
            </w:r>
          </w:p>
          <w:p w14:paraId="22C3D947" w14:textId="77777777" w:rsidR="00BC4784" w:rsidRPr="00BC4784" w:rsidRDefault="00BC4784" w:rsidP="00BC4784">
            <w:pPr>
              <w:rPr>
                <w:b/>
                <w:bCs/>
                <w:lang w:val="en-US"/>
              </w:rPr>
            </w:pPr>
            <w:r w:rsidRPr="00BC4784">
              <w:rPr>
                <w:b/>
                <w:bCs/>
                <w:lang w:val="en-GB"/>
              </w:rPr>
              <w:t>(Pass/Fail/Not) </w:t>
            </w:r>
            <w:r w:rsidRPr="00BC4784">
              <w:rPr>
                <w:b/>
                <w:bCs/>
                <w:lang w:val="en-US"/>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4E7334E3"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2F35BCBF"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600DD179" w14:textId="77777777" w:rsidR="00BC4784" w:rsidRPr="00BC4784" w:rsidRDefault="00BC4784" w:rsidP="00BC4784">
            <w:pPr>
              <w:rPr>
                <w:b/>
                <w:bCs/>
                <w:lang w:val="en-US"/>
              </w:rPr>
            </w:pPr>
            <w:r w:rsidRPr="00BC4784">
              <w:rPr>
                <w:b/>
                <w:bCs/>
                <w:lang w:val="en-GB"/>
              </w:rPr>
              <w:t>S # </w:t>
            </w: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FFFF00"/>
            <w:hideMark/>
          </w:tcPr>
          <w:p w14:paraId="0D2A0845" w14:textId="77777777" w:rsidR="00BC4784" w:rsidRPr="00BC4784" w:rsidRDefault="00BC4784" w:rsidP="00BC4784">
            <w:pPr>
              <w:rPr>
                <w:b/>
                <w:bCs/>
                <w:lang w:val="en-US"/>
              </w:rPr>
            </w:pPr>
            <w:r w:rsidRPr="00BC4784">
              <w:rPr>
                <w:b/>
                <w:bCs/>
                <w:lang w:val="en-GB"/>
              </w:rPr>
              <w:t>Prerequisites: </w:t>
            </w: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208BF577" w14:textId="77777777" w:rsidR="00BC4784" w:rsidRPr="00BC4784" w:rsidRDefault="00BC4784" w:rsidP="00BC4784">
            <w:pPr>
              <w:rPr>
                <w:b/>
                <w:bCs/>
                <w:lang w:val="en-US"/>
              </w:rPr>
            </w:pPr>
            <w:r w:rsidRPr="00BC4784">
              <w:rPr>
                <w:b/>
                <w:bCs/>
                <w:lang w:val="en-GB"/>
              </w:rPr>
              <w:t>S # </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FFFF00"/>
            <w:hideMark/>
          </w:tcPr>
          <w:p w14:paraId="3454AB20" w14:textId="77777777" w:rsidR="00BC4784" w:rsidRPr="00BC4784" w:rsidRDefault="00BC4784" w:rsidP="00BC4784">
            <w:pPr>
              <w:rPr>
                <w:b/>
                <w:bCs/>
                <w:lang w:val="en-US"/>
              </w:rPr>
            </w:pPr>
            <w:r w:rsidRPr="00BC4784">
              <w:rPr>
                <w:b/>
                <w:bCs/>
                <w:lang w:val="en-GB"/>
              </w:rPr>
              <w:t>Test Data </w:t>
            </w:r>
            <w:r w:rsidRPr="00BC4784">
              <w:rPr>
                <w:b/>
                <w:bCs/>
                <w:lang w:val="en-US"/>
              </w:rPr>
              <w:t> </w:t>
            </w:r>
          </w:p>
        </w:tc>
      </w:tr>
      <w:tr w:rsidR="00BC4784" w:rsidRPr="00BC4784" w14:paraId="582D97F5"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3B96C839" w14:textId="77777777" w:rsidR="00BC4784" w:rsidRPr="00BC4784" w:rsidRDefault="00BC4784" w:rsidP="00BC4784">
            <w:pPr>
              <w:rPr>
                <w:b/>
                <w:bCs/>
                <w:lang w:val="en-US"/>
              </w:rPr>
            </w:pPr>
            <w:r w:rsidRPr="00BC4784">
              <w:rPr>
                <w:b/>
                <w:bCs/>
                <w:lang w:val="en-GB"/>
              </w:rPr>
              <w:t>1 </w:t>
            </w: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228C0E92" w14:textId="77777777" w:rsidR="00BC4784" w:rsidRPr="00BC4784" w:rsidRDefault="00BC4784" w:rsidP="00BC4784">
            <w:pPr>
              <w:rPr>
                <w:b/>
                <w:bCs/>
                <w:lang w:val="en-US"/>
              </w:rPr>
            </w:pPr>
            <w:r w:rsidRPr="00BC4784">
              <w:rPr>
                <w:b/>
                <w:bCs/>
                <w:lang w:val="en-GB"/>
              </w:rPr>
              <w:t>User must be logged into the system.</w:t>
            </w: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7217C509" w14:textId="77777777" w:rsidR="00BC4784" w:rsidRPr="00BC4784" w:rsidRDefault="00BC4784" w:rsidP="00BC4784">
            <w:pPr>
              <w:rPr>
                <w:b/>
                <w:bCs/>
                <w:lang w:val="en-US"/>
              </w:rPr>
            </w:pPr>
            <w:r w:rsidRPr="00BC4784">
              <w:rPr>
                <w:b/>
                <w:bCs/>
                <w:lang w:val="en-GB"/>
              </w:rPr>
              <w:t>1 </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14EEEDD9" w14:textId="77777777" w:rsidR="00BC4784" w:rsidRPr="00BC4784" w:rsidRDefault="00BC4784" w:rsidP="00BC4784">
            <w:pPr>
              <w:rPr>
                <w:b/>
                <w:bCs/>
                <w:lang w:val="en-US"/>
              </w:rPr>
            </w:pPr>
            <w:r w:rsidRPr="00BC4784">
              <w:rPr>
                <w:b/>
                <w:bCs/>
                <w:lang w:val="en-GB"/>
              </w:rPr>
              <w:t>Inventory Staff</w:t>
            </w:r>
            <w:r w:rsidRPr="00BC4784">
              <w:rPr>
                <w:b/>
                <w:bCs/>
                <w:lang w:val="en-US"/>
              </w:rPr>
              <w:t> </w:t>
            </w:r>
          </w:p>
          <w:p w14:paraId="2D274FD0" w14:textId="77777777" w:rsidR="00BC4784" w:rsidRPr="00BC4784" w:rsidRDefault="00BC4784" w:rsidP="00BC4784">
            <w:pPr>
              <w:rPr>
                <w:b/>
                <w:bCs/>
                <w:lang w:val="en-US"/>
              </w:rPr>
            </w:pPr>
            <w:r w:rsidRPr="00BC4784">
              <w:rPr>
                <w:b/>
                <w:bCs/>
                <w:lang w:val="en-GB"/>
              </w:rPr>
              <w:t>Username: inventory_user</w:t>
            </w:r>
            <w:r w:rsidRPr="00BC4784">
              <w:rPr>
                <w:b/>
                <w:bCs/>
                <w:lang w:val="en-US"/>
              </w:rPr>
              <w:t> </w:t>
            </w:r>
          </w:p>
        </w:tc>
      </w:tr>
      <w:tr w:rsidR="00BC4784" w:rsidRPr="00BC4784" w14:paraId="1B2625E0"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682B7116" w14:textId="77777777" w:rsidR="00BC4784" w:rsidRPr="00BC4784" w:rsidRDefault="00BC4784" w:rsidP="00BC4784">
            <w:pPr>
              <w:rPr>
                <w:b/>
                <w:bCs/>
                <w:lang w:val="en-US"/>
              </w:rPr>
            </w:pPr>
            <w:r w:rsidRPr="00BC4784">
              <w:rPr>
                <w:b/>
                <w:bCs/>
                <w:lang w:val="en-GB"/>
              </w:rPr>
              <w:t>2</w:t>
            </w: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659E4616" w14:textId="77777777" w:rsidR="00BC4784" w:rsidRPr="00BC4784" w:rsidRDefault="00BC4784" w:rsidP="00BC4784">
            <w:pPr>
              <w:rPr>
                <w:b/>
                <w:bCs/>
                <w:lang w:val="en-US"/>
              </w:rPr>
            </w:pPr>
            <w:r w:rsidRPr="00BC4784">
              <w:rPr>
                <w:b/>
                <w:bCs/>
                <w:lang w:val="en-GB"/>
              </w:rPr>
              <w:t>AI functionality must be enabled and trained with sufficient data.</w:t>
            </w: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03F3A5D1" w14:textId="77777777" w:rsidR="00BC4784" w:rsidRPr="00BC4784" w:rsidRDefault="00BC4784" w:rsidP="00BC4784">
            <w:pPr>
              <w:rPr>
                <w:b/>
                <w:bCs/>
                <w:lang w:val="en-US"/>
              </w:rPr>
            </w:pPr>
            <w:r w:rsidRPr="00BC4784">
              <w:rPr>
                <w:b/>
                <w:bCs/>
                <w:lang w:val="en-GB"/>
              </w:rPr>
              <w:t>2 </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352D0503" w14:textId="77777777" w:rsidR="00BC4784" w:rsidRPr="00BC4784" w:rsidRDefault="00BC4784" w:rsidP="00BC4784">
            <w:pPr>
              <w:rPr>
                <w:b/>
                <w:bCs/>
                <w:lang w:val="en-US"/>
              </w:rPr>
            </w:pPr>
            <w:r w:rsidRPr="00BC4784">
              <w:rPr>
                <w:b/>
                <w:bCs/>
                <w:lang w:val="en-US"/>
              </w:rPr>
              <w:t> </w:t>
            </w:r>
          </w:p>
        </w:tc>
      </w:tr>
      <w:tr w:rsidR="00BC4784" w:rsidRPr="00BC4784" w14:paraId="3DC1E62A"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2187B76D" w14:textId="77777777" w:rsidR="00BC4784" w:rsidRPr="00BC4784" w:rsidRDefault="00BC4784" w:rsidP="00BC4784">
            <w:pPr>
              <w:rPr>
                <w:b/>
                <w:bCs/>
                <w:lang w:val="en-US"/>
              </w:rPr>
            </w:pP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6E949B26" w14:textId="77777777" w:rsidR="00BC4784" w:rsidRPr="00BC4784" w:rsidRDefault="00BC4784" w:rsidP="00BC4784">
            <w:pPr>
              <w:rPr>
                <w:b/>
                <w:bCs/>
                <w:lang w:val="en-US"/>
              </w:rPr>
            </w:pP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5610F6BE" w14:textId="77777777" w:rsidR="00BC4784" w:rsidRPr="00BC4784" w:rsidRDefault="00BC4784" w:rsidP="00BC4784">
            <w:pPr>
              <w:rPr>
                <w:b/>
                <w:bCs/>
                <w:lang w:val="en-US"/>
              </w:rPr>
            </w:pPr>
            <w:r w:rsidRPr="00BC4784">
              <w:rPr>
                <w:b/>
                <w:bCs/>
                <w:lang w:val="en-GB"/>
              </w:rPr>
              <w:t>3</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63D6AD44" w14:textId="77777777" w:rsidR="00BC4784" w:rsidRPr="00BC4784" w:rsidRDefault="00BC4784" w:rsidP="00BC4784">
            <w:pPr>
              <w:rPr>
                <w:b/>
                <w:bCs/>
                <w:lang w:val="en-US"/>
              </w:rPr>
            </w:pPr>
            <w:r w:rsidRPr="00BC4784">
              <w:rPr>
                <w:b/>
                <w:bCs/>
                <w:lang w:val="en-US"/>
              </w:rPr>
              <w:t> </w:t>
            </w:r>
          </w:p>
        </w:tc>
      </w:tr>
      <w:tr w:rsidR="00BC4784" w:rsidRPr="00BC4784" w14:paraId="466AD66A"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52A7B8A4" w14:textId="77777777" w:rsidR="00BC4784" w:rsidRPr="00BC4784" w:rsidRDefault="00BC4784" w:rsidP="00BC4784">
            <w:pPr>
              <w:rPr>
                <w:b/>
                <w:bCs/>
                <w:lang w:val="en-US"/>
              </w:rPr>
            </w:pP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07634E30" w14:textId="77777777" w:rsidR="00BC4784" w:rsidRPr="00BC4784" w:rsidRDefault="00BC4784" w:rsidP="00BC4784">
            <w:pPr>
              <w:rPr>
                <w:b/>
                <w:bCs/>
                <w:lang w:val="en-US"/>
              </w:rPr>
            </w:pP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07BB3C6A" w14:textId="77777777" w:rsidR="00BC4784" w:rsidRPr="00BC4784" w:rsidRDefault="00BC4784" w:rsidP="00BC4784">
            <w:pPr>
              <w:rPr>
                <w:b/>
                <w:bCs/>
                <w:lang w:val="en-US"/>
              </w:rPr>
            </w:pPr>
            <w:r w:rsidRPr="00BC4784">
              <w:rPr>
                <w:b/>
                <w:bCs/>
                <w:lang w:val="en-GB"/>
              </w:rPr>
              <w:t>4</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35097218" w14:textId="77777777" w:rsidR="00BC4784" w:rsidRPr="00BC4784" w:rsidRDefault="00BC4784" w:rsidP="00BC4784">
            <w:pPr>
              <w:rPr>
                <w:b/>
                <w:bCs/>
                <w:lang w:val="en-US"/>
              </w:rPr>
            </w:pPr>
            <w:r w:rsidRPr="00BC4784">
              <w:rPr>
                <w:b/>
                <w:bCs/>
                <w:lang w:val="en-US"/>
              </w:rPr>
              <w:t> </w:t>
            </w:r>
          </w:p>
        </w:tc>
      </w:tr>
      <w:tr w:rsidR="00BC4784" w:rsidRPr="00BC4784" w14:paraId="21FE91C5" w14:textId="77777777" w:rsidTr="00BC4784">
        <w:trPr>
          <w:trHeight w:val="300"/>
        </w:trPr>
        <w:tc>
          <w:tcPr>
            <w:tcW w:w="7455" w:type="dxa"/>
            <w:gridSpan w:val="5"/>
            <w:tcBorders>
              <w:top w:val="single" w:sz="6" w:space="0" w:color="000000"/>
              <w:left w:val="single" w:sz="6" w:space="0" w:color="000000"/>
              <w:bottom w:val="single" w:sz="6" w:space="0" w:color="000000"/>
              <w:right w:val="single" w:sz="6" w:space="0" w:color="000000"/>
            </w:tcBorders>
            <w:shd w:val="clear" w:color="auto" w:fill="FFFF00"/>
            <w:hideMark/>
          </w:tcPr>
          <w:p w14:paraId="0BB0763B" w14:textId="77777777" w:rsidR="00BC4784" w:rsidRPr="00BC4784" w:rsidRDefault="00BC4784" w:rsidP="00BC4784">
            <w:pPr>
              <w:rPr>
                <w:b/>
                <w:bCs/>
                <w:lang w:val="en-US"/>
              </w:rPr>
            </w:pPr>
            <w:r w:rsidRPr="00BC4784">
              <w:rPr>
                <w:b/>
                <w:bCs/>
                <w:lang w:val="en-GB"/>
              </w:rPr>
              <w:t>Test Scenario </w:t>
            </w:r>
            <w:r w:rsidRPr="00BC4784">
              <w:rPr>
                <w:b/>
                <w:bCs/>
                <w:lang w:val="en-US"/>
              </w:rPr>
              <w:t> </w:t>
            </w:r>
          </w:p>
        </w:tc>
        <w:tc>
          <w:tcPr>
            <w:tcW w:w="6390"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0BB4611F" w14:textId="77777777" w:rsidR="00BC4784" w:rsidRPr="00BC4784" w:rsidRDefault="00BC4784" w:rsidP="00BC4784">
            <w:pPr>
              <w:rPr>
                <w:b/>
                <w:bCs/>
                <w:lang w:val="en-US"/>
              </w:rPr>
            </w:pPr>
            <w:r w:rsidRPr="00BC4784">
              <w:rPr>
                <w:b/>
                <w:bCs/>
                <w:lang w:val="en-GB"/>
              </w:rPr>
              <w:t>- Verify that the AI provides relevant suggestions based on user queries.</w:t>
            </w:r>
            <w:r w:rsidRPr="00BC4784">
              <w:rPr>
                <w:b/>
                <w:bCs/>
                <w:lang w:val="en-US"/>
              </w:rPr>
              <w:t> </w:t>
            </w:r>
          </w:p>
        </w:tc>
      </w:tr>
      <w:tr w:rsidR="00BC4784" w:rsidRPr="00BC4784" w14:paraId="43442F42"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FFFF00"/>
            <w:hideMark/>
          </w:tcPr>
          <w:p w14:paraId="3E2AEC30" w14:textId="77777777" w:rsidR="00BC4784" w:rsidRPr="00BC4784" w:rsidRDefault="00BC4784" w:rsidP="00BC4784">
            <w:pPr>
              <w:rPr>
                <w:b/>
                <w:bCs/>
                <w:lang w:val="en-US"/>
              </w:rPr>
            </w:pPr>
            <w:r w:rsidRPr="00BC4784">
              <w:rPr>
                <w:b/>
                <w:bCs/>
                <w:lang w:val="en-GB"/>
              </w:rPr>
              <w:t>Step # </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FFFF00"/>
            <w:hideMark/>
          </w:tcPr>
          <w:p w14:paraId="0FB3BB11" w14:textId="77777777" w:rsidR="00BC4784" w:rsidRPr="00BC4784" w:rsidRDefault="00BC4784" w:rsidP="00BC4784">
            <w:pPr>
              <w:rPr>
                <w:b/>
                <w:bCs/>
                <w:lang w:val="en-US"/>
              </w:rPr>
            </w:pPr>
            <w:r w:rsidRPr="00BC4784">
              <w:rPr>
                <w:b/>
                <w:bCs/>
                <w:lang w:val="en-GB"/>
              </w:rPr>
              <w:t>Step Details </w:t>
            </w:r>
            <w:r w:rsidRPr="00BC4784">
              <w:rPr>
                <w:b/>
                <w:bCs/>
                <w:lang w:val="en-US"/>
              </w:rPr>
              <w:t> </w:t>
            </w:r>
          </w:p>
        </w:tc>
        <w:tc>
          <w:tcPr>
            <w:tcW w:w="406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7D1C358B" w14:textId="77777777" w:rsidR="00BC4784" w:rsidRPr="00BC4784" w:rsidRDefault="00BC4784" w:rsidP="00BC4784">
            <w:pPr>
              <w:rPr>
                <w:b/>
                <w:bCs/>
                <w:lang w:val="en-US"/>
              </w:rPr>
            </w:pPr>
            <w:r w:rsidRPr="00BC4784">
              <w:rPr>
                <w:b/>
                <w:bCs/>
                <w:lang w:val="en-GB"/>
              </w:rPr>
              <w:t>Expected Results </w:t>
            </w:r>
            <w:r w:rsidRPr="00BC4784">
              <w:rPr>
                <w:b/>
                <w:bCs/>
                <w:lang w:val="en-US"/>
              </w:rPr>
              <w:t> </w:t>
            </w: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3E3F0271" w14:textId="77777777" w:rsidR="00BC4784" w:rsidRPr="00BC4784" w:rsidRDefault="00BC4784" w:rsidP="00BC4784">
            <w:pPr>
              <w:rPr>
                <w:b/>
                <w:bCs/>
                <w:lang w:val="en-US"/>
              </w:rPr>
            </w:pPr>
            <w:r w:rsidRPr="00BC4784">
              <w:rPr>
                <w:b/>
                <w:bCs/>
                <w:lang w:val="en-GB"/>
              </w:rPr>
              <w:t>Actual Results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124D8717" w14:textId="77777777" w:rsidR="00BC4784" w:rsidRPr="00BC4784" w:rsidRDefault="00BC4784" w:rsidP="00BC4784">
            <w:pPr>
              <w:rPr>
                <w:b/>
                <w:bCs/>
                <w:lang w:val="en-US"/>
              </w:rPr>
            </w:pPr>
            <w:r w:rsidRPr="00BC4784">
              <w:rPr>
                <w:b/>
                <w:bCs/>
                <w:lang w:val="en-GB"/>
              </w:rPr>
              <w:t>Pass / Fail / Not executed / Suspend </w:t>
            </w:r>
            <w:r w:rsidRPr="00BC4784">
              <w:rPr>
                <w:b/>
                <w:bCs/>
                <w:lang w:val="en-US"/>
              </w:rPr>
              <w:t> </w:t>
            </w:r>
          </w:p>
        </w:tc>
      </w:tr>
      <w:tr w:rsidR="00BC4784" w:rsidRPr="00BC4784" w14:paraId="78D5C284"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29D5CFC5" w14:textId="77777777" w:rsidR="00BC4784" w:rsidRPr="00BC4784" w:rsidRDefault="00BC4784" w:rsidP="00BC4784">
            <w:pPr>
              <w:rPr>
                <w:b/>
                <w:bCs/>
                <w:lang w:val="en-US"/>
              </w:rPr>
            </w:pPr>
            <w:r w:rsidRPr="00BC4784">
              <w:rPr>
                <w:b/>
                <w:bCs/>
                <w:lang w:val="en-GB"/>
              </w:rPr>
              <w:t>1</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0A907569" w14:textId="77777777" w:rsidR="00BC4784" w:rsidRPr="00BC4784" w:rsidRDefault="00BC4784" w:rsidP="00BC4784">
            <w:pPr>
              <w:rPr>
                <w:b/>
                <w:bCs/>
                <w:lang w:val="en-US"/>
              </w:rPr>
            </w:pPr>
            <w:r w:rsidRPr="00BC4784">
              <w:rPr>
                <w:b/>
                <w:bCs/>
                <w:lang w:val="en-GB"/>
              </w:rPr>
              <w:t>Log in as inventory staff.</w:t>
            </w:r>
            <w:r w:rsidRPr="00BC4784">
              <w:rPr>
                <w:b/>
                <w:bCs/>
                <w:lang w:val="en-US"/>
              </w:rPr>
              <w:t> </w:t>
            </w:r>
          </w:p>
        </w:tc>
        <w:tc>
          <w:tcPr>
            <w:tcW w:w="4065" w:type="dxa"/>
            <w:gridSpan w:val="2"/>
            <w:vMerge w:val="restart"/>
            <w:tcBorders>
              <w:top w:val="single" w:sz="6" w:space="0" w:color="000000"/>
              <w:left w:val="single" w:sz="6" w:space="0" w:color="000000"/>
              <w:bottom w:val="single" w:sz="6" w:space="0" w:color="000000"/>
              <w:right w:val="single" w:sz="6" w:space="0" w:color="000000"/>
            </w:tcBorders>
            <w:shd w:val="clear" w:color="auto" w:fill="auto"/>
            <w:hideMark/>
          </w:tcPr>
          <w:p w14:paraId="62F50380" w14:textId="77777777" w:rsidR="00BC4784" w:rsidRPr="00BC4784" w:rsidRDefault="00BC4784" w:rsidP="00BC4784">
            <w:pPr>
              <w:numPr>
                <w:ilvl w:val="0"/>
                <w:numId w:val="61"/>
              </w:numPr>
              <w:rPr>
                <w:b/>
                <w:bCs/>
                <w:lang w:val="en-US"/>
              </w:rPr>
            </w:pPr>
            <w:r w:rsidRPr="00BC4784">
              <w:rPr>
                <w:b/>
                <w:bCs/>
                <w:lang w:val="en-GB"/>
              </w:rPr>
              <w:t>System processes the request and provides relevant AI-based suggestions.</w:t>
            </w:r>
            <w:r w:rsidRPr="00BC4784">
              <w:rPr>
                <w:b/>
                <w:bCs/>
                <w:lang w:val="en-US"/>
              </w:rPr>
              <w:t> </w:t>
            </w:r>
          </w:p>
          <w:p w14:paraId="6C9434D7" w14:textId="77777777" w:rsidR="00BC4784" w:rsidRPr="00BC4784" w:rsidRDefault="00BC4784" w:rsidP="00BC4784">
            <w:pPr>
              <w:numPr>
                <w:ilvl w:val="0"/>
                <w:numId w:val="62"/>
              </w:numPr>
              <w:rPr>
                <w:b/>
                <w:bCs/>
                <w:lang w:val="en-US"/>
              </w:rPr>
            </w:pPr>
            <w:r w:rsidRPr="00BC4784">
              <w:rPr>
                <w:b/>
                <w:bCs/>
                <w:lang w:val="en-GB"/>
              </w:rPr>
              <w:t>AI provides accurate suggestions based on the task or query.</w:t>
            </w:r>
            <w:r w:rsidRPr="00BC4784">
              <w:rPr>
                <w:b/>
                <w:bCs/>
                <w:lang w:val="en-US"/>
              </w:rPr>
              <w:t> </w:t>
            </w:r>
          </w:p>
          <w:p w14:paraId="0CBC192A" w14:textId="77777777" w:rsidR="00BC4784" w:rsidRPr="00BC4784" w:rsidRDefault="00BC4784" w:rsidP="00BC4784">
            <w:pPr>
              <w:numPr>
                <w:ilvl w:val="0"/>
                <w:numId w:val="63"/>
              </w:numPr>
              <w:rPr>
                <w:b/>
                <w:bCs/>
                <w:lang w:val="en-US"/>
              </w:rPr>
            </w:pPr>
            <w:r w:rsidRPr="00BC4784">
              <w:rPr>
                <w:b/>
                <w:bCs/>
                <w:lang w:val="en-GB"/>
              </w:rPr>
              <w:t>AI suggestions are actionable and relevant to the context.</w:t>
            </w:r>
            <w:r w:rsidRPr="00BC4784">
              <w:rPr>
                <w:b/>
                <w:bCs/>
                <w:lang w:val="en-US"/>
              </w:rPr>
              <w:t> </w:t>
            </w: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71E19E1"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8D39A5D"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63FB2348"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3B942EE6" w14:textId="77777777" w:rsidR="00BC4784" w:rsidRPr="00BC4784" w:rsidRDefault="00BC4784" w:rsidP="00BC4784">
            <w:pPr>
              <w:rPr>
                <w:b/>
                <w:bCs/>
                <w:lang w:val="en-US"/>
              </w:rPr>
            </w:pPr>
            <w:r w:rsidRPr="00BC4784">
              <w:rPr>
                <w:b/>
                <w:bCs/>
                <w:lang w:val="en-GB"/>
              </w:rPr>
              <w:t>2</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3ED80B97" w14:textId="77777777" w:rsidR="00BC4784" w:rsidRPr="00BC4784" w:rsidRDefault="00BC4784" w:rsidP="00BC4784">
            <w:pPr>
              <w:rPr>
                <w:b/>
                <w:bCs/>
                <w:lang w:val="en-US"/>
              </w:rPr>
            </w:pPr>
            <w:r w:rsidRPr="00BC4784">
              <w:rPr>
                <w:b/>
                <w:bCs/>
                <w:lang w:val="en-GB"/>
              </w:rPr>
              <w:t>Access "AI Assistance" option and input query.</w:t>
            </w:r>
            <w:r w:rsidRPr="00BC4784">
              <w:rPr>
                <w:b/>
                <w:bCs/>
                <w:lang w:val="en-US"/>
              </w:rPr>
              <w:t> </w:t>
            </w: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417820" w14:textId="77777777" w:rsidR="00BC4784" w:rsidRPr="00BC4784" w:rsidRDefault="00BC4784" w:rsidP="00BC4784">
            <w:pPr>
              <w:rPr>
                <w:b/>
                <w:bCs/>
                <w:lang w:val="en-US"/>
              </w:rPr>
            </w:pP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7AA160D"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31CD3ED"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5A26CC00"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3485687C" w14:textId="77777777" w:rsidR="00BC4784" w:rsidRPr="00BC4784" w:rsidRDefault="00BC4784" w:rsidP="00BC4784">
            <w:pPr>
              <w:rPr>
                <w:b/>
                <w:bCs/>
                <w:lang w:val="en-US"/>
              </w:rPr>
            </w:pPr>
            <w:r w:rsidRPr="00BC4784">
              <w:rPr>
                <w:b/>
                <w:bCs/>
                <w:lang w:val="en-GB"/>
              </w:rPr>
              <w:t>3</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7D062307" w14:textId="77777777" w:rsidR="00BC4784" w:rsidRPr="00BC4784" w:rsidRDefault="00BC4784" w:rsidP="00BC4784">
            <w:pPr>
              <w:rPr>
                <w:b/>
                <w:bCs/>
                <w:lang w:val="en-US"/>
              </w:rPr>
            </w:pPr>
            <w:r w:rsidRPr="00BC4784">
              <w:rPr>
                <w:b/>
                <w:bCs/>
                <w:lang w:val="en-GB"/>
              </w:rPr>
              <w:t>Review AI suggestions and take action accordingly.</w:t>
            </w:r>
            <w:r w:rsidRPr="00BC4784">
              <w:rPr>
                <w:b/>
                <w:bCs/>
                <w:lang w:val="en-US"/>
              </w:rPr>
              <w:t> </w:t>
            </w: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F7AB668" w14:textId="77777777" w:rsidR="00BC4784" w:rsidRPr="00BC4784" w:rsidRDefault="00BC4784" w:rsidP="00BC4784">
            <w:pPr>
              <w:rPr>
                <w:b/>
                <w:bCs/>
                <w:lang w:val="en-US"/>
              </w:rPr>
            </w:pP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1B49F27"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94A8040"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23A000CC"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1D6CF10C" w14:textId="77777777" w:rsidR="00BC4784" w:rsidRPr="00BC4784" w:rsidRDefault="00BC4784" w:rsidP="00BC4784">
            <w:pPr>
              <w:rPr>
                <w:b/>
                <w:bCs/>
                <w:lang w:val="en-US"/>
              </w:rPr>
            </w:pPr>
            <w:r w:rsidRPr="00BC4784">
              <w:rPr>
                <w:b/>
                <w:bCs/>
                <w:lang w:val="en-GB"/>
              </w:rPr>
              <w:t>4</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7768130D" w14:textId="77777777" w:rsidR="00BC4784" w:rsidRPr="00BC4784" w:rsidRDefault="00BC4784" w:rsidP="00BC4784">
            <w:pPr>
              <w:rPr>
                <w:b/>
                <w:bCs/>
                <w:lang w:val="en-US"/>
              </w:rPr>
            </w:pPr>
            <w:r w:rsidRPr="00BC4784">
              <w:rPr>
                <w:b/>
                <w:bCs/>
                <w:lang w:val="en-GB"/>
              </w:rPr>
              <w:t> </w:t>
            </w:r>
            <w:r w:rsidRPr="00BC4784">
              <w:rPr>
                <w:b/>
                <w:bCs/>
                <w:lang w:val="en-US"/>
              </w:rPr>
              <w:t> </w:t>
            </w: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EAFD4AD" w14:textId="77777777" w:rsidR="00BC4784" w:rsidRPr="00BC4784" w:rsidRDefault="00BC4784" w:rsidP="00BC4784">
            <w:pPr>
              <w:rPr>
                <w:b/>
                <w:bCs/>
                <w:lang w:val="en-US"/>
              </w:rPr>
            </w:pP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A7EF3E5"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35F8C8F" w14:textId="77777777" w:rsidR="00BC4784" w:rsidRPr="00BC4784" w:rsidRDefault="00BC4784" w:rsidP="00BC4784">
            <w:pPr>
              <w:rPr>
                <w:b/>
                <w:bCs/>
                <w:lang w:val="en-US"/>
              </w:rPr>
            </w:pPr>
            <w:r w:rsidRPr="00BC4784">
              <w:rPr>
                <w:b/>
                <w:bCs/>
                <w:lang w:val="en-GB"/>
              </w:rPr>
              <w:t> </w:t>
            </w:r>
            <w:r w:rsidRPr="00BC4784">
              <w:rPr>
                <w:b/>
                <w:bCs/>
                <w:lang w:val="en-US"/>
              </w:rPr>
              <w:t> </w:t>
            </w:r>
          </w:p>
        </w:tc>
      </w:tr>
    </w:tbl>
    <w:p w14:paraId="4C4B6A73" w14:textId="6BD0F054" w:rsidR="00BC4784" w:rsidRPr="00BC4784" w:rsidRDefault="00BC4784" w:rsidP="00BC4784">
      <w:pPr>
        <w:rPr>
          <w:b/>
          <w:bCs/>
          <w:lang w:val="en-US"/>
        </w:rPr>
      </w:pPr>
      <w:r w:rsidRPr="00BC4784">
        <w:rPr>
          <w:b/>
          <w:bCs/>
          <w:lang w:val="en-US"/>
        </w:rPr>
        <w:t> </w:t>
      </w:r>
    </w:p>
    <w:p w14:paraId="043F9D8A" w14:textId="74B25F1D" w:rsidR="00BC4784" w:rsidRPr="00BC4784" w:rsidRDefault="00BC4784" w:rsidP="00BC4784">
      <w:pPr>
        <w:rPr>
          <w:b/>
          <w:bCs/>
          <w:lang w:val="en-US"/>
        </w:rPr>
      </w:pPr>
      <w:r w:rsidRPr="00BC4784">
        <w:rPr>
          <w:b/>
          <w:bCs/>
          <w:lang w:val="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1"/>
        <w:gridCol w:w="785"/>
        <w:gridCol w:w="1077"/>
        <w:gridCol w:w="778"/>
        <w:gridCol w:w="1154"/>
        <w:gridCol w:w="1651"/>
        <w:gridCol w:w="537"/>
        <w:gridCol w:w="960"/>
        <w:gridCol w:w="790"/>
        <w:gridCol w:w="761"/>
      </w:tblGrid>
      <w:tr w:rsidR="00BC4784" w:rsidRPr="00BC4784" w14:paraId="76549013"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178B6FDB" w14:textId="77777777" w:rsidR="00BC4784" w:rsidRPr="00BC4784" w:rsidRDefault="00BC4784" w:rsidP="00BC4784">
            <w:pPr>
              <w:rPr>
                <w:b/>
                <w:bCs/>
                <w:lang w:val="en-US"/>
              </w:rPr>
            </w:pPr>
            <w:r w:rsidRPr="00BC4784">
              <w:rPr>
                <w:b/>
                <w:bCs/>
                <w:lang w:val="en-GB"/>
              </w:rPr>
              <w:t>Test Case ID </w:t>
            </w:r>
            <w:r w:rsidRPr="00BC4784">
              <w:rPr>
                <w:b/>
                <w:bCs/>
                <w:lang w:val="en-US"/>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hideMark/>
          </w:tcPr>
          <w:p w14:paraId="5B4EEB4A" w14:textId="77777777" w:rsidR="00BC4784" w:rsidRPr="00BC4784" w:rsidRDefault="00BC4784" w:rsidP="00BC4784">
            <w:pPr>
              <w:rPr>
                <w:b/>
                <w:bCs/>
                <w:lang w:val="en-US"/>
              </w:rPr>
            </w:pPr>
            <w:r w:rsidRPr="00BC4784">
              <w:rPr>
                <w:b/>
                <w:bCs/>
                <w:lang w:val="en-GB"/>
              </w:rPr>
              <w:t>07</w:t>
            </w:r>
            <w:r w:rsidRPr="00BC4784">
              <w:rPr>
                <w:b/>
                <w:bCs/>
                <w:lang w:val="en-US"/>
              </w:rPr>
              <w:t> </w:t>
            </w:r>
          </w:p>
        </w:tc>
        <w:tc>
          <w:tcPr>
            <w:tcW w:w="271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7DA561B4" w14:textId="77777777" w:rsidR="00BC4784" w:rsidRPr="00BC4784" w:rsidRDefault="00BC4784" w:rsidP="00BC4784">
            <w:pPr>
              <w:rPr>
                <w:b/>
                <w:bCs/>
                <w:lang w:val="en-US"/>
              </w:rPr>
            </w:pPr>
            <w:r w:rsidRPr="00BC4784">
              <w:rPr>
                <w:b/>
                <w:bCs/>
                <w:lang w:val="en-GB"/>
              </w:rPr>
              <w:t>Test Case Description </w:t>
            </w:r>
            <w:r w:rsidRPr="00BC4784">
              <w:rPr>
                <w:b/>
                <w:bCs/>
                <w:lang w:val="en-US"/>
              </w:rPr>
              <w:t> </w:t>
            </w:r>
          </w:p>
        </w:tc>
        <w:tc>
          <w:tcPr>
            <w:tcW w:w="32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CA21ED7" w14:textId="77777777" w:rsidR="00BC4784" w:rsidRPr="00BC4784" w:rsidRDefault="00BC4784" w:rsidP="00BC4784">
            <w:pPr>
              <w:rPr>
                <w:b/>
                <w:bCs/>
                <w:lang w:val="en-US"/>
              </w:rPr>
            </w:pPr>
            <w:r w:rsidRPr="00BC4784">
              <w:rPr>
                <w:b/>
                <w:bCs/>
                <w:lang w:val="en-GB"/>
              </w:rPr>
              <w:t>Verify product or shipment tracking functionality.</w:t>
            </w:r>
            <w:r w:rsidRPr="00BC4784">
              <w:rPr>
                <w:b/>
                <w:bCs/>
                <w:lang w:val="en-US"/>
              </w:rPr>
              <w:t> </w:t>
            </w:r>
          </w:p>
        </w:tc>
        <w:tc>
          <w:tcPr>
            <w:tcW w:w="187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0286000A" w14:textId="77777777" w:rsidR="00BC4784" w:rsidRPr="00BC4784" w:rsidRDefault="00BC4784" w:rsidP="00BC4784">
            <w:pPr>
              <w:rPr>
                <w:b/>
                <w:bCs/>
                <w:lang w:val="en-US"/>
              </w:rPr>
            </w:pPr>
            <w:r w:rsidRPr="00BC4784">
              <w:rPr>
                <w:b/>
                <w:bCs/>
                <w:lang w:val="en-GB"/>
              </w:rPr>
              <w:t>Version </w:t>
            </w:r>
            <w:r w:rsidRPr="00BC4784">
              <w:rPr>
                <w:b/>
                <w:bCs/>
                <w:lang w:val="en-US"/>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69BC429E" w14:textId="77777777" w:rsidR="00BC4784" w:rsidRPr="00BC4784" w:rsidRDefault="00BC4784" w:rsidP="00BC4784">
            <w:pPr>
              <w:rPr>
                <w:b/>
                <w:bCs/>
                <w:lang w:val="en-US"/>
              </w:rPr>
            </w:pPr>
            <w:r w:rsidRPr="00BC4784">
              <w:rPr>
                <w:b/>
                <w:bCs/>
                <w:lang w:val="en-GB"/>
              </w:rPr>
              <w:t>1.0 </w:t>
            </w:r>
            <w:r w:rsidRPr="00BC4784">
              <w:rPr>
                <w:b/>
                <w:bCs/>
                <w:lang w:val="en-US"/>
              </w:rPr>
              <w:t> </w:t>
            </w:r>
          </w:p>
        </w:tc>
      </w:tr>
      <w:tr w:rsidR="00BC4784" w:rsidRPr="00BC4784" w14:paraId="76A90B82"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2528103B" w14:textId="77777777" w:rsidR="00BC4784" w:rsidRPr="00BC4784" w:rsidRDefault="00BC4784" w:rsidP="00BC4784">
            <w:pPr>
              <w:rPr>
                <w:b/>
                <w:bCs/>
                <w:lang w:val="en-US"/>
              </w:rPr>
            </w:pPr>
            <w:r w:rsidRPr="00BC4784">
              <w:rPr>
                <w:b/>
                <w:bCs/>
                <w:lang w:val="en-GB"/>
              </w:rPr>
              <w:t>Created By </w:t>
            </w:r>
            <w:r w:rsidRPr="00BC4784">
              <w:rPr>
                <w:b/>
                <w:bCs/>
                <w:lang w:val="en-US"/>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hideMark/>
          </w:tcPr>
          <w:p w14:paraId="0D036D7F" w14:textId="77777777" w:rsidR="00BC4784" w:rsidRPr="00BC4784" w:rsidRDefault="00BC4784" w:rsidP="00BC4784">
            <w:pPr>
              <w:rPr>
                <w:b/>
                <w:bCs/>
                <w:lang w:val="en-US"/>
              </w:rPr>
            </w:pPr>
            <w:r w:rsidRPr="00BC4784">
              <w:rPr>
                <w:b/>
                <w:bCs/>
                <w:lang w:val="en-US"/>
              </w:rPr>
              <w:t> </w:t>
            </w:r>
          </w:p>
        </w:tc>
        <w:tc>
          <w:tcPr>
            <w:tcW w:w="271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578C4E3E" w14:textId="77777777" w:rsidR="00BC4784" w:rsidRPr="00BC4784" w:rsidRDefault="00BC4784" w:rsidP="00BC4784">
            <w:pPr>
              <w:rPr>
                <w:b/>
                <w:bCs/>
                <w:lang w:val="en-US"/>
              </w:rPr>
            </w:pPr>
            <w:r w:rsidRPr="00BC4784">
              <w:rPr>
                <w:b/>
                <w:bCs/>
                <w:lang w:val="en-GB"/>
              </w:rPr>
              <w:t>Reviewed By </w:t>
            </w:r>
            <w:r w:rsidRPr="00BC4784">
              <w:rPr>
                <w:b/>
                <w:bCs/>
                <w:lang w:val="en-US"/>
              </w:rPr>
              <w:t> </w:t>
            </w:r>
          </w:p>
        </w:tc>
        <w:tc>
          <w:tcPr>
            <w:tcW w:w="32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CA287B3" w14:textId="77777777" w:rsidR="00BC4784" w:rsidRPr="00BC4784" w:rsidRDefault="00BC4784" w:rsidP="00BC4784">
            <w:pPr>
              <w:rPr>
                <w:b/>
                <w:bCs/>
                <w:lang w:val="en-US"/>
              </w:rPr>
            </w:pPr>
            <w:r w:rsidRPr="00BC4784">
              <w:rPr>
                <w:b/>
                <w:bCs/>
                <w:lang w:val="en-GB"/>
              </w:rPr>
              <w:t> </w:t>
            </w:r>
            <w:r w:rsidRPr="00BC4784">
              <w:rPr>
                <w:b/>
                <w:bCs/>
                <w:lang w:val="en-US"/>
              </w:rPr>
              <w:t> </w:t>
            </w:r>
          </w:p>
        </w:tc>
        <w:tc>
          <w:tcPr>
            <w:tcW w:w="187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23CBC70" w14:textId="77777777" w:rsidR="00BC4784" w:rsidRPr="00BC4784" w:rsidRDefault="00BC4784" w:rsidP="00BC4784">
            <w:pPr>
              <w:rPr>
                <w:b/>
                <w:bCs/>
                <w:lang w:val="en-US"/>
              </w:rPr>
            </w:pPr>
            <w:r w:rsidRPr="00BC4784">
              <w:rPr>
                <w:b/>
                <w:bCs/>
                <w:lang w:val="en-GB"/>
              </w:rPr>
              <w:t> </w:t>
            </w:r>
            <w:r w:rsidRPr="00BC4784">
              <w:rPr>
                <w:b/>
                <w:bCs/>
                <w:lang w:val="en-US"/>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2F15E96F"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5DDE06B1" w14:textId="77777777" w:rsidTr="00BC4784">
        <w:trPr>
          <w:trHeight w:val="300"/>
        </w:trPr>
        <w:tc>
          <w:tcPr>
            <w:tcW w:w="7455" w:type="dxa"/>
            <w:gridSpan w:val="5"/>
            <w:tcBorders>
              <w:top w:val="single" w:sz="6" w:space="0" w:color="000000"/>
              <w:left w:val="single" w:sz="6" w:space="0" w:color="000000"/>
              <w:bottom w:val="single" w:sz="6" w:space="0" w:color="000000"/>
              <w:right w:val="single" w:sz="6" w:space="0" w:color="000000"/>
            </w:tcBorders>
            <w:shd w:val="clear" w:color="auto" w:fill="FFFF00"/>
            <w:hideMark/>
          </w:tcPr>
          <w:p w14:paraId="4E2B5F4E" w14:textId="77777777" w:rsidR="00BC4784" w:rsidRPr="00BC4784" w:rsidRDefault="00BC4784" w:rsidP="00BC4784">
            <w:pPr>
              <w:rPr>
                <w:b/>
                <w:bCs/>
                <w:lang w:val="en-US"/>
              </w:rPr>
            </w:pPr>
            <w:r w:rsidRPr="00BC4784">
              <w:rPr>
                <w:b/>
                <w:bCs/>
                <w:lang w:val="en-GB"/>
              </w:rPr>
              <w:t>QA Tester’s Log </w:t>
            </w:r>
            <w:r w:rsidRPr="00BC4784">
              <w:rPr>
                <w:b/>
                <w:bCs/>
                <w:lang w:val="en-US"/>
              </w:rPr>
              <w:t> </w:t>
            </w:r>
          </w:p>
        </w:tc>
        <w:tc>
          <w:tcPr>
            <w:tcW w:w="6390"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70F40E85" w14:textId="77777777" w:rsidR="00BC4784" w:rsidRPr="00BC4784" w:rsidRDefault="00BC4784" w:rsidP="00BC4784">
            <w:pPr>
              <w:rPr>
                <w:b/>
                <w:bCs/>
                <w:lang w:val="en-US"/>
              </w:rPr>
            </w:pPr>
            <w:r w:rsidRPr="00BC4784">
              <w:rPr>
                <w:b/>
                <w:bCs/>
                <w:lang w:val="en-GB"/>
              </w:rPr>
              <w:t>Ensure that tracking feature works as expected; ensure all tracking details are accurate and up to date.</w:t>
            </w:r>
            <w:r w:rsidRPr="00BC4784">
              <w:rPr>
                <w:b/>
                <w:bCs/>
                <w:lang w:val="en-US"/>
              </w:rPr>
              <w:t> </w:t>
            </w:r>
          </w:p>
        </w:tc>
      </w:tr>
      <w:tr w:rsidR="00BC4784" w:rsidRPr="00BC4784" w14:paraId="3A3EDC35"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29B3903D" w14:textId="77777777" w:rsidR="00BC4784" w:rsidRPr="00BC4784" w:rsidRDefault="00BC4784" w:rsidP="00BC4784">
            <w:pPr>
              <w:rPr>
                <w:b/>
                <w:bCs/>
                <w:lang w:val="en-US"/>
              </w:rPr>
            </w:pPr>
            <w:r w:rsidRPr="00BC4784">
              <w:rPr>
                <w:b/>
                <w:bCs/>
                <w:lang w:val="en-GB"/>
              </w:rPr>
              <w:t>Tester’s Name </w:t>
            </w:r>
            <w:r w:rsidRPr="00BC4784">
              <w:rPr>
                <w:b/>
                <w:bCs/>
                <w:lang w:val="en-US"/>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hideMark/>
          </w:tcPr>
          <w:p w14:paraId="68B14920"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71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744F5013" w14:textId="77777777" w:rsidR="00BC4784" w:rsidRPr="00BC4784" w:rsidRDefault="00BC4784" w:rsidP="00BC4784">
            <w:pPr>
              <w:rPr>
                <w:b/>
                <w:bCs/>
                <w:lang w:val="en-US"/>
              </w:rPr>
            </w:pPr>
            <w:r w:rsidRPr="00BC4784">
              <w:rPr>
                <w:b/>
                <w:bCs/>
                <w:lang w:val="en-GB"/>
              </w:rPr>
              <w:t>Date Tested </w:t>
            </w:r>
            <w:r w:rsidRPr="00BC4784">
              <w:rPr>
                <w:b/>
                <w:bCs/>
                <w:lang w:val="en-US"/>
              </w:rPr>
              <w:t> </w:t>
            </w:r>
          </w:p>
        </w:tc>
        <w:tc>
          <w:tcPr>
            <w:tcW w:w="32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1BFE7FC" w14:textId="77777777" w:rsidR="00BC4784" w:rsidRPr="00BC4784" w:rsidRDefault="00BC4784" w:rsidP="00BC4784">
            <w:pPr>
              <w:rPr>
                <w:b/>
                <w:bCs/>
                <w:lang w:val="en-US"/>
              </w:rPr>
            </w:pPr>
            <w:r w:rsidRPr="00BC4784">
              <w:rPr>
                <w:b/>
                <w:bCs/>
                <w:lang w:val="en-GB"/>
              </w:rPr>
              <w:t> </w:t>
            </w:r>
            <w:r w:rsidRPr="00BC4784">
              <w:rPr>
                <w:b/>
                <w:bCs/>
                <w:lang w:val="en-US"/>
              </w:rPr>
              <w:t> </w:t>
            </w:r>
          </w:p>
        </w:tc>
        <w:tc>
          <w:tcPr>
            <w:tcW w:w="187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5A33646B" w14:textId="77777777" w:rsidR="00BC4784" w:rsidRPr="00BC4784" w:rsidRDefault="00BC4784" w:rsidP="00BC4784">
            <w:pPr>
              <w:rPr>
                <w:b/>
                <w:bCs/>
                <w:lang w:val="en-US"/>
              </w:rPr>
            </w:pPr>
            <w:r w:rsidRPr="00BC4784">
              <w:rPr>
                <w:b/>
                <w:bCs/>
                <w:lang w:val="en-GB"/>
              </w:rPr>
              <w:t>Test Case </w:t>
            </w:r>
            <w:r w:rsidRPr="00BC4784">
              <w:rPr>
                <w:b/>
                <w:bCs/>
                <w:lang w:val="en-US"/>
              </w:rPr>
              <w:t> </w:t>
            </w:r>
          </w:p>
          <w:p w14:paraId="00A04DB8" w14:textId="77777777" w:rsidR="00BC4784" w:rsidRPr="00BC4784" w:rsidRDefault="00BC4784" w:rsidP="00BC4784">
            <w:pPr>
              <w:rPr>
                <w:b/>
                <w:bCs/>
                <w:lang w:val="en-US"/>
              </w:rPr>
            </w:pPr>
            <w:r w:rsidRPr="00BC4784">
              <w:rPr>
                <w:b/>
                <w:bCs/>
                <w:lang w:val="en-GB"/>
              </w:rPr>
              <w:t>(Pass/Fail/Not) </w:t>
            </w:r>
            <w:r w:rsidRPr="00BC4784">
              <w:rPr>
                <w:b/>
                <w:bCs/>
                <w:lang w:val="en-US"/>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20D22E17"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17DA7EF9"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1892B6E9" w14:textId="77777777" w:rsidR="00BC4784" w:rsidRPr="00BC4784" w:rsidRDefault="00BC4784" w:rsidP="00BC4784">
            <w:pPr>
              <w:rPr>
                <w:b/>
                <w:bCs/>
                <w:lang w:val="en-US"/>
              </w:rPr>
            </w:pPr>
            <w:r w:rsidRPr="00BC4784">
              <w:rPr>
                <w:b/>
                <w:bCs/>
                <w:lang w:val="en-GB"/>
              </w:rPr>
              <w:t>S # </w:t>
            </w: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FFFF00"/>
            <w:hideMark/>
          </w:tcPr>
          <w:p w14:paraId="4F7FB5C0" w14:textId="77777777" w:rsidR="00BC4784" w:rsidRPr="00BC4784" w:rsidRDefault="00BC4784" w:rsidP="00BC4784">
            <w:pPr>
              <w:rPr>
                <w:b/>
                <w:bCs/>
                <w:lang w:val="en-US"/>
              </w:rPr>
            </w:pPr>
            <w:r w:rsidRPr="00BC4784">
              <w:rPr>
                <w:b/>
                <w:bCs/>
                <w:lang w:val="en-GB"/>
              </w:rPr>
              <w:t>Prerequisites: </w:t>
            </w: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716C6DEC" w14:textId="77777777" w:rsidR="00BC4784" w:rsidRPr="00BC4784" w:rsidRDefault="00BC4784" w:rsidP="00BC4784">
            <w:pPr>
              <w:rPr>
                <w:b/>
                <w:bCs/>
                <w:lang w:val="en-US"/>
              </w:rPr>
            </w:pPr>
            <w:r w:rsidRPr="00BC4784">
              <w:rPr>
                <w:b/>
                <w:bCs/>
                <w:lang w:val="en-GB"/>
              </w:rPr>
              <w:t>S # </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FFFF00"/>
            <w:hideMark/>
          </w:tcPr>
          <w:p w14:paraId="67C1FB81" w14:textId="77777777" w:rsidR="00BC4784" w:rsidRPr="00BC4784" w:rsidRDefault="00BC4784" w:rsidP="00BC4784">
            <w:pPr>
              <w:rPr>
                <w:b/>
                <w:bCs/>
                <w:lang w:val="en-US"/>
              </w:rPr>
            </w:pPr>
            <w:r w:rsidRPr="00BC4784">
              <w:rPr>
                <w:b/>
                <w:bCs/>
                <w:lang w:val="en-GB"/>
              </w:rPr>
              <w:t>Test Data </w:t>
            </w:r>
            <w:r w:rsidRPr="00BC4784">
              <w:rPr>
                <w:b/>
                <w:bCs/>
                <w:lang w:val="en-US"/>
              </w:rPr>
              <w:t> </w:t>
            </w:r>
          </w:p>
        </w:tc>
      </w:tr>
      <w:tr w:rsidR="00BC4784" w:rsidRPr="00BC4784" w14:paraId="02C9B368"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3445DAA5" w14:textId="77777777" w:rsidR="00BC4784" w:rsidRPr="00BC4784" w:rsidRDefault="00BC4784" w:rsidP="00BC4784">
            <w:pPr>
              <w:rPr>
                <w:b/>
                <w:bCs/>
                <w:lang w:val="en-US"/>
              </w:rPr>
            </w:pPr>
            <w:r w:rsidRPr="00BC4784">
              <w:rPr>
                <w:b/>
                <w:bCs/>
                <w:lang w:val="en-GB"/>
              </w:rPr>
              <w:t>1 </w:t>
            </w: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76E1AAA7" w14:textId="77777777" w:rsidR="00BC4784" w:rsidRPr="00BC4784" w:rsidRDefault="00BC4784" w:rsidP="00BC4784">
            <w:pPr>
              <w:rPr>
                <w:b/>
                <w:bCs/>
                <w:lang w:val="en-US"/>
              </w:rPr>
            </w:pPr>
            <w:r w:rsidRPr="00BC4784">
              <w:rPr>
                <w:b/>
                <w:bCs/>
                <w:lang w:val="en-GB"/>
              </w:rPr>
              <w:t>User must be logged into the system.</w:t>
            </w: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4A5CCA25" w14:textId="77777777" w:rsidR="00BC4784" w:rsidRPr="00BC4784" w:rsidRDefault="00BC4784" w:rsidP="00BC4784">
            <w:pPr>
              <w:rPr>
                <w:b/>
                <w:bCs/>
                <w:lang w:val="en-US"/>
              </w:rPr>
            </w:pPr>
            <w:r w:rsidRPr="00BC4784">
              <w:rPr>
                <w:b/>
                <w:bCs/>
                <w:lang w:val="en-GB"/>
              </w:rPr>
              <w:t>1 </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64C3C27C" w14:textId="77777777" w:rsidR="00BC4784" w:rsidRPr="00BC4784" w:rsidRDefault="00BC4784" w:rsidP="00BC4784">
            <w:pPr>
              <w:rPr>
                <w:b/>
                <w:bCs/>
                <w:lang w:val="en-US"/>
              </w:rPr>
            </w:pPr>
            <w:r w:rsidRPr="00BC4784">
              <w:rPr>
                <w:b/>
                <w:bCs/>
                <w:lang w:val="en-GB"/>
              </w:rPr>
              <w:t>Inventory Staff</w:t>
            </w:r>
            <w:r w:rsidRPr="00BC4784">
              <w:rPr>
                <w:b/>
                <w:bCs/>
                <w:lang w:val="en-US"/>
              </w:rPr>
              <w:t> </w:t>
            </w:r>
          </w:p>
          <w:p w14:paraId="4508EF1B" w14:textId="77777777" w:rsidR="00BC4784" w:rsidRPr="00BC4784" w:rsidRDefault="00BC4784" w:rsidP="00BC4784">
            <w:pPr>
              <w:rPr>
                <w:b/>
                <w:bCs/>
                <w:lang w:val="en-US"/>
              </w:rPr>
            </w:pPr>
            <w:r w:rsidRPr="00BC4784">
              <w:rPr>
                <w:b/>
                <w:bCs/>
                <w:lang w:val="en-GB"/>
              </w:rPr>
              <w:t>Username: inventory_user</w:t>
            </w:r>
            <w:r w:rsidRPr="00BC4784">
              <w:rPr>
                <w:b/>
                <w:bCs/>
                <w:lang w:val="en-US"/>
              </w:rPr>
              <w:t> </w:t>
            </w:r>
          </w:p>
        </w:tc>
      </w:tr>
      <w:tr w:rsidR="00BC4784" w:rsidRPr="00BC4784" w14:paraId="5AA293E4"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0EF45308" w14:textId="77777777" w:rsidR="00BC4784" w:rsidRPr="00BC4784" w:rsidRDefault="00BC4784" w:rsidP="00BC4784">
            <w:pPr>
              <w:rPr>
                <w:b/>
                <w:bCs/>
                <w:lang w:val="en-US"/>
              </w:rPr>
            </w:pPr>
            <w:r w:rsidRPr="00BC4784">
              <w:rPr>
                <w:b/>
                <w:bCs/>
                <w:lang w:val="en-GB"/>
              </w:rPr>
              <w:t>2</w:t>
            </w: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4E2220DD" w14:textId="77777777" w:rsidR="00BC4784" w:rsidRPr="00BC4784" w:rsidRDefault="00BC4784" w:rsidP="00BC4784">
            <w:pPr>
              <w:rPr>
                <w:b/>
                <w:bCs/>
                <w:lang w:val="en-US"/>
              </w:rPr>
            </w:pPr>
            <w:r w:rsidRPr="00BC4784">
              <w:rPr>
                <w:b/>
                <w:bCs/>
                <w:lang w:val="en-GB"/>
              </w:rPr>
              <w:t>Product must have been shipped and available for tracking.</w:t>
            </w: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0E53AFA8" w14:textId="77777777" w:rsidR="00BC4784" w:rsidRPr="00BC4784" w:rsidRDefault="00BC4784" w:rsidP="00BC4784">
            <w:pPr>
              <w:rPr>
                <w:b/>
                <w:bCs/>
                <w:lang w:val="en-US"/>
              </w:rPr>
            </w:pPr>
            <w:r w:rsidRPr="00BC4784">
              <w:rPr>
                <w:b/>
                <w:bCs/>
                <w:lang w:val="en-GB"/>
              </w:rPr>
              <w:t>2 </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3B866CB0" w14:textId="77777777" w:rsidR="00BC4784" w:rsidRPr="00BC4784" w:rsidRDefault="00BC4784" w:rsidP="00BC4784">
            <w:pPr>
              <w:rPr>
                <w:b/>
                <w:bCs/>
                <w:lang w:val="en-US"/>
              </w:rPr>
            </w:pPr>
            <w:r w:rsidRPr="00BC4784">
              <w:rPr>
                <w:b/>
                <w:bCs/>
                <w:lang w:val="en-GB"/>
              </w:rPr>
              <w:t>Customer</w:t>
            </w:r>
            <w:r w:rsidRPr="00BC4784">
              <w:rPr>
                <w:b/>
                <w:bCs/>
                <w:lang w:val="en-US"/>
              </w:rPr>
              <w:t> </w:t>
            </w:r>
          </w:p>
          <w:p w14:paraId="2F047FAB" w14:textId="77777777" w:rsidR="00BC4784" w:rsidRPr="00BC4784" w:rsidRDefault="00BC4784" w:rsidP="00BC4784">
            <w:pPr>
              <w:rPr>
                <w:b/>
                <w:bCs/>
                <w:lang w:val="en-US"/>
              </w:rPr>
            </w:pPr>
            <w:r w:rsidRPr="00BC4784">
              <w:rPr>
                <w:b/>
                <w:bCs/>
                <w:lang w:val="en-GB"/>
              </w:rPr>
              <w:t>Username: customer_user</w:t>
            </w:r>
            <w:r w:rsidRPr="00BC4784">
              <w:rPr>
                <w:b/>
                <w:bCs/>
                <w:lang w:val="en-US"/>
              </w:rPr>
              <w:t> </w:t>
            </w:r>
          </w:p>
        </w:tc>
      </w:tr>
      <w:tr w:rsidR="00BC4784" w:rsidRPr="00BC4784" w14:paraId="0C412953"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2A108AB0" w14:textId="77777777" w:rsidR="00BC4784" w:rsidRPr="00BC4784" w:rsidRDefault="00BC4784" w:rsidP="00BC4784">
            <w:pPr>
              <w:rPr>
                <w:b/>
                <w:bCs/>
                <w:lang w:val="en-US"/>
              </w:rPr>
            </w:pP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57A55B40" w14:textId="77777777" w:rsidR="00BC4784" w:rsidRPr="00BC4784" w:rsidRDefault="00BC4784" w:rsidP="00BC4784">
            <w:pPr>
              <w:rPr>
                <w:b/>
                <w:bCs/>
                <w:lang w:val="en-US"/>
              </w:rPr>
            </w:pP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7DAA93DE" w14:textId="77777777" w:rsidR="00BC4784" w:rsidRPr="00BC4784" w:rsidRDefault="00BC4784" w:rsidP="00BC4784">
            <w:pPr>
              <w:rPr>
                <w:b/>
                <w:bCs/>
                <w:lang w:val="en-US"/>
              </w:rPr>
            </w:pPr>
            <w:r w:rsidRPr="00BC4784">
              <w:rPr>
                <w:b/>
                <w:bCs/>
                <w:lang w:val="en-GB"/>
              </w:rPr>
              <w:t>3</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13F7A1E3" w14:textId="77777777" w:rsidR="00BC4784" w:rsidRPr="00BC4784" w:rsidRDefault="00BC4784" w:rsidP="00BC4784">
            <w:pPr>
              <w:rPr>
                <w:b/>
                <w:bCs/>
                <w:lang w:val="en-US"/>
              </w:rPr>
            </w:pPr>
            <w:r w:rsidRPr="00BC4784">
              <w:rPr>
                <w:b/>
                <w:bCs/>
                <w:lang w:val="en-GB"/>
              </w:rPr>
              <w:t>Logistics Manager</w:t>
            </w:r>
            <w:r w:rsidRPr="00BC4784">
              <w:rPr>
                <w:b/>
                <w:bCs/>
                <w:lang w:val="en-US"/>
              </w:rPr>
              <w:t> </w:t>
            </w:r>
          </w:p>
          <w:p w14:paraId="1E0A4D38" w14:textId="77777777" w:rsidR="00BC4784" w:rsidRPr="00BC4784" w:rsidRDefault="00BC4784" w:rsidP="00BC4784">
            <w:pPr>
              <w:rPr>
                <w:b/>
                <w:bCs/>
                <w:lang w:val="en-US"/>
              </w:rPr>
            </w:pPr>
            <w:r w:rsidRPr="00BC4784">
              <w:rPr>
                <w:b/>
                <w:bCs/>
                <w:lang w:val="en-GB"/>
              </w:rPr>
              <w:t>Username: logistics_user</w:t>
            </w:r>
            <w:r w:rsidRPr="00BC4784">
              <w:rPr>
                <w:b/>
                <w:bCs/>
                <w:lang w:val="en-US"/>
              </w:rPr>
              <w:t> </w:t>
            </w:r>
          </w:p>
        </w:tc>
      </w:tr>
      <w:tr w:rsidR="00BC4784" w:rsidRPr="00BC4784" w14:paraId="394E414A"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3ADB0FAC" w14:textId="77777777" w:rsidR="00BC4784" w:rsidRPr="00BC4784" w:rsidRDefault="00BC4784" w:rsidP="00BC4784">
            <w:pPr>
              <w:rPr>
                <w:b/>
                <w:bCs/>
                <w:lang w:val="en-US"/>
              </w:rPr>
            </w:pP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00F50E02" w14:textId="77777777" w:rsidR="00BC4784" w:rsidRPr="00BC4784" w:rsidRDefault="00BC4784" w:rsidP="00BC4784">
            <w:pPr>
              <w:rPr>
                <w:b/>
                <w:bCs/>
                <w:lang w:val="en-US"/>
              </w:rPr>
            </w:pP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54271201" w14:textId="77777777" w:rsidR="00BC4784" w:rsidRPr="00BC4784" w:rsidRDefault="00BC4784" w:rsidP="00BC4784">
            <w:pPr>
              <w:rPr>
                <w:b/>
                <w:bCs/>
                <w:lang w:val="en-US"/>
              </w:rPr>
            </w:pPr>
            <w:r w:rsidRPr="00BC4784">
              <w:rPr>
                <w:b/>
                <w:bCs/>
                <w:lang w:val="en-GB"/>
              </w:rPr>
              <w:t>4</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79EAA1CD" w14:textId="77777777" w:rsidR="00BC4784" w:rsidRPr="00BC4784" w:rsidRDefault="00BC4784" w:rsidP="00BC4784">
            <w:pPr>
              <w:rPr>
                <w:b/>
                <w:bCs/>
                <w:lang w:val="en-US"/>
              </w:rPr>
            </w:pPr>
            <w:r w:rsidRPr="00BC4784">
              <w:rPr>
                <w:b/>
                <w:bCs/>
                <w:lang w:val="en-US"/>
              </w:rPr>
              <w:t> </w:t>
            </w:r>
          </w:p>
        </w:tc>
      </w:tr>
      <w:tr w:rsidR="00BC4784" w:rsidRPr="00BC4784" w14:paraId="43FBD330" w14:textId="77777777" w:rsidTr="00BC4784">
        <w:trPr>
          <w:trHeight w:val="300"/>
        </w:trPr>
        <w:tc>
          <w:tcPr>
            <w:tcW w:w="7455" w:type="dxa"/>
            <w:gridSpan w:val="5"/>
            <w:tcBorders>
              <w:top w:val="single" w:sz="6" w:space="0" w:color="000000"/>
              <w:left w:val="single" w:sz="6" w:space="0" w:color="000000"/>
              <w:bottom w:val="single" w:sz="6" w:space="0" w:color="000000"/>
              <w:right w:val="single" w:sz="6" w:space="0" w:color="000000"/>
            </w:tcBorders>
            <w:shd w:val="clear" w:color="auto" w:fill="FFFF00"/>
            <w:hideMark/>
          </w:tcPr>
          <w:p w14:paraId="0A2B8BA1" w14:textId="77777777" w:rsidR="00BC4784" w:rsidRPr="00BC4784" w:rsidRDefault="00BC4784" w:rsidP="00BC4784">
            <w:pPr>
              <w:rPr>
                <w:b/>
                <w:bCs/>
                <w:lang w:val="en-US"/>
              </w:rPr>
            </w:pPr>
            <w:r w:rsidRPr="00BC4784">
              <w:rPr>
                <w:b/>
                <w:bCs/>
                <w:lang w:val="en-GB"/>
              </w:rPr>
              <w:t>Test Scenario </w:t>
            </w:r>
            <w:r w:rsidRPr="00BC4784">
              <w:rPr>
                <w:b/>
                <w:bCs/>
                <w:lang w:val="en-US"/>
              </w:rPr>
              <w:t> </w:t>
            </w:r>
          </w:p>
        </w:tc>
        <w:tc>
          <w:tcPr>
            <w:tcW w:w="6390"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43984780" w14:textId="77777777" w:rsidR="00BC4784" w:rsidRPr="00BC4784" w:rsidRDefault="00BC4784" w:rsidP="00BC4784">
            <w:pPr>
              <w:rPr>
                <w:b/>
                <w:bCs/>
                <w:lang w:val="en-US"/>
              </w:rPr>
            </w:pPr>
            <w:r w:rsidRPr="00BC4784">
              <w:rPr>
                <w:b/>
                <w:bCs/>
                <w:lang w:val="en-US"/>
              </w:rPr>
              <w:t>- Verify users can track products or shipments. </w:t>
            </w:r>
          </w:p>
        </w:tc>
      </w:tr>
      <w:tr w:rsidR="00BC4784" w:rsidRPr="00BC4784" w14:paraId="152ADB70"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FFFF00"/>
            <w:hideMark/>
          </w:tcPr>
          <w:p w14:paraId="2EE1C28A" w14:textId="77777777" w:rsidR="00BC4784" w:rsidRPr="00BC4784" w:rsidRDefault="00BC4784" w:rsidP="00BC4784">
            <w:pPr>
              <w:rPr>
                <w:b/>
                <w:bCs/>
                <w:lang w:val="en-US"/>
              </w:rPr>
            </w:pPr>
            <w:r w:rsidRPr="00BC4784">
              <w:rPr>
                <w:b/>
                <w:bCs/>
                <w:lang w:val="en-GB"/>
              </w:rPr>
              <w:t>Step # </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FFFF00"/>
            <w:hideMark/>
          </w:tcPr>
          <w:p w14:paraId="25F0E367" w14:textId="77777777" w:rsidR="00BC4784" w:rsidRPr="00BC4784" w:rsidRDefault="00BC4784" w:rsidP="00BC4784">
            <w:pPr>
              <w:rPr>
                <w:b/>
                <w:bCs/>
                <w:lang w:val="en-US"/>
              </w:rPr>
            </w:pPr>
            <w:r w:rsidRPr="00BC4784">
              <w:rPr>
                <w:b/>
                <w:bCs/>
                <w:lang w:val="en-GB"/>
              </w:rPr>
              <w:t>Step Details </w:t>
            </w:r>
            <w:r w:rsidRPr="00BC4784">
              <w:rPr>
                <w:b/>
                <w:bCs/>
                <w:lang w:val="en-US"/>
              </w:rPr>
              <w:t> </w:t>
            </w:r>
          </w:p>
        </w:tc>
        <w:tc>
          <w:tcPr>
            <w:tcW w:w="406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2550B3E5" w14:textId="77777777" w:rsidR="00BC4784" w:rsidRPr="00BC4784" w:rsidRDefault="00BC4784" w:rsidP="00BC4784">
            <w:pPr>
              <w:rPr>
                <w:b/>
                <w:bCs/>
                <w:lang w:val="en-US"/>
              </w:rPr>
            </w:pPr>
            <w:r w:rsidRPr="00BC4784">
              <w:rPr>
                <w:b/>
                <w:bCs/>
                <w:lang w:val="en-GB"/>
              </w:rPr>
              <w:t>Expected Results </w:t>
            </w:r>
            <w:r w:rsidRPr="00BC4784">
              <w:rPr>
                <w:b/>
                <w:bCs/>
                <w:lang w:val="en-US"/>
              </w:rPr>
              <w:t> </w:t>
            </w: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24122AFD" w14:textId="77777777" w:rsidR="00BC4784" w:rsidRPr="00BC4784" w:rsidRDefault="00BC4784" w:rsidP="00BC4784">
            <w:pPr>
              <w:rPr>
                <w:b/>
                <w:bCs/>
                <w:lang w:val="en-US"/>
              </w:rPr>
            </w:pPr>
            <w:r w:rsidRPr="00BC4784">
              <w:rPr>
                <w:b/>
                <w:bCs/>
                <w:lang w:val="en-GB"/>
              </w:rPr>
              <w:t>Actual Results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6807FABC" w14:textId="77777777" w:rsidR="00BC4784" w:rsidRPr="00BC4784" w:rsidRDefault="00BC4784" w:rsidP="00BC4784">
            <w:pPr>
              <w:rPr>
                <w:b/>
                <w:bCs/>
                <w:lang w:val="en-US"/>
              </w:rPr>
            </w:pPr>
            <w:r w:rsidRPr="00BC4784">
              <w:rPr>
                <w:b/>
                <w:bCs/>
                <w:lang w:val="en-GB"/>
              </w:rPr>
              <w:t>Pass / Fail / Not executed / Suspend </w:t>
            </w:r>
            <w:r w:rsidRPr="00BC4784">
              <w:rPr>
                <w:b/>
                <w:bCs/>
                <w:lang w:val="en-US"/>
              </w:rPr>
              <w:t> </w:t>
            </w:r>
          </w:p>
        </w:tc>
      </w:tr>
      <w:tr w:rsidR="00BC4784" w:rsidRPr="00BC4784" w14:paraId="757CB98A"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283102B3" w14:textId="77777777" w:rsidR="00BC4784" w:rsidRPr="00BC4784" w:rsidRDefault="00BC4784" w:rsidP="00BC4784">
            <w:pPr>
              <w:rPr>
                <w:b/>
                <w:bCs/>
                <w:lang w:val="en-US"/>
              </w:rPr>
            </w:pPr>
            <w:r w:rsidRPr="00BC4784">
              <w:rPr>
                <w:b/>
                <w:bCs/>
                <w:lang w:val="en-GB"/>
              </w:rPr>
              <w:t>1</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7B414A8A" w14:textId="77777777" w:rsidR="00BC4784" w:rsidRPr="00BC4784" w:rsidRDefault="00BC4784" w:rsidP="00BC4784">
            <w:pPr>
              <w:rPr>
                <w:b/>
                <w:bCs/>
                <w:lang w:val="en-US"/>
              </w:rPr>
            </w:pPr>
            <w:r w:rsidRPr="00BC4784">
              <w:rPr>
                <w:b/>
                <w:bCs/>
                <w:lang w:val="en-GB"/>
              </w:rPr>
              <w:t>Log in with appropriate user credentials.</w:t>
            </w:r>
            <w:r w:rsidRPr="00BC4784">
              <w:rPr>
                <w:b/>
                <w:bCs/>
                <w:lang w:val="en-US"/>
              </w:rPr>
              <w:t> </w:t>
            </w:r>
          </w:p>
        </w:tc>
        <w:tc>
          <w:tcPr>
            <w:tcW w:w="4065" w:type="dxa"/>
            <w:gridSpan w:val="2"/>
            <w:vMerge w:val="restart"/>
            <w:tcBorders>
              <w:top w:val="single" w:sz="6" w:space="0" w:color="000000"/>
              <w:left w:val="single" w:sz="6" w:space="0" w:color="000000"/>
              <w:bottom w:val="single" w:sz="6" w:space="0" w:color="000000"/>
              <w:right w:val="single" w:sz="6" w:space="0" w:color="000000"/>
            </w:tcBorders>
            <w:shd w:val="clear" w:color="auto" w:fill="auto"/>
            <w:hideMark/>
          </w:tcPr>
          <w:p w14:paraId="12D59535" w14:textId="77777777" w:rsidR="00BC4784" w:rsidRPr="00BC4784" w:rsidRDefault="00BC4784" w:rsidP="00BC4784">
            <w:pPr>
              <w:numPr>
                <w:ilvl w:val="0"/>
                <w:numId w:val="64"/>
              </w:numPr>
              <w:rPr>
                <w:b/>
                <w:bCs/>
                <w:lang w:val="en-US"/>
              </w:rPr>
            </w:pPr>
            <w:r w:rsidRPr="00BC4784">
              <w:rPr>
                <w:b/>
                <w:bCs/>
                <w:lang w:val="en-GB"/>
              </w:rPr>
              <w:t>System prompts for tracking number or order selection.</w:t>
            </w:r>
            <w:r w:rsidRPr="00BC4784">
              <w:rPr>
                <w:b/>
                <w:bCs/>
                <w:lang w:val="en-US"/>
              </w:rPr>
              <w:t> </w:t>
            </w:r>
          </w:p>
          <w:p w14:paraId="26C9DC82" w14:textId="77777777" w:rsidR="00BC4784" w:rsidRPr="00BC4784" w:rsidRDefault="00BC4784" w:rsidP="00BC4784">
            <w:pPr>
              <w:numPr>
                <w:ilvl w:val="0"/>
                <w:numId w:val="65"/>
              </w:numPr>
              <w:rPr>
                <w:b/>
                <w:bCs/>
                <w:lang w:val="en-US"/>
              </w:rPr>
            </w:pPr>
            <w:r w:rsidRPr="00BC4784">
              <w:rPr>
                <w:b/>
                <w:bCs/>
                <w:lang w:val="en-GB"/>
              </w:rPr>
              <w:t>System displays current status and location of the product accurately.</w:t>
            </w:r>
            <w:r w:rsidRPr="00BC4784">
              <w:rPr>
                <w:b/>
                <w:bCs/>
                <w:lang w:val="en-US"/>
              </w:rPr>
              <w:t> </w:t>
            </w:r>
          </w:p>
          <w:p w14:paraId="291D414B" w14:textId="77777777" w:rsidR="00BC4784" w:rsidRPr="00BC4784" w:rsidRDefault="00BC4784" w:rsidP="00BC4784">
            <w:pPr>
              <w:numPr>
                <w:ilvl w:val="0"/>
                <w:numId w:val="66"/>
              </w:numPr>
              <w:rPr>
                <w:b/>
                <w:bCs/>
                <w:lang w:val="en-US"/>
              </w:rPr>
            </w:pPr>
            <w:r w:rsidRPr="00BC4784">
              <w:rPr>
                <w:b/>
                <w:bCs/>
                <w:lang w:val="en-GB"/>
              </w:rPr>
              <w:t>Product's status and location are updated and displayed accurately.</w:t>
            </w:r>
            <w:r w:rsidRPr="00BC4784">
              <w:rPr>
                <w:b/>
                <w:bCs/>
                <w:lang w:val="en-US"/>
              </w:rPr>
              <w:t> </w:t>
            </w: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25E9A75"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2586DE4"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7A594623"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4CE6CAAF" w14:textId="77777777" w:rsidR="00BC4784" w:rsidRPr="00BC4784" w:rsidRDefault="00BC4784" w:rsidP="00BC4784">
            <w:pPr>
              <w:rPr>
                <w:b/>
                <w:bCs/>
                <w:lang w:val="en-US"/>
              </w:rPr>
            </w:pPr>
            <w:r w:rsidRPr="00BC4784">
              <w:rPr>
                <w:b/>
                <w:bCs/>
                <w:lang w:val="en-GB"/>
              </w:rPr>
              <w:t>2</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4CFA769D" w14:textId="77777777" w:rsidR="00BC4784" w:rsidRPr="00BC4784" w:rsidRDefault="00BC4784" w:rsidP="00BC4784">
            <w:pPr>
              <w:rPr>
                <w:b/>
                <w:bCs/>
                <w:lang w:val="en-US"/>
              </w:rPr>
            </w:pPr>
            <w:r w:rsidRPr="00BC4784">
              <w:rPr>
                <w:b/>
                <w:bCs/>
                <w:lang w:val="en-GB"/>
              </w:rPr>
              <w:t>Select "Tracking of Product" option.</w:t>
            </w:r>
            <w:r w:rsidRPr="00BC4784">
              <w:rPr>
                <w:b/>
                <w:bCs/>
                <w:lang w:val="en-US"/>
              </w:rPr>
              <w:t> </w:t>
            </w: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A5331C" w14:textId="77777777" w:rsidR="00BC4784" w:rsidRPr="00BC4784" w:rsidRDefault="00BC4784" w:rsidP="00BC4784">
            <w:pPr>
              <w:rPr>
                <w:b/>
                <w:bCs/>
                <w:lang w:val="en-US"/>
              </w:rPr>
            </w:pP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FA69D5A"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75EF59E9"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6BFDBBAF"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4DE4AEB7" w14:textId="77777777" w:rsidR="00BC4784" w:rsidRPr="00BC4784" w:rsidRDefault="00BC4784" w:rsidP="00BC4784">
            <w:pPr>
              <w:rPr>
                <w:b/>
                <w:bCs/>
                <w:lang w:val="en-US"/>
              </w:rPr>
            </w:pPr>
            <w:r w:rsidRPr="00BC4784">
              <w:rPr>
                <w:b/>
                <w:bCs/>
                <w:lang w:val="en-GB"/>
              </w:rPr>
              <w:t>3</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590F8203" w14:textId="77777777" w:rsidR="00BC4784" w:rsidRPr="00BC4784" w:rsidRDefault="00BC4784" w:rsidP="00BC4784">
            <w:pPr>
              <w:rPr>
                <w:b/>
                <w:bCs/>
                <w:lang w:val="en-US"/>
              </w:rPr>
            </w:pPr>
            <w:r w:rsidRPr="00BC4784">
              <w:rPr>
                <w:b/>
                <w:bCs/>
                <w:lang w:val="en-GB"/>
              </w:rPr>
              <w:t>Enter tracking details and view status.</w:t>
            </w:r>
            <w:r w:rsidRPr="00BC4784">
              <w:rPr>
                <w:b/>
                <w:bCs/>
                <w:lang w:val="en-US"/>
              </w:rPr>
              <w:t> </w:t>
            </w: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FB9DA2" w14:textId="77777777" w:rsidR="00BC4784" w:rsidRPr="00BC4784" w:rsidRDefault="00BC4784" w:rsidP="00BC4784">
            <w:pPr>
              <w:rPr>
                <w:b/>
                <w:bCs/>
                <w:lang w:val="en-US"/>
              </w:rPr>
            </w:pP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9DB22F2"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76D8889C"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3A93A0F7"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001621E3" w14:textId="77777777" w:rsidR="00BC4784" w:rsidRPr="00BC4784" w:rsidRDefault="00BC4784" w:rsidP="00BC4784">
            <w:pPr>
              <w:rPr>
                <w:b/>
                <w:bCs/>
                <w:lang w:val="en-US"/>
              </w:rPr>
            </w:pPr>
            <w:r w:rsidRPr="00BC4784">
              <w:rPr>
                <w:b/>
                <w:bCs/>
                <w:lang w:val="en-GB"/>
              </w:rPr>
              <w:t>4</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6C1EB7EF" w14:textId="77777777" w:rsidR="00BC4784" w:rsidRPr="00BC4784" w:rsidRDefault="00BC4784" w:rsidP="00BC4784">
            <w:pPr>
              <w:rPr>
                <w:b/>
                <w:bCs/>
                <w:lang w:val="en-US"/>
              </w:rPr>
            </w:pPr>
            <w:r w:rsidRPr="00BC4784">
              <w:rPr>
                <w:b/>
                <w:bCs/>
                <w:lang w:val="en-GB"/>
              </w:rPr>
              <w:t> </w:t>
            </w:r>
            <w:r w:rsidRPr="00BC4784">
              <w:rPr>
                <w:b/>
                <w:bCs/>
                <w:lang w:val="en-US"/>
              </w:rPr>
              <w:t> </w:t>
            </w: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1834E0C" w14:textId="77777777" w:rsidR="00BC4784" w:rsidRPr="00BC4784" w:rsidRDefault="00BC4784" w:rsidP="00BC4784">
            <w:pPr>
              <w:rPr>
                <w:b/>
                <w:bCs/>
                <w:lang w:val="en-US"/>
              </w:rPr>
            </w:pP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5562482"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4C37CB2" w14:textId="77777777" w:rsidR="00BC4784" w:rsidRPr="00BC4784" w:rsidRDefault="00BC4784" w:rsidP="00BC4784">
            <w:pPr>
              <w:rPr>
                <w:b/>
                <w:bCs/>
                <w:lang w:val="en-US"/>
              </w:rPr>
            </w:pPr>
            <w:r w:rsidRPr="00BC4784">
              <w:rPr>
                <w:b/>
                <w:bCs/>
                <w:lang w:val="en-GB"/>
              </w:rPr>
              <w:t> </w:t>
            </w:r>
            <w:r w:rsidRPr="00BC4784">
              <w:rPr>
                <w:b/>
                <w:bCs/>
                <w:lang w:val="en-US"/>
              </w:rPr>
              <w:t> </w:t>
            </w:r>
          </w:p>
        </w:tc>
      </w:tr>
    </w:tbl>
    <w:p w14:paraId="4C92F793" w14:textId="27CBB472" w:rsidR="00BC4784" w:rsidRPr="00BC4784" w:rsidRDefault="00BC4784" w:rsidP="00BC4784">
      <w:pPr>
        <w:rPr>
          <w:b/>
          <w:bCs/>
          <w:lang w:val="en-US"/>
        </w:rPr>
      </w:pPr>
      <w:r w:rsidRPr="00BC4784">
        <w:rPr>
          <w:b/>
          <w:bCs/>
          <w:lang w:val="en-US"/>
        </w:rPr>
        <w:t> </w:t>
      </w:r>
    </w:p>
    <w:p w14:paraId="3D30A60F" w14:textId="391804D5" w:rsidR="00BC4784" w:rsidRPr="00BC4784" w:rsidRDefault="00BC4784" w:rsidP="00BC4784">
      <w:pPr>
        <w:rPr>
          <w:b/>
          <w:bCs/>
          <w:lang w:val="en-US"/>
        </w:rPr>
      </w:pPr>
      <w:r w:rsidRPr="00BC4784">
        <w:rPr>
          <w:b/>
          <w:bCs/>
          <w:lang w:val="en-US"/>
        </w:rPr>
        <w:t> </w:t>
      </w:r>
    </w:p>
    <w:p w14:paraId="0E5F5742" w14:textId="3F6DBD43" w:rsidR="00BC4784" w:rsidRPr="00BC4784" w:rsidRDefault="00BC4784" w:rsidP="00BC4784">
      <w:pPr>
        <w:rPr>
          <w:b/>
          <w:bCs/>
          <w:lang w:val="en-US"/>
        </w:rPr>
      </w:pPr>
      <w:r w:rsidRPr="00BC4784">
        <w:rPr>
          <w:b/>
          <w:bCs/>
          <w:lang w:val="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9"/>
        <w:gridCol w:w="738"/>
        <w:gridCol w:w="1029"/>
        <w:gridCol w:w="755"/>
        <w:gridCol w:w="1223"/>
        <w:gridCol w:w="1709"/>
        <w:gridCol w:w="534"/>
        <w:gridCol w:w="960"/>
        <w:gridCol w:w="789"/>
        <w:gridCol w:w="758"/>
      </w:tblGrid>
      <w:tr w:rsidR="00BC4784" w:rsidRPr="00BC4784" w14:paraId="1BB69A16"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7AA32F3A" w14:textId="77777777" w:rsidR="00BC4784" w:rsidRPr="00BC4784" w:rsidRDefault="00BC4784" w:rsidP="00BC4784">
            <w:pPr>
              <w:rPr>
                <w:b/>
                <w:bCs/>
                <w:lang w:val="en-US"/>
              </w:rPr>
            </w:pPr>
            <w:r w:rsidRPr="00BC4784">
              <w:rPr>
                <w:b/>
                <w:bCs/>
                <w:lang w:val="en-GB"/>
              </w:rPr>
              <w:t>Test Case ID </w:t>
            </w:r>
            <w:r w:rsidRPr="00BC4784">
              <w:rPr>
                <w:b/>
                <w:bCs/>
                <w:lang w:val="en-US"/>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hideMark/>
          </w:tcPr>
          <w:p w14:paraId="6157C35F" w14:textId="77777777" w:rsidR="00BC4784" w:rsidRPr="00BC4784" w:rsidRDefault="00BC4784" w:rsidP="00BC4784">
            <w:pPr>
              <w:rPr>
                <w:b/>
                <w:bCs/>
                <w:lang w:val="en-US"/>
              </w:rPr>
            </w:pPr>
            <w:r w:rsidRPr="00BC4784">
              <w:rPr>
                <w:b/>
                <w:bCs/>
                <w:lang w:val="en-GB"/>
              </w:rPr>
              <w:t>08</w:t>
            </w:r>
            <w:r w:rsidRPr="00BC4784">
              <w:rPr>
                <w:b/>
                <w:bCs/>
                <w:lang w:val="en-US"/>
              </w:rPr>
              <w:t> </w:t>
            </w:r>
          </w:p>
        </w:tc>
        <w:tc>
          <w:tcPr>
            <w:tcW w:w="271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7EEF04BA" w14:textId="77777777" w:rsidR="00BC4784" w:rsidRPr="00BC4784" w:rsidRDefault="00BC4784" w:rsidP="00BC4784">
            <w:pPr>
              <w:rPr>
                <w:b/>
                <w:bCs/>
                <w:lang w:val="en-US"/>
              </w:rPr>
            </w:pPr>
            <w:r w:rsidRPr="00BC4784">
              <w:rPr>
                <w:b/>
                <w:bCs/>
                <w:lang w:val="en-GB"/>
              </w:rPr>
              <w:t>Test Case Description </w:t>
            </w:r>
            <w:r w:rsidRPr="00BC4784">
              <w:rPr>
                <w:b/>
                <w:bCs/>
                <w:lang w:val="en-US"/>
              </w:rPr>
              <w:t> </w:t>
            </w:r>
          </w:p>
        </w:tc>
        <w:tc>
          <w:tcPr>
            <w:tcW w:w="32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2953F05" w14:textId="77777777" w:rsidR="00BC4784" w:rsidRPr="00BC4784" w:rsidRDefault="00BC4784" w:rsidP="00BC4784">
            <w:pPr>
              <w:rPr>
                <w:b/>
                <w:bCs/>
                <w:lang w:val="en-US"/>
              </w:rPr>
            </w:pPr>
            <w:r w:rsidRPr="00BC4784">
              <w:rPr>
                <w:b/>
                <w:bCs/>
                <w:lang w:val="en-GB"/>
              </w:rPr>
              <w:t>Verify purchase order functionality.</w:t>
            </w:r>
            <w:r w:rsidRPr="00BC4784">
              <w:rPr>
                <w:b/>
                <w:bCs/>
                <w:lang w:val="en-US"/>
              </w:rPr>
              <w:t> </w:t>
            </w:r>
          </w:p>
        </w:tc>
        <w:tc>
          <w:tcPr>
            <w:tcW w:w="187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229F6894" w14:textId="77777777" w:rsidR="00BC4784" w:rsidRPr="00BC4784" w:rsidRDefault="00BC4784" w:rsidP="00BC4784">
            <w:pPr>
              <w:rPr>
                <w:b/>
                <w:bCs/>
                <w:lang w:val="en-US"/>
              </w:rPr>
            </w:pPr>
            <w:r w:rsidRPr="00BC4784">
              <w:rPr>
                <w:b/>
                <w:bCs/>
                <w:lang w:val="en-GB"/>
              </w:rPr>
              <w:t>Version </w:t>
            </w:r>
            <w:r w:rsidRPr="00BC4784">
              <w:rPr>
                <w:b/>
                <w:bCs/>
                <w:lang w:val="en-US"/>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587BAD5C" w14:textId="77777777" w:rsidR="00BC4784" w:rsidRPr="00BC4784" w:rsidRDefault="00BC4784" w:rsidP="00BC4784">
            <w:pPr>
              <w:rPr>
                <w:b/>
                <w:bCs/>
                <w:lang w:val="en-US"/>
              </w:rPr>
            </w:pPr>
            <w:r w:rsidRPr="00BC4784">
              <w:rPr>
                <w:b/>
                <w:bCs/>
                <w:lang w:val="en-GB"/>
              </w:rPr>
              <w:t>1.0 </w:t>
            </w:r>
            <w:r w:rsidRPr="00BC4784">
              <w:rPr>
                <w:b/>
                <w:bCs/>
                <w:lang w:val="en-US"/>
              </w:rPr>
              <w:t> </w:t>
            </w:r>
          </w:p>
        </w:tc>
      </w:tr>
      <w:tr w:rsidR="00BC4784" w:rsidRPr="00BC4784" w14:paraId="7F1FE34B"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4741F48A" w14:textId="77777777" w:rsidR="00BC4784" w:rsidRPr="00BC4784" w:rsidRDefault="00BC4784" w:rsidP="00BC4784">
            <w:pPr>
              <w:rPr>
                <w:b/>
                <w:bCs/>
                <w:lang w:val="en-US"/>
              </w:rPr>
            </w:pPr>
            <w:r w:rsidRPr="00BC4784">
              <w:rPr>
                <w:b/>
                <w:bCs/>
                <w:lang w:val="en-GB"/>
              </w:rPr>
              <w:t>Created By </w:t>
            </w:r>
            <w:r w:rsidRPr="00BC4784">
              <w:rPr>
                <w:b/>
                <w:bCs/>
                <w:lang w:val="en-US"/>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hideMark/>
          </w:tcPr>
          <w:p w14:paraId="484F34F7" w14:textId="77777777" w:rsidR="00BC4784" w:rsidRPr="00BC4784" w:rsidRDefault="00BC4784" w:rsidP="00BC4784">
            <w:pPr>
              <w:rPr>
                <w:b/>
                <w:bCs/>
                <w:lang w:val="en-US"/>
              </w:rPr>
            </w:pPr>
            <w:r w:rsidRPr="00BC4784">
              <w:rPr>
                <w:b/>
                <w:bCs/>
                <w:lang w:val="en-US"/>
              </w:rPr>
              <w:t> </w:t>
            </w:r>
          </w:p>
        </w:tc>
        <w:tc>
          <w:tcPr>
            <w:tcW w:w="271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21AFB19D" w14:textId="77777777" w:rsidR="00BC4784" w:rsidRPr="00BC4784" w:rsidRDefault="00BC4784" w:rsidP="00BC4784">
            <w:pPr>
              <w:rPr>
                <w:b/>
                <w:bCs/>
                <w:lang w:val="en-US"/>
              </w:rPr>
            </w:pPr>
            <w:r w:rsidRPr="00BC4784">
              <w:rPr>
                <w:b/>
                <w:bCs/>
                <w:lang w:val="en-GB"/>
              </w:rPr>
              <w:t>Reviewed By </w:t>
            </w:r>
            <w:r w:rsidRPr="00BC4784">
              <w:rPr>
                <w:b/>
                <w:bCs/>
                <w:lang w:val="en-US"/>
              </w:rPr>
              <w:t> </w:t>
            </w:r>
          </w:p>
        </w:tc>
        <w:tc>
          <w:tcPr>
            <w:tcW w:w="32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C3D8B41" w14:textId="77777777" w:rsidR="00BC4784" w:rsidRPr="00BC4784" w:rsidRDefault="00BC4784" w:rsidP="00BC4784">
            <w:pPr>
              <w:rPr>
                <w:b/>
                <w:bCs/>
                <w:lang w:val="en-US"/>
              </w:rPr>
            </w:pPr>
            <w:r w:rsidRPr="00BC4784">
              <w:rPr>
                <w:b/>
                <w:bCs/>
                <w:lang w:val="en-GB"/>
              </w:rPr>
              <w:t> </w:t>
            </w:r>
            <w:r w:rsidRPr="00BC4784">
              <w:rPr>
                <w:b/>
                <w:bCs/>
                <w:lang w:val="en-US"/>
              </w:rPr>
              <w:t> </w:t>
            </w:r>
          </w:p>
        </w:tc>
        <w:tc>
          <w:tcPr>
            <w:tcW w:w="187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01437CC" w14:textId="77777777" w:rsidR="00BC4784" w:rsidRPr="00BC4784" w:rsidRDefault="00BC4784" w:rsidP="00BC4784">
            <w:pPr>
              <w:rPr>
                <w:b/>
                <w:bCs/>
                <w:lang w:val="en-US"/>
              </w:rPr>
            </w:pPr>
            <w:r w:rsidRPr="00BC4784">
              <w:rPr>
                <w:b/>
                <w:bCs/>
                <w:lang w:val="en-GB"/>
              </w:rPr>
              <w:t> </w:t>
            </w:r>
            <w:r w:rsidRPr="00BC4784">
              <w:rPr>
                <w:b/>
                <w:bCs/>
                <w:lang w:val="en-US"/>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72AD5842"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6D9BEF69" w14:textId="77777777" w:rsidTr="00BC4784">
        <w:trPr>
          <w:trHeight w:val="300"/>
        </w:trPr>
        <w:tc>
          <w:tcPr>
            <w:tcW w:w="7455" w:type="dxa"/>
            <w:gridSpan w:val="5"/>
            <w:tcBorders>
              <w:top w:val="single" w:sz="6" w:space="0" w:color="000000"/>
              <w:left w:val="single" w:sz="6" w:space="0" w:color="000000"/>
              <w:bottom w:val="single" w:sz="6" w:space="0" w:color="000000"/>
              <w:right w:val="single" w:sz="6" w:space="0" w:color="000000"/>
            </w:tcBorders>
            <w:shd w:val="clear" w:color="auto" w:fill="FFFF00"/>
            <w:hideMark/>
          </w:tcPr>
          <w:p w14:paraId="055FB640" w14:textId="77777777" w:rsidR="00BC4784" w:rsidRPr="00BC4784" w:rsidRDefault="00BC4784" w:rsidP="00BC4784">
            <w:pPr>
              <w:rPr>
                <w:b/>
                <w:bCs/>
                <w:lang w:val="en-US"/>
              </w:rPr>
            </w:pPr>
            <w:r w:rsidRPr="00BC4784">
              <w:rPr>
                <w:b/>
                <w:bCs/>
                <w:lang w:val="en-GB"/>
              </w:rPr>
              <w:t>QA Tester’s Log </w:t>
            </w:r>
            <w:r w:rsidRPr="00BC4784">
              <w:rPr>
                <w:b/>
                <w:bCs/>
                <w:lang w:val="en-US"/>
              </w:rPr>
              <w:t> </w:t>
            </w:r>
          </w:p>
        </w:tc>
        <w:tc>
          <w:tcPr>
            <w:tcW w:w="6390"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43DF6E6C" w14:textId="77777777" w:rsidR="00BC4784" w:rsidRPr="00BC4784" w:rsidRDefault="00BC4784" w:rsidP="00BC4784">
            <w:pPr>
              <w:rPr>
                <w:b/>
                <w:bCs/>
                <w:lang w:val="en-US"/>
              </w:rPr>
            </w:pPr>
            <w:r w:rsidRPr="00BC4784">
              <w:rPr>
                <w:b/>
                <w:bCs/>
                <w:lang w:val="en-GB"/>
              </w:rPr>
              <w:t>Ensure orders were placed successfully; confirmation and order details were accurate.</w:t>
            </w:r>
            <w:r w:rsidRPr="00BC4784">
              <w:rPr>
                <w:b/>
                <w:bCs/>
                <w:lang w:val="en-US"/>
              </w:rPr>
              <w:t> </w:t>
            </w:r>
          </w:p>
        </w:tc>
      </w:tr>
      <w:tr w:rsidR="00BC4784" w:rsidRPr="00BC4784" w14:paraId="0E393BA8"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123C889B" w14:textId="77777777" w:rsidR="00BC4784" w:rsidRPr="00BC4784" w:rsidRDefault="00BC4784" w:rsidP="00BC4784">
            <w:pPr>
              <w:rPr>
                <w:b/>
                <w:bCs/>
                <w:lang w:val="en-US"/>
              </w:rPr>
            </w:pPr>
            <w:r w:rsidRPr="00BC4784">
              <w:rPr>
                <w:b/>
                <w:bCs/>
                <w:lang w:val="en-GB"/>
              </w:rPr>
              <w:t>Tester’s Name </w:t>
            </w:r>
            <w:r w:rsidRPr="00BC4784">
              <w:rPr>
                <w:b/>
                <w:bCs/>
                <w:lang w:val="en-US"/>
              </w:rPr>
              <w:t> </w:t>
            </w:r>
          </w:p>
        </w:tc>
        <w:tc>
          <w:tcPr>
            <w:tcW w:w="2070" w:type="dxa"/>
            <w:tcBorders>
              <w:top w:val="single" w:sz="6" w:space="0" w:color="000000"/>
              <w:left w:val="single" w:sz="6" w:space="0" w:color="000000"/>
              <w:bottom w:val="single" w:sz="6" w:space="0" w:color="000000"/>
              <w:right w:val="single" w:sz="6" w:space="0" w:color="000000"/>
            </w:tcBorders>
            <w:shd w:val="clear" w:color="auto" w:fill="auto"/>
            <w:hideMark/>
          </w:tcPr>
          <w:p w14:paraId="375166B8"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71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48DE7477" w14:textId="77777777" w:rsidR="00BC4784" w:rsidRPr="00BC4784" w:rsidRDefault="00BC4784" w:rsidP="00BC4784">
            <w:pPr>
              <w:rPr>
                <w:b/>
                <w:bCs/>
                <w:lang w:val="en-US"/>
              </w:rPr>
            </w:pPr>
            <w:r w:rsidRPr="00BC4784">
              <w:rPr>
                <w:b/>
                <w:bCs/>
                <w:lang w:val="en-GB"/>
              </w:rPr>
              <w:t>Date Tested </w:t>
            </w:r>
            <w:r w:rsidRPr="00BC4784">
              <w:rPr>
                <w:b/>
                <w:bCs/>
                <w:lang w:val="en-US"/>
              </w:rPr>
              <w:t> </w:t>
            </w:r>
          </w:p>
        </w:tc>
        <w:tc>
          <w:tcPr>
            <w:tcW w:w="328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926C7FC" w14:textId="77777777" w:rsidR="00BC4784" w:rsidRPr="00BC4784" w:rsidRDefault="00BC4784" w:rsidP="00BC4784">
            <w:pPr>
              <w:rPr>
                <w:b/>
                <w:bCs/>
                <w:lang w:val="en-US"/>
              </w:rPr>
            </w:pPr>
            <w:r w:rsidRPr="00BC4784">
              <w:rPr>
                <w:b/>
                <w:bCs/>
                <w:lang w:val="en-GB"/>
              </w:rPr>
              <w:t> </w:t>
            </w:r>
            <w:r w:rsidRPr="00BC4784">
              <w:rPr>
                <w:b/>
                <w:bCs/>
                <w:lang w:val="en-US"/>
              </w:rPr>
              <w:t> </w:t>
            </w:r>
          </w:p>
        </w:tc>
        <w:tc>
          <w:tcPr>
            <w:tcW w:w="187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7FD2BE59" w14:textId="77777777" w:rsidR="00BC4784" w:rsidRPr="00BC4784" w:rsidRDefault="00BC4784" w:rsidP="00BC4784">
            <w:pPr>
              <w:rPr>
                <w:b/>
                <w:bCs/>
                <w:lang w:val="en-US"/>
              </w:rPr>
            </w:pPr>
            <w:r w:rsidRPr="00BC4784">
              <w:rPr>
                <w:b/>
                <w:bCs/>
                <w:lang w:val="en-GB"/>
              </w:rPr>
              <w:t>Test Case </w:t>
            </w:r>
            <w:r w:rsidRPr="00BC4784">
              <w:rPr>
                <w:b/>
                <w:bCs/>
                <w:lang w:val="en-US"/>
              </w:rPr>
              <w:t> </w:t>
            </w:r>
          </w:p>
          <w:p w14:paraId="52DD5830" w14:textId="77777777" w:rsidR="00BC4784" w:rsidRPr="00BC4784" w:rsidRDefault="00BC4784" w:rsidP="00BC4784">
            <w:pPr>
              <w:rPr>
                <w:b/>
                <w:bCs/>
                <w:lang w:val="en-US"/>
              </w:rPr>
            </w:pPr>
            <w:r w:rsidRPr="00BC4784">
              <w:rPr>
                <w:b/>
                <w:bCs/>
                <w:lang w:val="en-GB"/>
              </w:rPr>
              <w:t>(Pass/Fail/Not) </w:t>
            </w:r>
            <w:r w:rsidRPr="00BC4784">
              <w:rPr>
                <w:b/>
                <w:bCs/>
                <w:lang w:val="en-US"/>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108D0D05"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24AE9E43"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44B25068" w14:textId="77777777" w:rsidR="00BC4784" w:rsidRPr="00BC4784" w:rsidRDefault="00BC4784" w:rsidP="00BC4784">
            <w:pPr>
              <w:rPr>
                <w:b/>
                <w:bCs/>
                <w:lang w:val="en-US"/>
              </w:rPr>
            </w:pPr>
            <w:r w:rsidRPr="00BC4784">
              <w:rPr>
                <w:b/>
                <w:bCs/>
                <w:lang w:val="en-GB"/>
              </w:rPr>
              <w:t>S # </w:t>
            </w: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FFFF00"/>
            <w:hideMark/>
          </w:tcPr>
          <w:p w14:paraId="07C37E5A" w14:textId="77777777" w:rsidR="00BC4784" w:rsidRPr="00BC4784" w:rsidRDefault="00BC4784" w:rsidP="00BC4784">
            <w:pPr>
              <w:rPr>
                <w:b/>
                <w:bCs/>
                <w:lang w:val="en-US"/>
              </w:rPr>
            </w:pPr>
            <w:r w:rsidRPr="00BC4784">
              <w:rPr>
                <w:b/>
                <w:bCs/>
                <w:lang w:val="en-GB"/>
              </w:rPr>
              <w:t>Prerequisites: </w:t>
            </w: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71D2EAA1" w14:textId="77777777" w:rsidR="00BC4784" w:rsidRPr="00BC4784" w:rsidRDefault="00BC4784" w:rsidP="00BC4784">
            <w:pPr>
              <w:rPr>
                <w:b/>
                <w:bCs/>
                <w:lang w:val="en-US"/>
              </w:rPr>
            </w:pPr>
            <w:r w:rsidRPr="00BC4784">
              <w:rPr>
                <w:b/>
                <w:bCs/>
                <w:lang w:val="en-GB"/>
              </w:rPr>
              <w:t>S # </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FFFF00"/>
            <w:hideMark/>
          </w:tcPr>
          <w:p w14:paraId="43801B93" w14:textId="77777777" w:rsidR="00BC4784" w:rsidRPr="00BC4784" w:rsidRDefault="00BC4784" w:rsidP="00BC4784">
            <w:pPr>
              <w:rPr>
                <w:b/>
                <w:bCs/>
                <w:lang w:val="en-US"/>
              </w:rPr>
            </w:pPr>
            <w:r w:rsidRPr="00BC4784">
              <w:rPr>
                <w:b/>
                <w:bCs/>
                <w:lang w:val="en-GB"/>
              </w:rPr>
              <w:t>Test Data </w:t>
            </w:r>
            <w:r w:rsidRPr="00BC4784">
              <w:rPr>
                <w:b/>
                <w:bCs/>
                <w:lang w:val="en-US"/>
              </w:rPr>
              <w:t> </w:t>
            </w:r>
          </w:p>
        </w:tc>
      </w:tr>
      <w:tr w:rsidR="00BC4784" w:rsidRPr="00BC4784" w14:paraId="44D6793B"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59FA2B3B" w14:textId="77777777" w:rsidR="00BC4784" w:rsidRPr="00BC4784" w:rsidRDefault="00BC4784" w:rsidP="00BC4784">
            <w:pPr>
              <w:rPr>
                <w:b/>
                <w:bCs/>
                <w:lang w:val="en-US"/>
              </w:rPr>
            </w:pPr>
            <w:r w:rsidRPr="00BC4784">
              <w:rPr>
                <w:b/>
                <w:bCs/>
                <w:lang w:val="en-GB"/>
              </w:rPr>
              <w:t>1 </w:t>
            </w: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6D596DCB" w14:textId="77777777" w:rsidR="00BC4784" w:rsidRPr="00BC4784" w:rsidRDefault="00BC4784" w:rsidP="00BC4784">
            <w:pPr>
              <w:rPr>
                <w:b/>
                <w:bCs/>
                <w:lang w:val="en-US"/>
              </w:rPr>
            </w:pPr>
            <w:r w:rsidRPr="00BC4784">
              <w:rPr>
                <w:b/>
                <w:bCs/>
                <w:lang w:val="en-GB"/>
              </w:rPr>
              <w:t>Customer must be logged into the system</w:t>
            </w: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1AD5EC26" w14:textId="77777777" w:rsidR="00BC4784" w:rsidRPr="00BC4784" w:rsidRDefault="00BC4784" w:rsidP="00BC4784">
            <w:pPr>
              <w:rPr>
                <w:b/>
                <w:bCs/>
                <w:lang w:val="en-US"/>
              </w:rPr>
            </w:pPr>
            <w:r w:rsidRPr="00BC4784">
              <w:rPr>
                <w:b/>
                <w:bCs/>
                <w:lang w:val="en-GB"/>
              </w:rPr>
              <w:t>1 </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1BD13AC2" w14:textId="77777777" w:rsidR="00BC4784" w:rsidRPr="00BC4784" w:rsidRDefault="00BC4784" w:rsidP="00BC4784">
            <w:pPr>
              <w:rPr>
                <w:b/>
                <w:bCs/>
                <w:lang w:val="en-US"/>
              </w:rPr>
            </w:pPr>
            <w:r w:rsidRPr="00BC4784">
              <w:rPr>
                <w:b/>
                <w:bCs/>
                <w:lang w:val="en-GB"/>
              </w:rPr>
              <w:t>Customer</w:t>
            </w:r>
            <w:r w:rsidRPr="00BC4784">
              <w:rPr>
                <w:b/>
                <w:bCs/>
                <w:lang w:val="en-US"/>
              </w:rPr>
              <w:t> </w:t>
            </w:r>
          </w:p>
          <w:p w14:paraId="44C7ECDB" w14:textId="77777777" w:rsidR="00BC4784" w:rsidRPr="00BC4784" w:rsidRDefault="00BC4784" w:rsidP="00BC4784">
            <w:pPr>
              <w:rPr>
                <w:b/>
                <w:bCs/>
                <w:lang w:val="en-US"/>
              </w:rPr>
            </w:pPr>
            <w:r w:rsidRPr="00BC4784">
              <w:rPr>
                <w:b/>
                <w:bCs/>
                <w:lang w:val="en-GB"/>
              </w:rPr>
              <w:t>Username: customer_user</w:t>
            </w:r>
            <w:r w:rsidRPr="00BC4784">
              <w:rPr>
                <w:b/>
                <w:bCs/>
                <w:lang w:val="en-US"/>
              </w:rPr>
              <w:t> </w:t>
            </w:r>
          </w:p>
        </w:tc>
      </w:tr>
      <w:tr w:rsidR="00BC4784" w:rsidRPr="00BC4784" w14:paraId="7675340E"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72F5A6F2" w14:textId="77777777" w:rsidR="00BC4784" w:rsidRPr="00BC4784" w:rsidRDefault="00BC4784" w:rsidP="00BC4784">
            <w:pPr>
              <w:rPr>
                <w:b/>
                <w:bCs/>
                <w:lang w:val="en-US"/>
              </w:rPr>
            </w:pPr>
            <w:r w:rsidRPr="00BC4784">
              <w:rPr>
                <w:b/>
                <w:bCs/>
                <w:lang w:val="en-GB"/>
              </w:rPr>
              <w:t>2</w:t>
            </w: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55127BF0" w14:textId="77777777" w:rsidR="00BC4784" w:rsidRPr="00BC4784" w:rsidRDefault="00BC4784" w:rsidP="00BC4784">
            <w:pPr>
              <w:rPr>
                <w:b/>
                <w:bCs/>
                <w:lang w:val="en-US"/>
              </w:rPr>
            </w:pPr>
            <w:r w:rsidRPr="00BC4784">
              <w:rPr>
                <w:b/>
                <w:bCs/>
                <w:lang w:val="en-GB"/>
              </w:rPr>
              <w:t>Customer must have the necessary permissions to place an order.</w:t>
            </w: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412980ED" w14:textId="77777777" w:rsidR="00BC4784" w:rsidRPr="00BC4784" w:rsidRDefault="00BC4784" w:rsidP="00BC4784">
            <w:pPr>
              <w:rPr>
                <w:b/>
                <w:bCs/>
                <w:lang w:val="en-US"/>
              </w:rPr>
            </w:pPr>
            <w:r w:rsidRPr="00BC4784">
              <w:rPr>
                <w:b/>
                <w:bCs/>
                <w:lang w:val="en-GB"/>
              </w:rPr>
              <w:t>2 </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7043DCA9" w14:textId="77777777" w:rsidR="00BC4784" w:rsidRPr="00BC4784" w:rsidRDefault="00BC4784" w:rsidP="00BC4784">
            <w:pPr>
              <w:rPr>
                <w:b/>
                <w:bCs/>
                <w:lang w:val="en-US"/>
              </w:rPr>
            </w:pPr>
            <w:r w:rsidRPr="00BC4784">
              <w:rPr>
                <w:b/>
                <w:bCs/>
                <w:lang w:val="en-US"/>
              </w:rPr>
              <w:t> </w:t>
            </w:r>
          </w:p>
        </w:tc>
      </w:tr>
      <w:tr w:rsidR="00BC4784" w:rsidRPr="00BC4784" w14:paraId="32032518"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095AF640" w14:textId="77777777" w:rsidR="00BC4784" w:rsidRPr="00BC4784" w:rsidRDefault="00BC4784" w:rsidP="00BC4784">
            <w:pPr>
              <w:rPr>
                <w:b/>
                <w:bCs/>
                <w:lang w:val="en-US"/>
              </w:rPr>
            </w:pP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01A59DCA" w14:textId="77777777" w:rsidR="00BC4784" w:rsidRPr="00BC4784" w:rsidRDefault="00BC4784" w:rsidP="00BC4784">
            <w:pPr>
              <w:rPr>
                <w:b/>
                <w:bCs/>
                <w:lang w:val="en-US"/>
              </w:rPr>
            </w:pP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49A30C20" w14:textId="77777777" w:rsidR="00BC4784" w:rsidRPr="00BC4784" w:rsidRDefault="00BC4784" w:rsidP="00BC4784">
            <w:pPr>
              <w:rPr>
                <w:b/>
                <w:bCs/>
                <w:lang w:val="en-US"/>
              </w:rPr>
            </w:pPr>
            <w:r w:rsidRPr="00BC4784">
              <w:rPr>
                <w:b/>
                <w:bCs/>
                <w:lang w:val="en-GB"/>
              </w:rPr>
              <w:t>3</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0F14F4E1" w14:textId="77777777" w:rsidR="00BC4784" w:rsidRPr="00BC4784" w:rsidRDefault="00BC4784" w:rsidP="00BC4784">
            <w:pPr>
              <w:rPr>
                <w:b/>
                <w:bCs/>
                <w:lang w:val="en-US"/>
              </w:rPr>
            </w:pPr>
            <w:r w:rsidRPr="00BC4784">
              <w:rPr>
                <w:b/>
                <w:bCs/>
                <w:lang w:val="en-US"/>
              </w:rPr>
              <w:t> </w:t>
            </w:r>
          </w:p>
        </w:tc>
      </w:tr>
      <w:tr w:rsidR="00BC4784" w:rsidRPr="00BC4784" w14:paraId="4C63BF9A" w14:textId="77777777" w:rsidTr="00BC4784">
        <w:trPr>
          <w:trHeight w:val="300"/>
        </w:trPr>
        <w:tc>
          <w:tcPr>
            <w:tcW w:w="265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3DB2DCE4" w14:textId="77777777" w:rsidR="00BC4784" w:rsidRPr="00BC4784" w:rsidRDefault="00BC4784" w:rsidP="00BC4784">
            <w:pPr>
              <w:rPr>
                <w:b/>
                <w:bCs/>
                <w:lang w:val="en-US"/>
              </w:rPr>
            </w:pPr>
            <w:r w:rsidRPr="00BC4784">
              <w:rPr>
                <w:b/>
                <w:bCs/>
                <w:lang w:val="en-US"/>
              </w:rPr>
              <w:t> </w:t>
            </w:r>
          </w:p>
        </w:tc>
        <w:tc>
          <w:tcPr>
            <w:tcW w:w="478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1D0E222" w14:textId="77777777" w:rsidR="00BC4784" w:rsidRPr="00BC4784" w:rsidRDefault="00BC4784" w:rsidP="00BC4784">
            <w:pPr>
              <w:rPr>
                <w:b/>
                <w:bCs/>
                <w:lang w:val="en-US"/>
              </w:rPr>
            </w:pPr>
            <w:r w:rsidRPr="00BC4784">
              <w:rPr>
                <w:b/>
                <w:bCs/>
                <w:lang w:val="en-US"/>
              </w:rPr>
              <w:t> </w:t>
            </w:r>
          </w:p>
        </w:tc>
        <w:tc>
          <w:tcPr>
            <w:tcW w:w="2280" w:type="dxa"/>
            <w:tcBorders>
              <w:top w:val="single" w:sz="6" w:space="0" w:color="000000"/>
              <w:left w:val="single" w:sz="6" w:space="0" w:color="000000"/>
              <w:bottom w:val="single" w:sz="6" w:space="0" w:color="000000"/>
              <w:right w:val="single" w:sz="6" w:space="0" w:color="000000"/>
            </w:tcBorders>
            <w:shd w:val="clear" w:color="auto" w:fill="FFFF00"/>
            <w:hideMark/>
          </w:tcPr>
          <w:p w14:paraId="157FFAE3" w14:textId="77777777" w:rsidR="00BC4784" w:rsidRPr="00BC4784" w:rsidRDefault="00BC4784" w:rsidP="00BC4784">
            <w:pPr>
              <w:rPr>
                <w:b/>
                <w:bCs/>
                <w:lang w:val="en-US"/>
              </w:rPr>
            </w:pPr>
            <w:r w:rsidRPr="00BC4784">
              <w:rPr>
                <w:b/>
                <w:bCs/>
                <w:lang w:val="en-GB"/>
              </w:rPr>
              <w:t>4</w:t>
            </w:r>
            <w:r w:rsidRPr="00BC4784">
              <w:rPr>
                <w:b/>
                <w:bCs/>
                <w:lang w:val="en-US"/>
              </w:rPr>
              <w:t> </w:t>
            </w:r>
          </w:p>
        </w:tc>
        <w:tc>
          <w:tcPr>
            <w:tcW w:w="4095" w:type="dxa"/>
            <w:gridSpan w:val="4"/>
            <w:tcBorders>
              <w:top w:val="single" w:sz="6" w:space="0" w:color="000000"/>
              <w:left w:val="single" w:sz="6" w:space="0" w:color="000000"/>
              <w:bottom w:val="single" w:sz="6" w:space="0" w:color="000000"/>
              <w:right w:val="single" w:sz="6" w:space="0" w:color="000000"/>
            </w:tcBorders>
            <w:shd w:val="clear" w:color="auto" w:fill="auto"/>
            <w:hideMark/>
          </w:tcPr>
          <w:p w14:paraId="69C88358" w14:textId="77777777" w:rsidR="00BC4784" w:rsidRPr="00BC4784" w:rsidRDefault="00BC4784" w:rsidP="00BC4784">
            <w:pPr>
              <w:rPr>
                <w:b/>
                <w:bCs/>
                <w:lang w:val="en-US"/>
              </w:rPr>
            </w:pPr>
            <w:r w:rsidRPr="00BC4784">
              <w:rPr>
                <w:b/>
                <w:bCs/>
                <w:lang w:val="en-US"/>
              </w:rPr>
              <w:t> </w:t>
            </w:r>
          </w:p>
        </w:tc>
      </w:tr>
      <w:tr w:rsidR="00BC4784" w:rsidRPr="00BC4784" w14:paraId="20F7A56E" w14:textId="77777777" w:rsidTr="00BC4784">
        <w:trPr>
          <w:trHeight w:val="300"/>
        </w:trPr>
        <w:tc>
          <w:tcPr>
            <w:tcW w:w="7455" w:type="dxa"/>
            <w:gridSpan w:val="5"/>
            <w:tcBorders>
              <w:top w:val="single" w:sz="6" w:space="0" w:color="000000"/>
              <w:left w:val="single" w:sz="6" w:space="0" w:color="000000"/>
              <w:bottom w:val="single" w:sz="6" w:space="0" w:color="000000"/>
              <w:right w:val="single" w:sz="6" w:space="0" w:color="000000"/>
            </w:tcBorders>
            <w:shd w:val="clear" w:color="auto" w:fill="FFFF00"/>
            <w:hideMark/>
          </w:tcPr>
          <w:p w14:paraId="29BA61B8" w14:textId="77777777" w:rsidR="00BC4784" w:rsidRPr="00BC4784" w:rsidRDefault="00BC4784" w:rsidP="00BC4784">
            <w:pPr>
              <w:rPr>
                <w:b/>
                <w:bCs/>
                <w:lang w:val="en-US"/>
              </w:rPr>
            </w:pPr>
            <w:r w:rsidRPr="00BC4784">
              <w:rPr>
                <w:b/>
                <w:bCs/>
                <w:lang w:val="en-GB"/>
              </w:rPr>
              <w:t>Test Scenario </w:t>
            </w:r>
            <w:r w:rsidRPr="00BC4784">
              <w:rPr>
                <w:b/>
                <w:bCs/>
                <w:lang w:val="en-US"/>
              </w:rPr>
              <w:t> </w:t>
            </w:r>
          </w:p>
        </w:tc>
        <w:tc>
          <w:tcPr>
            <w:tcW w:w="6390"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6E43A376" w14:textId="77777777" w:rsidR="00BC4784" w:rsidRPr="00BC4784" w:rsidRDefault="00BC4784" w:rsidP="00BC4784">
            <w:pPr>
              <w:rPr>
                <w:b/>
                <w:bCs/>
                <w:lang w:val="en-US"/>
              </w:rPr>
            </w:pPr>
            <w:r w:rsidRPr="00BC4784">
              <w:rPr>
                <w:b/>
                <w:bCs/>
                <w:lang w:val="en-US"/>
              </w:rPr>
              <w:t>- Verify customers can place orders for products. </w:t>
            </w:r>
          </w:p>
          <w:p w14:paraId="33E2DAFB" w14:textId="77777777" w:rsidR="00BC4784" w:rsidRPr="00BC4784" w:rsidRDefault="00BC4784" w:rsidP="00BC4784">
            <w:pPr>
              <w:rPr>
                <w:b/>
                <w:bCs/>
                <w:lang w:val="en-US"/>
              </w:rPr>
            </w:pPr>
            <w:r w:rsidRPr="00BC4784">
              <w:rPr>
                <w:b/>
                <w:bCs/>
                <w:lang w:val="en-US"/>
              </w:rPr>
              <w:t> </w:t>
            </w:r>
          </w:p>
        </w:tc>
      </w:tr>
      <w:tr w:rsidR="00BC4784" w:rsidRPr="00BC4784" w14:paraId="2194424A"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FFFF00"/>
            <w:hideMark/>
          </w:tcPr>
          <w:p w14:paraId="5792230F" w14:textId="77777777" w:rsidR="00BC4784" w:rsidRPr="00BC4784" w:rsidRDefault="00BC4784" w:rsidP="00BC4784">
            <w:pPr>
              <w:rPr>
                <w:b/>
                <w:bCs/>
                <w:lang w:val="en-US"/>
              </w:rPr>
            </w:pPr>
            <w:r w:rsidRPr="00BC4784">
              <w:rPr>
                <w:b/>
                <w:bCs/>
                <w:lang w:val="en-GB"/>
              </w:rPr>
              <w:t>Step # </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FFFF00"/>
            <w:hideMark/>
          </w:tcPr>
          <w:p w14:paraId="1C57D5D6" w14:textId="77777777" w:rsidR="00BC4784" w:rsidRPr="00BC4784" w:rsidRDefault="00BC4784" w:rsidP="00BC4784">
            <w:pPr>
              <w:rPr>
                <w:b/>
                <w:bCs/>
                <w:lang w:val="en-US"/>
              </w:rPr>
            </w:pPr>
            <w:r w:rsidRPr="00BC4784">
              <w:rPr>
                <w:b/>
                <w:bCs/>
                <w:lang w:val="en-GB"/>
              </w:rPr>
              <w:t>Step Details </w:t>
            </w:r>
            <w:r w:rsidRPr="00BC4784">
              <w:rPr>
                <w:b/>
                <w:bCs/>
                <w:lang w:val="en-US"/>
              </w:rPr>
              <w:t> </w:t>
            </w:r>
          </w:p>
        </w:tc>
        <w:tc>
          <w:tcPr>
            <w:tcW w:w="406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70B32EFB" w14:textId="77777777" w:rsidR="00BC4784" w:rsidRPr="00BC4784" w:rsidRDefault="00BC4784" w:rsidP="00BC4784">
            <w:pPr>
              <w:rPr>
                <w:b/>
                <w:bCs/>
                <w:lang w:val="en-US"/>
              </w:rPr>
            </w:pPr>
            <w:r w:rsidRPr="00BC4784">
              <w:rPr>
                <w:b/>
                <w:bCs/>
                <w:lang w:val="en-GB"/>
              </w:rPr>
              <w:t>Expected Results </w:t>
            </w:r>
            <w:r w:rsidRPr="00BC4784">
              <w:rPr>
                <w:b/>
                <w:bCs/>
                <w:lang w:val="en-US"/>
              </w:rPr>
              <w:t> </w:t>
            </w: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251E54E3" w14:textId="77777777" w:rsidR="00BC4784" w:rsidRPr="00BC4784" w:rsidRDefault="00BC4784" w:rsidP="00BC4784">
            <w:pPr>
              <w:rPr>
                <w:b/>
                <w:bCs/>
                <w:lang w:val="en-US"/>
              </w:rPr>
            </w:pPr>
            <w:r w:rsidRPr="00BC4784">
              <w:rPr>
                <w:b/>
                <w:bCs/>
                <w:lang w:val="en-GB"/>
              </w:rPr>
              <w:t>Actual Results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FFFF00"/>
            <w:hideMark/>
          </w:tcPr>
          <w:p w14:paraId="17AB4C21" w14:textId="77777777" w:rsidR="00BC4784" w:rsidRPr="00BC4784" w:rsidRDefault="00BC4784" w:rsidP="00BC4784">
            <w:pPr>
              <w:rPr>
                <w:b/>
                <w:bCs/>
                <w:lang w:val="en-US"/>
              </w:rPr>
            </w:pPr>
            <w:r w:rsidRPr="00BC4784">
              <w:rPr>
                <w:b/>
                <w:bCs/>
                <w:lang w:val="en-GB"/>
              </w:rPr>
              <w:t>Pass / Fail / Not executed / Suspend </w:t>
            </w:r>
            <w:r w:rsidRPr="00BC4784">
              <w:rPr>
                <w:b/>
                <w:bCs/>
                <w:lang w:val="en-US"/>
              </w:rPr>
              <w:t> </w:t>
            </w:r>
          </w:p>
        </w:tc>
      </w:tr>
      <w:tr w:rsidR="00BC4784" w:rsidRPr="00BC4784" w14:paraId="6179D872"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4FBFE27B" w14:textId="77777777" w:rsidR="00BC4784" w:rsidRPr="00BC4784" w:rsidRDefault="00BC4784" w:rsidP="00BC4784">
            <w:pPr>
              <w:rPr>
                <w:b/>
                <w:bCs/>
                <w:lang w:val="en-US"/>
              </w:rPr>
            </w:pPr>
            <w:r w:rsidRPr="00BC4784">
              <w:rPr>
                <w:b/>
                <w:bCs/>
                <w:lang w:val="en-GB"/>
              </w:rPr>
              <w:t>1</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0F605B1C" w14:textId="77777777" w:rsidR="00BC4784" w:rsidRPr="00BC4784" w:rsidRDefault="00BC4784" w:rsidP="00BC4784">
            <w:pPr>
              <w:rPr>
                <w:b/>
                <w:bCs/>
                <w:lang w:val="en-US"/>
              </w:rPr>
            </w:pPr>
            <w:r w:rsidRPr="00BC4784">
              <w:rPr>
                <w:b/>
                <w:bCs/>
                <w:lang w:val="en-GB"/>
              </w:rPr>
              <w:t>Log in as a customer.</w:t>
            </w:r>
            <w:r w:rsidRPr="00BC4784">
              <w:rPr>
                <w:b/>
                <w:bCs/>
                <w:lang w:val="en-US"/>
              </w:rPr>
              <w:t> </w:t>
            </w:r>
          </w:p>
        </w:tc>
        <w:tc>
          <w:tcPr>
            <w:tcW w:w="4065" w:type="dxa"/>
            <w:gridSpan w:val="2"/>
            <w:vMerge w:val="restart"/>
            <w:tcBorders>
              <w:top w:val="single" w:sz="6" w:space="0" w:color="000000"/>
              <w:left w:val="single" w:sz="6" w:space="0" w:color="000000"/>
              <w:bottom w:val="single" w:sz="6" w:space="0" w:color="000000"/>
              <w:right w:val="single" w:sz="6" w:space="0" w:color="000000"/>
            </w:tcBorders>
            <w:shd w:val="clear" w:color="auto" w:fill="auto"/>
            <w:hideMark/>
          </w:tcPr>
          <w:p w14:paraId="7E93ED27" w14:textId="77777777" w:rsidR="00BC4784" w:rsidRPr="00BC4784" w:rsidRDefault="00BC4784" w:rsidP="00BC4784">
            <w:pPr>
              <w:numPr>
                <w:ilvl w:val="0"/>
                <w:numId w:val="67"/>
              </w:numPr>
              <w:rPr>
                <w:b/>
                <w:bCs/>
                <w:lang w:val="en-US"/>
              </w:rPr>
            </w:pPr>
            <w:r w:rsidRPr="00BC4784">
              <w:rPr>
                <w:b/>
                <w:bCs/>
                <w:lang w:val="en-GB"/>
              </w:rPr>
              <w:t>Customer is authenticated successfully.</w:t>
            </w:r>
            <w:r w:rsidRPr="00BC4784">
              <w:rPr>
                <w:b/>
                <w:bCs/>
                <w:lang w:val="en-US"/>
              </w:rPr>
              <w:t> </w:t>
            </w:r>
          </w:p>
          <w:p w14:paraId="0BFDE2EA" w14:textId="77777777" w:rsidR="00BC4784" w:rsidRPr="00BC4784" w:rsidRDefault="00BC4784" w:rsidP="00BC4784">
            <w:pPr>
              <w:numPr>
                <w:ilvl w:val="0"/>
                <w:numId w:val="68"/>
              </w:numPr>
              <w:rPr>
                <w:b/>
                <w:bCs/>
                <w:lang w:val="en-US"/>
              </w:rPr>
            </w:pPr>
            <w:r w:rsidRPr="00BC4784">
              <w:rPr>
                <w:b/>
                <w:bCs/>
                <w:lang w:val="en-GB"/>
              </w:rPr>
              <w:t>System prompts for product selection and order quantity.</w:t>
            </w:r>
            <w:r w:rsidRPr="00BC4784">
              <w:rPr>
                <w:b/>
                <w:bCs/>
                <w:lang w:val="en-US"/>
              </w:rPr>
              <w:t> </w:t>
            </w:r>
          </w:p>
          <w:p w14:paraId="25F6D44C" w14:textId="77777777" w:rsidR="00BC4784" w:rsidRPr="00BC4784" w:rsidRDefault="00BC4784" w:rsidP="00BC4784">
            <w:pPr>
              <w:numPr>
                <w:ilvl w:val="0"/>
                <w:numId w:val="69"/>
              </w:numPr>
              <w:rPr>
                <w:b/>
                <w:bCs/>
                <w:lang w:val="en-US"/>
              </w:rPr>
            </w:pPr>
            <w:r w:rsidRPr="00BC4784">
              <w:rPr>
                <w:b/>
                <w:bCs/>
                <w:lang w:val="en-GB"/>
              </w:rPr>
              <w:t>Order is placed, and a confirmation message is displayed with details.</w:t>
            </w:r>
            <w:r w:rsidRPr="00BC4784">
              <w:rPr>
                <w:b/>
                <w:bCs/>
                <w:lang w:val="en-US"/>
              </w:rPr>
              <w:t> </w:t>
            </w: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93B1E50"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C06871B"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4751F691"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1A716BC0" w14:textId="77777777" w:rsidR="00BC4784" w:rsidRPr="00BC4784" w:rsidRDefault="00BC4784" w:rsidP="00BC4784">
            <w:pPr>
              <w:rPr>
                <w:b/>
                <w:bCs/>
                <w:lang w:val="en-US"/>
              </w:rPr>
            </w:pPr>
            <w:r w:rsidRPr="00BC4784">
              <w:rPr>
                <w:b/>
                <w:bCs/>
                <w:lang w:val="en-GB"/>
              </w:rPr>
              <w:t>2</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0C3F7287" w14:textId="77777777" w:rsidR="00BC4784" w:rsidRPr="00BC4784" w:rsidRDefault="00BC4784" w:rsidP="00BC4784">
            <w:pPr>
              <w:rPr>
                <w:b/>
                <w:bCs/>
                <w:lang w:val="en-US"/>
              </w:rPr>
            </w:pPr>
            <w:r w:rsidRPr="00BC4784">
              <w:rPr>
                <w:b/>
                <w:bCs/>
                <w:lang w:val="en-GB"/>
              </w:rPr>
              <w:t>Select "Place Order" option.</w:t>
            </w:r>
            <w:r w:rsidRPr="00BC4784">
              <w:rPr>
                <w:b/>
                <w:bCs/>
                <w:lang w:val="en-US"/>
              </w:rPr>
              <w:t> </w:t>
            </w: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196D58" w14:textId="77777777" w:rsidR="00BC4784" w:rsidRPr="00BC4784" w:rsidRDefault="00BC4784" w:rsidP="00BC4784">
            <w:pPr>
              <w:rPr>
                <w:b/>
                <w:bCs/>
                <w:lang w:val="en-US"/>
              </w:rPr>
            </w:pP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F84D409"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5C73BE8"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1B3491C9"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2E6CF6DD" w14:textId="77777777" w:rsidR="00BC4784" w:rsidRPr="00BC4784" w:rsidRDefault="00BC4784" w:rsidP="00BC4784">
            <w:pPr>
              <w:rPr>
                <w:b/>
                <w:bCs/>
                <w:lang w:val="en-US"/>
              </w:rPr>
            </w:pPr>
            <w:r w:rsidRPr="00BC4784">
              <w:rPr>
                <w:b/>
                <w:bCs/>
                <w:lang w:val="en-GB"/>
              </w:rPr>
              <w:t>3</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25473C20" w14:textId="77777777" w:rsidR="00BC4784" w:rsidRPr="00BC4784" w:rsidRDefault="00BC4784" w:rsidP="00BC4784">
            <w:pPr>
              <w:rPr>
                <w:b/>
                <w:bCs/>
                <w:lang w:val="en-US"/>
              </w:rPr>
            </w:pPr>
            <w:r w:rsidRPr="00BC4784">
              <w:rPr>
                <w:b/>
                <w:bCs/>
                <w:lang w:val="en-GB"/>
              </w:rPr>
              <w:t>Submit the order.</w:t>
            </w:r>
            <w:r w:rsidRPr="00BC4784">
              <w:rPr>
                <w:b/>
                <w:bCs/>
                <w:lang w:val="en-US"/>
              </w:rPr>
              <w:t> </w:t>
            </w: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8DA682C" w14:textId="77777777" w:rsidR="00BC4784" w:rsidRPr="00BC4784" w:rsidRDefault="00BC4784" w:rsidP="00BC4784">
            <w:pPr>
              <w:rPr>
                <w:b/>
                <w:bCs/>
                <w:lang w:val="en-US"/>
              </w:rPr>
            </w:pP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DDB43F1"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FCA33DD" w14:textId="77777777" w:rsidR="00BC4784" w:rsidRPr="00BC4784" w:rsidRDefault="00BC4784" w:rsidP="00BC4784">
            <w:pPr>
              <w:rPr>
                <w:b/>
                <w:bCs/>
                <w:lang w:val="en-US"/>
              </w:rPr>
            </w:pPr>
            <w:r w:rsidRPr="00BC4784">
              <w:rPr>
                <w:b/>
                <w:bCs/>
                <w:lang w:val="en-GB"/>
              </w:rPr>
              <w:t> </w:t>
            </w:r>
            <w:r w:rsidRPr="00BC4784">
              <w:rPr>
                <w:b/>
                <w:bCs/>
                <w:lang w:val="en-US"/>
              </w:rPr>
              <w:t> </w:t>
            </w:r>
          </w:p>
        </w:tc>
      </w:tr>
      <w:tr w:rsidR="00BC4784" w:rsidRPr="00BC4784" w14:paraId="3E0C58D5" w14:textId="77777777" w:rsidTr="00BC4784">
        <w:trPr>
          <w:trHeight w:val="300"/>
        </w:trPr>
        <w:tc>
          <w:tcPr>
            <w:tcW w:w="1050" w:type="dxa"/>
            <w:tcBorders>
              <w:top w:val="single" w:sz="6" w:space="0" w:color="000000"/>
              <w:left w:val="single" w:sz="6" w:space="0" w:color="000000"/>
              <w:bottom w:val="single" w:sz="6" w:space="0" w:color="000000"/>
              <w:right w:val="single" w:sz="6" w:space="0" w:color="000000"/>
            </w:tcBorders>
            <w:shd w:val="clear" w:color="auto" w:fill="auto"/>
            <w:hideMark/>
          </w:tcPr>
          <w:p w14:paraId="4AC98018" w14:textId="77777777" w:rsidR="00BC4784" w:rsidRPr="00BC4784" w:rsidRDefault="00BC4784" w:rsidP="00BC4784">
            <w:pPr>
              <w:rPr>
                <w:b/>
                <w:bCs/>
                <w:lang w:val="en-US"/>
              </w:rPr>
            </w:pPr>
            <w:r w:rsidRPr="00BC4784">
              <w:rPr>
                <w:b/>
                <w:bCs/>
                <w:lang w:val="en-GB"/>
              </w:rPr>
              <w:t>4</w:t>
            </w:r>
            <w:r w:rsidRPr="00BC4784">
              <w:rPr>
                <w:b/>
                <w:bCs/>
                <w:lang w:val="en-US"/>
              </w:rPr>
              <w:t> </w:t>
            </w:r>
          </w:p>
        </w:tc>
        <w:tc>
          <w:tcPr>
            <w:tcW w:w="462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2F43FBC6" w14:textId="77777777" w:rsidR="00BC4784" w:rsidRPr="00BC4784" w:rsidRDefault="00BC4784" w:rsidP="00BC4784">
            <w:pPr>
              <w:rPr>
                <w:b/>
                <w:bCs/>
                <w:lang w:val="en-US"/>
              </w:rPr>
            </w:pPr>
            <w:r w:rsidRPr="00BC4784">
              <w:rPr>
                <w:b/>
                <w:bCs/>
                <w:lang w:val="en-GB"/>
              </w:rPr>
              <w:t> </w:t>
            </w:r>
            <w:r w:rsidRPr="00BC4784">
              <w:rPr>
                <w:b/>
                <w:bCs/>
                <w:lang w:val="en-US"/>
              </w:rPr>
              <w:t> </w:t>
            </w:r>
          </w:p>
        </w:tc>
        <w:tc>
          <w:tcPr>
            <w:tcW w:w="0" w:type="auto"/>
            <w:gridSpan w:val="2"/>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E1EB9B6" w14:textId="77777777" w:rsidR="00BC4784" w:rsidRPr="00BC4784" w:rsidRDefault="00BC4784" w:rsidP="00BC4784">
            <w:pPr>
              <w:rPr>
                <w:b/>
                <w:bCs/>
                <w:lang w:val="en-US"/>
              </w:rPr>
            </w:pPr>
          </w:p>
        </w:tc>
        <w:tc>
          <w:tcPr>
            <w:tcW w:w="196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BC772B4" w14:textId="77777777" w:rsidR="00BC4784" w:rsidRPr="00BC4784" w:rsidRDefault="00BC4784" w:rsidP="00BC4784">
            <w:pPr>
              <w:rPr>
                <w:b/>
                <w:bCs/>
                <w:lang w:val="en-US"/>
              </w:rPr>
            </w:pPr>
            <w:r w:rsidRPr="00BC4784">
              <w:rPr>
                <w:b/>
                <w:bCs/>
                <w:lang w:val="en-GB"/>
              </w:rPr>
              <w:t> </w:t>
            </w:r>
            <w:r w:rsidRPr="00BC4784">
              <w:rPr>
                <w:b/>
                <w:bCs/>
                <w:lang w:val="en-US"/>
              </w:rPr>
              <w:t> </w:t>
            </w:r>
          </w:p>
        </w:tc>
        <w:tc>
          <w:tcPr>
            <w:tcW w:w="213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D883956" w14:textId="77777777" w:rsidR="00BC4784" w:rsidRPr="00BC4784" w:rsidRDefault="00BC4784" w:rsidP="00BC4784">
            <w:pPr>
              <w:rPr>
                <w:b/>
                <w:bCs/>
                <w:lang w:val="en-US"/>
              </w:rPr>
            </w:pPr>
            <w:r w:rsidRPr="00BC4784">
              <w:rPr>
                <w:b/>
                <w:bCs/>
                <w:lang w:val="en-GB"/>
              </w:rPr>
              <w:t> </w:t>
            </w:r>
            <w:r w:rsidRPr="00BC4784">
              <w:rPr>
                <w:b/>
                <w:bCs/>
                <w:lang w:val="en-US"/>
              </w:rPr>
              <w:t> </w:t>
            </w:r>
          </w:p>
        </w:tc>
      </w:tr>
    </w:tbl>
    <w:p w14:paraId="405AA0DE" w14:textId="77777777" w:rsidR="002323F0" w:rsidRDefault="002323F0" w:rsidP="002323F0">
      <w:pPr>
        <w:rPr>
          <w:b/>
          <w:bCs/>
        </w:rPr>
      </w:pPr>
    </w:p>
    <w:p w14:paraId="20DBA742" w14:textId="46892548" w:rsidR="002323F0" w:rsidRDefault="002323F0" w:rsidP="4D930878">
      <w:pPr>
        <w:pStyle w:val="Heading2"/>
        <w:rPr>
          <w:ins w:id="72" w:author="DANIEL LOUIS BALUBAR" w:date="2024-11-13T02:49:00Z" w16du:dateUtc="2024-11-13T02:49:51Z"/>
          <w:b w:val="0"/>
        </w:rPr>
      </w:pPr>
      <w:bookmarkStart w:id="73" w:name="_Toc949058494"/>
      <w:r>
        <w:t>5.6 Activity Diagram with Swimlanes</w:t>
      </w:r>
      <w:bookmarkEnd w:id="73"/>
    </w:p>
    <w:p w14:paraId="2825657B" w14:textId="2A67450B" w:rsidR="00E7516F" w:rsidRDefault="00E7516F" w:rsidP="00C74CEE"/>
    <w:p w14:paraId="6EA8E0CE" w14:textId="5AC8B2E0" w:rsidR="00C74CEE" w:rsidRDefault="00C74CEE">
      <w:pPr>
        <w:pStyle w:val="Caption"/>
        <w:keepNext/>
        <w:pPrChange w:id="74" w:author="DANIEL LOUIS BALUBAR" w:date="2024-11-13T02:49:00Z">
          <w:pPr>
            <w:pStyle w:val="Heading2"/>
          </w:pPr>
        </w:pPrChange>
      </w:pPr>
      <w:r>
        <w:t xml:space="preserve">Figure </w:t>
      </w:r>
      <w:r w:rsidR="00A75DCC">
        <w:t>19</w:t>
      </w:r>
      <w:r>
        <w:t xml:space="preserve"> </w:t>
      </w:r>
      <w:r w:rsidR="00AF047C">
        <w:t>SYSTEM LOGIN PROCESS</w:t>
      </w:r>
    </w:p>
    <w:p w14:paraId="7583B858" w14:textId="3D6FB620" w:rsidR="7904A012" w:rsidRDefault="0036705E" w:rsidP="62474264">
      <w:r>
        <w:rPr>
          <w:noProof/>
        </w:rPr>
        <w:drawing>
          <wp:inline distT="0" distB="0" distL="0" distR="0" wp14:anchorId="5DE75136" wp14:editId="75BE66B4">
            <wp:extent cx="5943600" cy="5495925"/>
            <wp:effectExtent l="0" t="0" r="0" b="9525"/>
            <wp:docPr id="1023163447" name="Picture 1" descr="A diagram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5943600" cy="5495925"/>
                    </a:xfrm>
                    <a:prstGeom prst="rect">
                      <a:avLst/>
                    </a:prstGeom>
                  </pic:spPr>
                </pic:pic>
              </a:graphicData>
            </a:graphic>
          </wp:inline>
        </w:drawing>
      </w:r>
    </w:p>
    <w:p w14:paraId="4C20F79E" w14:textId="77777777" w:rsidR="00AF047C" w:rsidRDefault="00AF047C" w:rsidP="62474264"/>
    <w:p w14:paraId="48293543" w14:textId="77777777" w:rsidR="00AF047C" w:rsidRDefault="00AF047C" w:rsidP="62474264"/>
    <w:p w14:paraId="7A980646" w14:textId="77777777" w:rsidR="00AF047C" w:rsidRDefault="00AF047C" w:rsidP="62474264"/>
    <w:p w14:paraId="641AD939" w14:textId="77777777" w:rsidR="00AF047C" w:rsidRDefault="00AF047C" w:rsidP="62474264"/>
    <w:p w14:paraId="719B1AEF" w14:textId="77777777" w:rsidR="00AF047C" w:rsidRDefault="00AF047C" w:rsidP="62474264"/>
    <w:p w14:paraId="52FA959F" w14:textId="77777777" w:rsidR="00AF047C" w:rsidRDefault="00AF047C" w:rsidP="62474264"/>
    <w:p w14:paraId="3B0A19F0" w14:textId="77777777" w:rsidR="00AF047C" w:rsidRDefault="00AF047C" w:rsidP="62474264"/>
    <w:p w14:paraId="5F06B0F2" w14:textId="77777777" w:rsidR="00AF047C" w:rsidRDefault="00AF047C" w:rsidP="62474264"/>
    <w:p w14:paraId="02E79B30" w14:textId="4B8D439E" w:rsidR="00AF047C" w:rsidRDefault="00AF047C" w:rsidP="00AF047C">
      <w:pPr>
        <w:pStyle w:val="Caption"/>
        <w:keepNext/>
      </w:pPr>
      <w:r>
        <w:t xml:space="preserve">Figure 20 </w:t>
      </w:r>
      <w:r w:rsidR="00A62ED4">
        <w:t>DASHBOARD SYSTEM</w:t>
      </w:r>
    </w:p>
    <w:p w14:paraId="0EDF8465" w14:textId="46370D43" w:rsidR="005713F5" w:rsidRDefault="0066493E" w:rsidP="62474264">
      <w:r w:rsidRPr="0066493E">
        <w:rPr>
          <w:noProof/>
        </w:rPr>
        <w:drawing>
          <wp:inline distT="0" distB="0" distL="0" distR="0" wp14:anchorId="349D7D0B" wp14:editId="6EBAABB0">
            <wp:extent cx="5943600" cy="4862195"/>
            <wp:effectExtent l="0" t="0" r="0" b="0"/>
            <wp:docPr id="750302290"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02290" name="Picture 1" descr="A diagram of a system&#10;&#10;Description automatically generated"/>
                    <pic:cNvPicPr/>
                  </pic:nvPicPr>
                  <pic:blipFill>
                    <a:blip r:embed="rId33"/>
                    <a:stretch>
                      <a:fillRect/>
                    </a:stretch>
                  </pic:blipFill>
                  <pic:spPr>
                    <a:xfrm>
                      <a:off x="0" y="0"/>
                      <a:ext cx="5943600" cy="4862195"/>
                    </a:xfrm>
                    <a:prstGeom prst="rect">
                      <a:avLst/>
                    </a:prstGeom>
                  </pic:spPr>
                </pic:pic>
              </a:graphicData>
            </a:graphic>
          </wp:inline>
        </w:drawing>
      </w:r>
    </w:p>
    <w:p w14:paraId="51C4C4A4" w14:textId="77777777" w:rsidR="00A62ED4" w:rsidRDefault="00A62ED4" w:rsidP="62474264"/>
    <w:p w14:paraId="3DA76E6B" w14:textId="77777777" w:rsidR="00A62ED4" w:rsidRDefault="00A62ED4" w:rsidP="62474264"/>
    <w:p w14:paraId="53E09B2B" w14:textId="77777777" w:rsidR="00A62ED4" w:rsidRDefault="00A62ED4" w:rsidP="62474264"/>
    <w:p w14:paraId="23951550" w14:textId="77777777" w:rsidR="00A62ED4" w:rsidRDefault="00A62ED4" w:rsidP="62474264"/>
    <w:p w14:paraId="4CDE3DBB" w14:textId="77777777" w:rsidR="00A62ED4" w:rsidRDefault="00A62ED4" w:rsidP="62474264"/>
    <w:p w14:paraId="79FDAD19" w14:textId="77777777" w:rsidR="00A62ED4" w:rsidRDefault="00A62ED4" w:rsidP="62474264"/>
    <w:p w14:paraId="11AEEBC9" w14:textId="77777777" w:rsidR="00A62ED4" w:rsidRDefault="00A62ED4" w:rsidP="62474264"/>
    <w:p w14:paraId="307BBDA1" w14:textId="77777777" w:rsidR="00A62ED4" w:rsidRDefault="00A62ED4" w:rsidP="62474264"/>
    <w:p w14:paraId="5FAB8959" w14:textId="77777777" w:rsidR="00A62ED4" w:rsidRDefault="00A62ED4" w:rsidP="62474264"/>
    <w:p w14:paraId="4F95EA23" w14:textId="77777777" w:rsidR="00A62ED4" w:rsidRDefault="00A62ED4" w:rsidP="62474264"/>
    <w:p w14:paraId="1F8C4A5E" w14:textId="77777777" w:rsidR="00A62ED4" w:rsidRDefault="00A62ED4" w:rsidP="62474264"/>
    <w:p w14:paraId="6D3B5D22" w14:textId="4226A972" w:rsidR="00A62ED4" w:rsidRDefault="00A62ED4" w:rsidP="00A62ED4">
      <w:pPr>
        <w:pStyle w:val="Caption"/>
        <w:keepNext/>
      </w:pPr>
      <w:r>
        <w:t>Figure 21 INVENTORY MANAGEMENT</w:t>
      </w:r>
    </w:p>
    <w:p w14:paraId="4FB8AEC6" w14:textId="36D77F29" w:rsidR="00D56D3B" w:rsidRDefault="00293764" w:rsidP="62474264">
      <w:r w:rsidRPr="00293764">
        <w:rPr>
          <w:noProof/>
        </w:rPr>
        <w:drawing>
          <wp:inline distT="0" distB="0" distL="0" distR="0" wp14:anchorId="043610BB" wp14:editId="51E3A06F">
            <wp:extent cx="5943600" cy="4797425"/>
            <wp:effectExtent l="0" t="0" r="0" b="3175"/>
            <wp:docPr id="1083399746"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99746" name="Picture 1" descr="A diagram of a flowchart&#10;&#10;Description automatically generated"/>
                    <pic:cNvPicPr/>
                  </pic:nvPicPr>
                  <pic:blipFill>
                    <a:blip r:embed="rId34"/>
                    <a:stretch>
                      <a:fillRect/>
                    </a:stretch>
                  </pic:blipFill>
                  <pic:spPr>
                    <a:xfrm>
                      <a:off x="0" y="0"/>
                      <a:ext cx="5943600" cy="4797425"/>
                    </a:xfrm>
                    <a:prstGeom prst="rect">
                      <a:avLst/>
                    </a:prstGeom>
                  </pic:spPr>
                </pic:pic>
              </a:graphicData>
            </a:graphic>
          </wp:inline>
        </w:drawing>
      </w:r>
    </w:p>
    <w:p w14:paraId="1BB7D99A" w14:textId="77777777" w:rsidR="00A62ED4" w:rsidRDefault="00A62ED4" w:rsidP="62474264"/>
    <w:p w14:paraId="2E511498" w14:textId="77777777" w:rsidR="00A62ED4" w:rsidRDefault="00A62ED4" w:rsidP="62474264"/>
    <w:p w14:paraId="65284F92" w14:textId="77777777" w:rsidR="00A62ED4" w:rsidRDefault="00A62ED4" w:rsidP="62474264"/>
    <w:p w14:paraId="3F52978C" w14:textId="77777777" w:rsidR="00A62ED4" w:rsidRDefault="00A62ED4" w:rsidP="62474264"/>
    <w:p w14:paraId="56097A07" w14:textId="77777777" w:rsidR="00A62ED4" w:rsidRDefault="00A62ED4" w:rsidP="62474264"/>
    <w:p w14:paraId="115BDE73" w14:textId="77777777" w:rsidR="00A62ED4" w:rsidRDefault="00A62ED4" w:rsidP="62474264"/>
    <w:p w14:paraId="7E1B5D66" w14:textId="77777777" w:rsidR="00A62ED4" w:rsidRDefault="00A62ED4" w:rsidP="62474264"/>
    <w:p w14:paraId="4318AB8C" w14:textId="77777777" w:rsidR="00A62ED4" w:rsidRDefault="00A62ED4" w:rsidP="62474264"/>
    <w:p w14:paraId="77E85047" w14:textId="77777777" w:rsidR="00A62ED4" w:rsidRDefault="00A62ED4" w:rsidP="62474264"/>
    <w:p w14:paraId="4EAE4128" w14:textId="77777777" w:rsidR="00A62ED4" w:rsidRDefault="00A62ED4" w:rsidP="62474264"/>
    <w:p w14:paraId="2E417328" w14:textId="77777777" w:rsidR="00A62ED4" w:rsidRDefault="00A62ED4" w:rsidP="62474264"/>
    <w:p w14:paraId="35B65EB7" w14:textId="30440223" w:rsidR="00A62ED4" w:rsidRDefault="00A62ED4" w:rsidP="00A62ED4">
      <w:pPr>
        <w:pStyle w:val="Caption"/>
        <w:keepNext/>
      </w:pPr>
      <w:r>
        <w:t>Figure 22 PROCESS EQUIPMENT</w:t>
      </w:r>
    </w:p>
    <w:p w14:paraId="43CAB08B" w14:textId="1C6DCCFB" w:rsidR="00293764" w:rsidRDefault="00DF7998" w:rsidP="62474264">
      <w:r w:rsidRPr="00DF7998">
        <w:rPr>
          <w:noProof/>
        </w:rPr>
        <w:drawing>
          <wp:inline distT="0" distB="0" distL="0" distR="0" wp14:anchorId="3B5D85D6" wp14:editId="7735346E">
            <wp:extent cx="5943600" cy="4965065"/>
            <wp:effectExtent l="0" t="0" r="0" b="6985"/>
            <wp:docPr id="995391757"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91757" name="Picture 1" descr="A diagram of a process&#10;&#10;Description automatically generated"/>
                    <pic:cNvPicPr/>
                  </pic:nvPicPr>
                  <pic:blipFill>
                    <a:blip r:embed="rId35"/>
                    <a:stretch>
                      <a:fillRect/>
                    </a:stretch>
                  </pic:blipFill>
                  <pic:spPr>
                    <a:xfrm>
                      <a:off x="0" y="0"/>
                      <a:ext cx="5943600" cy="4965065"/>
                    </a:xfrm>
                    <a:prstGeom prst="rect">
                      <a:avLst/>
                    </a:prstGeom>
                  </pic:spPr>
                </pic:pic>
              </a:graphicData>
            </a:graphic>
          </wp:inline>
        </w:drawing>
      </w:r>
    </w:p>
    <w:p w14:paraId="3641A47F" w14:textId="77777777" w:rsidR="00A62ED4" w:rsidRDefault="00A62ED4" w:rsidP="62474264"/>
    <w:p w14:paraId="1A77C444" w14:textId="77777777" w:rsidR="00A62ED4" w:rsidRDefault="00A62ED4" w:rsidP="62474264"/>
    <w:p w14:paraId="4943FF83" w14:textId="77777777" w:rsidR="00A62ED4" w:rsidRDefault="00A62ED4" w:rsidP="62474264"/>
    <w:p w14:paraId="40BB8BB0" w14:textId="77777777" w:rsidR="00A62ED4" w:rsidRDefault="00A62ED4" w:rsidP="62474264"/>
    <w:p w14:paraId="48917E09" w14:textId="77777777" w:rsidR="00A62ED4" w:rsidRDefault="00A62ED4" w:rsidP="62474264"/>
    <w:p w14:paraId="6F640BFB" w14:textId="77777777" w:rsidR="00A62ED4" w:rsidRDefault="00A62ED4" w:rsidP="62474264"/>
    <w:p w14:paraId="05D19B37" w14:textId="77777777" w:rsidR="00A62ED4" w:rsidRDefault="00A62ED4" w:rsidP="62474264"/>
    <w:p w14:paraId="05D1BF8A" w14:textId="77777777" w:rsidR="00A62ED4" w:rsidRDefault="00A62ED4" w:rsidP="62474264"/>
    <w:p w14:paraId="568D6FA7" w14:textId="77777777" w:rsidR="00A62ED4" w:rsidRDefault="00A62ED4" w:rsidP="62474264"/>
    <w:p w14:paraId="1774CFBE" w14:textId="77777777" w:rsidR="00A62ED4" w:rsidRDefault="00A62ED4" w:rsidP="62474264"/>
    <w:p w14:paraId="757A72EF" w14:textId="36073905" w:rsidR="00A62ED4" w:rsidRDefault="00A62ED4" w:rsidP="00A62ED4">
      <w:pPr>
        <w:pStyle w:val="Caption"/>
        <w:keepNext/>
      </w:pPr>
      <w:r>
        <w:t>Figure 23 BARCODE OPERATIONS</w:t>
      </w:r>
    </w:p>
    <w:p w14:paraId="0B4528A7" w14:textId="404781FC" w:rsidR="00DF7998" w:rsidRDefault="00C373C5" w:rsidP="62474264">
      <w:r w:rsidRPr="00C373C5">
        <w:rPr>
          <w:noProof/>
        </w:rPr>
        <w:drawing>
          <wp:inline distT="0" distB="0" distL="0" distR="0" wp14:anchorId="12526602" wp14:editId="398149FF">
            <wp:extent cx="5943600" cy="5900420"/>
            <wp:effectExtent l="0" t="0" r="0" b="5080"/>
            <wp:docPr id="242116678" name="Picture 1" descr="A diagram of a barcode oper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16678" name="Picture 1" descr="A diagram of a barcode operation&#10;&#10;Description automatically generated"/>
                    <pic:cNvPicPr/>
                  </pic:nvPicPr>
                  <pic:blipFill>
                    <a:blip r:embed="rId36"/>
                    <a:stretch>
                      <a:fillRect/>
                    </a:stretch>
                  </pic:blipFill>
                  <pic:spPr>
                    <a:xfrm>
                      <a:off x="0" y="0"/>
                      <a:ext cx="5943600" cy="5900420"/>
                    </a:xfrm>
                    <a:prstGeom prst="rect">
                      <a:avLst/>
                    </a:prstGeom>
                  </pic:spPr>
                </pic:pic>
              </a:graphicData>
            </a:graphic>
          </wp:inline>
        </w:drawing>
      </w:r>
    </w:p>
    <w:p w14:paraId="3D0303E4" w14:textId="77777777" w:rsidR="00A62ED4" w:rsidRPr="00A62ED4" w:rsidRDefault="00A62ED4" w:rsidP="00A62ED4"/>
    <w:p w14:paraId="5389BF3D" w14:textId="77777777" w:rsidR="00A62ED4" w:rsidRPr="00A62ED4" w:rsidRDefault="00A62ED4" w:rsidP="00A62ED4"/>
    <w:p w14:paraId="03ED2061" w14:textId="77777777" w:rsidR="00A62ED4" w:rsidRPr="00A62ED4" w:rsidRDefault="00A62ED4" w:rsidP="00A62ED4"/>
    <w:p w14:paraId="02114932" w14:textId="77777777" w:rsidR="00A62ED4" w:rsidRPr="00A62ED4" w:rsidRDefault="00A62ED4" w:rsidP="00A62ED4"/>
    <w:p w14:paraId="48E55283" w14:textId="77777777" w:rsidR="00A62ED4" w:rsidRDefault="00A62ED4" w:rsidP="00A62ED4"/>
    <w:p w14:paraId="014A4D0C" w14:textId="1A7A8760" w:rsidR="00A62ED4" w:rsidRDefault="00A62ED4" w:rsidP="00A62ED4">
      <w:pPr>
        <w:tabs>
          <w:tab w:val="left" w:pos="4019"/>
        </w:tabs>
      </w:pPr>
      <w:r>
        <w:tab/>
      </w:r>
    </w:p>
    <w:p w14:paraId="7239B52F" w14:textId="77777777" w:rsidR="00A62ED4" w:rsidRDefault="00A62ED4" w:rsidP="00A62ED4">
      <w:pPr>
        <w:tabs>
          <w:tab w:val="left" w:pos="4019"/>
        </w:tabs>
      </w:pPr>
    </w:p>
    <w:p w14:paraId="3FCC334C" w14:textId="293A6490" w:rsidR="00A62ED4" w:rsidRPr="00A62ED4" w:rsidRDefault="00A62ED4" w:rsidP="00A62ED4">
      <w:pPr>
        <w:pStyle w:val="Caption"/>
        <w:keepNext/>
      </w:pPr>
      <w:r>
        <w:t>Figure 24 AI ASSISTANCE</w:t>
      </w:r>
    </w:p>
    <w:p w14:paraId="20F4C0AF" w14:textId="5C0FD8F5" w:rsidR="00C373C5" w:rsidRDefault="00382A73" w:rsidP="62474264">
      <w:r>
        <w:rPr>
          <w:noProof/>
        </w:rPr>
        <w:drawing>
          <wp:inline distT="0" distB="0" distL="0" distR="0" wp14:anchorId="531D84CC" wp14:editId="07B6115D">
            <wp:extent cx="5943600" cy="5492115"/>
            <wp:effectExtent l="0" t="0" r="0" b="0"/>
            <wp:docPr id="1397852479" name="Picture 1" descr="A diagram of a software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7">
                      <a:extLst>
                        <a:ext uri="{28A0092B-C50C-407E-A947-70E740481C1C}">
                          <a14:useLocalDpi xmlns:a14="http://schemas.microsoft.com/office/drawing/2010/main" val="0"/>
                        </a:ext>
                      </a:extLst>
                    </a:blip>
                    <a:stretch>
                      <a:fillRect/>
                    </a:stretch>
                  </pic:blipFill>
                  <pic:spPr>
                    <a:xfrm>
                      <a:off x="0" y="0"/>
                      <a:ext cx="5943600" cy="5492115"/>
                    </a:xfrm>
                    <a:prstGeom prst="rect">
                      <a:avLst/>
                    </a:prstGeom>
                  </pic:spPr>
                </pic:pic>
              </a:graphicData>
            </a:graphic>
          </wp:inline>
        </w:drawing>
      </w:r>
    </w:p>
    <w:p w14:paraId="27BAD92E" w14:textId="77777777" w:rsidR="00A62ED4" w:rsidRDefault="00A62ED4" w:rsidP="62474264"/>
    <w:p w14:paraId="68C4CCE7" w14:textId="77777777" w:rsidR="00A62ED4" w:rsidRDefault="00A62ED4" w:rsidP="62474264"/>
    <w:p w14:paraId="4CAD378C" w14:textId="77777777" w:rsidR="00A62ED4" w:rsidRDefault="00A62ED4" w:rsidP="62474264"/>
    <w:p w14:paraId="1B3FAF4C" w14:textId="77777777" w:rsidR="00A62ED4" w:rsidRDefault="00A62ED4" w:rsidP="62474264"/>
    <w:p w14:paraId="00767F48" w14:textId="77777777" w:rsidR="00A62ED4" w:rsidRDefault="00A62ED4" w:rsidP="62474264"/>
    <w:p w14:paraId="071F8E84" w14:textId="77777777" w:rsidR="00A62ED4" w:rsidRDefault="00A62ED4" w:rsidP="62474264"/>
    <w:p w14:paraId="1B307882" w14:textId="77777777" w:rsidR="00A62ED4" w:rsidRDefault="00A62ED4" w:rsidP="62474264"/>
    <w:p w14:paraId="6AF023E8" w14:textId="77777777" w:rsidR="00A62ED4" w:rsidRDefault="00A62ED4" w:rsidP="62474264"/>
    <w:p w14:paraId="2C348458" w14:textId="77777777" w:rsidR="00A62ED4" w:rsidRDefault="00A62ED4" w:rsidP="62474264"/>
    <w:p w14:paraId="2D3B1092" w14:textId="6FC6E398" w:rsidR="00A62ED4" w:rsidRDefault="00A62ED4" w:rsidP="00A62ED4">
      <w:pPr>
        <w:pStyle w:val="Caption"/>
        <w:keepNext/>
      </w:pPr>
      <w:r>
        <w:t>Figure 25 TRACKING OF PRODUCT</w:t>
      </w:r>
    </w:p>
    <w:p w14:paraId="20437145" w14:textId="31FFE940" w:rsidR="00382A73" w:rsidRDefault="00EB1AB5" w:rsidP="62474264">
      <w:r>
        <w:rPr>
          <w:noProof/>
        </w:rPr>
        <w:drawing>
          <wp:inline distT="0" distB="0" distL="0" distR="0" wp14:anchorId="7AD1AF5D" wp14:editId="69F9606A">
            <wp:extent cx="5943600" cy="5474335"/>
            <wp:effectExtent l="0" t="0" r="0" b="0"/>
            <wp:docPr id="912748766" name="Picture 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5943600" cy="5474335"/>
                    </a:xfrm>
                    <a:prstGeom prst="rect">
                      <a:avLst/>
                    </a:prstGeom>
                  </pic:spPr>
                </pic:pic>
              </a:graphicData>
            </a:graphic>
          </wp:inline>
        </w:drawing>
      </w:r>
    </w:p>
    <w:p w14:paraId="07037DCD" w14:textId="77777777" w:rsidR="00A62ED4" w:rsidRDefault="00A62ED4" w:rsidP="62474264"/>
    <w:p w14:paraId="4485F873" w14:textId="77777777" w:rsidR="00A62ED4" w:rsidRDefault="00A62ED4" w:rsidP="62474264"/>
    <w:p w14:paraId="2813681C" w14:textId="77777777" w:rsidR="00A62ED4" w:rsidRDefault="00A62ED4" w:rsidP="62474264"/>
    <w:p w14:paraId="5711B68B" w14:textId="77777777" w:rsidR="00A62ED4" w:rsidRDefault="00A62ED4" w:rsidP="62474264"/>
    <w:p w14:paraId="3086CFE1" w14:textId="77777777" w:rsidR="00A62ED4" w:rsidRDefault="00A62ED4" w:rsidP="62474264"/>
    <w:p w14:paraId="76FCEAE6" w14:textId="77777777" w:rsidR="00A62ED4" w:rsidRDefault="00A62ED4" w:rsidP="62474264"/>
    <w:p w14:paraId="41D25FF3" w14:textId="77777777" w:rsidR="00A62ED4" w:rsidRDefault="00A62ED4" w:rsidP="62474264"/>
    <w:p w14:paraId="29F74BBD" w14:textId="77777777" w:rsidR="00A62ED4" w:rsidRDefault="00A62ED4" w:rsidP="62474264"/>
    <w:p w14:paraId="7E2EA878" w14:textId="77777777" w:rsidR="00A62ED4" w:rsidRDefault="00A62ED4" w:rsidP="62474264"/>
    <w:p w14:paraId="7C8B870B" w14:textId="398C5498" w:rsidR="00A62ED4" w:rsidRDefault="00A62ED4" w:rsidP="00A62ED4">
      <w:pPr>
        <w:pStyle w:val="Caption"/>
        <w:keepNext/>
      </w:pPr>
      <w:r>
        <w:t>Figure 26 PURCHASE ORDER</w:t>
      </w:r>
    </w:p>
    <w:p w14:paraId="38108B16" w14:textId="09B9E012" w:rsidR="00EB1AB5" w:rsidRDefault="0078643C" w:rsidP="62474264">
      <w:r w:rsidRPr="0078643C">
        <w:rPr>
          <w:noProof/>
        </w:rPr>
        <w:drawing>
          <wp:inline distT="0" distB="0" distL="0" distR="0" wp14:anchorId="3AD5B5D5" wp14:editId="571EC2EA">
            <wp:extent cx="5943600" cy="5641975"/>
            <wp:effectExtent l="0" t="0" r="0" b="0"/>
            <wp:docPr id="1690829892" name="Picture 1" descr="A diagram of a customer 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29892" name="Picture 1" descr="A diagram of a customer order&#10;&#10;Description automatically generated"/>
                    <pic:cNvPicPr/>
                  </pic:nvPicPr>
                  <pic:blipFill>
                    <a:blip r:embed="rId39"/>
                    <a:stretch>
                      <a:fillRect/>
                    </a:stretch>
                  </pic:blipFill>
                  <pic:spPr>
                    <a:xfrm>
                      <a:off x="0" y="0"/>
                      <a:ext cx="5943600" cy="5641975"/>
                    </a:xfrm>
                    <a:prstGeom prst="rect">
                      <a:avLst/>
                    </a:prstGeom>
                  </pic:spPr>
                </pic:pic>
              </a:graphicData>
            </a:graphic>
          </wp:inline>
        </w:drawing>
      </w:r>
    </w:p>
    <w:p w14:paraId="34DC5059" w14:textId="77777777" w:rsidR="00A62ED4" w:rsidRDefault="00A62ED4" w:rsidP="62474264"/>
    <w:p w14:paraId="2DA23697" w14:textId="77777777" w:rsidR="00A62ED4" w:rsidRDefault="00A62ED4" w:rsidP="62474264"/>
    <w:p w14:paraId="19D49F30" w14:textId="77777777" w:rsidR="00A62ED4" w:rsidRDefault="00A62ED4" w:rsidP="62474264"/>
    <w:p w14:paraId="4AE58787" w14:textId="77777777" w:rsidR="00A62ED4" w:rsidRDefault="00A62ED4" w:rsidP="62474264"/>
    <w:p w14:paraId="5CC4BEFC" w14:textId="77777777" w:rsidR="00A62ED4" w:rsidRDefault="00A62ED4" w:rsidP="62474264"/>
    <w:p w14:paraId="5BB95A09" w14:textId="77777777" w:rsidR="00A62ED4" w:rsidRDefault="00A62ED4" w:rsidP="62474264"/>
    <w:p w14:paraId="102684EC" w14:textId="77777777" w:rsidR="00A62ED4" w:rsidRDefault="00A62ED4" w:rsidP="62474264"/>
    <w:p w14:paraId="1A033174" w14:textId="77777777" w:rsidR="00A62ED4" w:rsidRDefault="00A62ED4" w:rsidP="62474264"/>
    <w:p w14:paraId="0C042C3B" w14:textId="0E9602BA" w:rsidR="00A62ED4" w:rsidRDefault="00A62ED4" w:rsidP="00A62ED4">
      <w:pPr>
        <w:pStyle w:val="Caption"/>
        <w:keepNext/>
      </w:pPr>
      <w:r>
        <w:t>Figure 27 VIEW PRODUCT SHIPMENT</w:t>
      </w:r>
    </w:p>
    <w:p w14:paraId="765AC057" w14:textId="67BFC78A" w:rsidR="0078643C" w:rsidRDefault="00076AA8" w:rsidP="62474264">
      <w:r>
        <w:rPr>
          <w:noProof/>
        </w:rPr>
        <w:drawing>
          <wp:inline distT="0" distB="0" distL="0" distR="0" wp14:anchorId="6E36AD1C" wp14:editId="1F741E15">
            <wp:extent cx="5943600" cy="4043045"/>
            <wp:effectExtent l="0" t="0" r="0" b="0"/>
            <wp:docPr id="931252386" name="Picture 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0">
                      <a:extLst>
                        <a:ext uri="{28A0092B-C50C-407E-A947-70E740481C1C}">
                          <a14:useLocalDpi xmlns:a14="http://schemas.microsoft.com/office/drawing/2010/main" val="0"/>
                        </a:ext>
                      </a:extLst>
                    </a:blip>
                    <a:stretch>
                      <a:fillRect/>
                    </a:stretch>
                  </pic:blipFill>
                  <pic:spPr>
                    <a:xfrm>
                      <a:off x="0" y="0"/>
                      <a:ext cx="5943600" cy="4043045"/>
                    </a:xfrm>
                    <a:prstGeom prst="rect">
                      <a:avLst/>
                    </a:prstGeom>
                  </pic:spPr>
                </pic:pic>
              </a:graphicData>
            </a:graphic>
          </wp:inline>
        </w:drawing>
      </w:r>
    </w:p>
    <w:p w14:paraId="2E89866C" w14:textId="77777777" w:rsidR="00A62ED4" w:rsidRDefault="00A62ED4" w:rsidP="62474264"/>
    <w:p w14:paraId="4E89D4B4" w14:textId="77777777" w:rsidR="00A62ED4" w:rsidRDefault="00A62ED4" w:rsidP="62474264"/>
    <w:p w14:paraId="7CD0DF1D" w14:textId="77777777" w:rsidR="00A62ED4" w:rsidRDefault="00A62ED4" w:rsidP="62474264"/>
    <w:p w14:paraId="1AAF21D2" w14:textId="77777777" w:rsidR="00A62ED4" w:rsidRDefault="00A62ED4" w:rsidP="62474264"/>
    <w:p w14:paraId="69B193A0" w14:textId="77777777" w:rsidR="00A62ED4" w:rsidRDefault="00A62ED4" w:rsidP="62474264"/>
    <w:p w14:paraId="37E261D3" w14:textId="77777777" w:rsidR="00A62ED4" w:rsidRDefault="00A62ED4" w:rsidP="62474264"/>
    <w:p w14:paraId="7691E782" w14:textId="77777777" w:rsidR="00A62ED4" w:rsidRDefault="00A62ED4" w:rsidP="62474264"/>
    <w:p w14:paraId="72AFA257" w14:textId="77777777" w:rsidR="00A62ED4" w:rsidRDefault="00A62ED4" w:rsidP="62474264"/>
    <w:p w14:paraId="60F6A1E1" w14:textId="77777777" w:rsidR="00A62ED4" w:rsidRDefault="00A62ED4" w:rsidP="62474264"/>
    <w:p w14:paraId="3C8A991E" w14:textId="77777777" w:rsidR="00A62ED4" w:rsidRDefault="00A62ED4" w:rsidP="62474264"/>
    <w:p w14:paraId="0339A0C5" w14:textId="77777777" w:rsidR="00A62ED4" w:rsidRDefault="00A62ED4" w:rsidP="62474264"/>
    <w:p w14:paraId="33A6B0BD" w14:textId="77777777" w:rsidR="00A62ED4" w:rsidRDefault="00A62ED4" w:rsidP="62474264"/>
    <w:p w14:paraId="5F9E029A" w14:textId="77777777" w:rsidR="00A62ED4" w:rsidRDefault="00A62ED4" w:rsidP="00A62ED4">
      <w:pPr>
        <w:pStyle w:val="Caption"/>
        <w:keepNext/>
      </w:pPr>
    </w:p>
    <w:p w14:paraId="2F27D7C2" w14:textId="03B6EEE7" w:rsidR="00A62ED4" w:rsidRDefault="00A62ED4" w:rsidP="00A62ED4">
      <w:pPr>
        <w:pStyle w:val="Caption"/>
        <w:keepNext/>
      </w:pPr>
      <w:r>
        <w:t>Figure 28 VIEW RET</w:t>
      </w:r>
      <w:r w:rsidR="00D13303">
        <w:t>RIEVAL OF PRODUCT</w:t>
      </w:r>
    </w:p>
    <w:p w14:paraId="12543C57" w14:textId="27636CE9" w:rsidR="00076AA8" w:rsidRDefault="004103F3" w:rsidP="62474264">
      <w:r>
        <w:rPr>
          <w:noProof/>
        </w:rPr>
        <w:drawing>
          <wp:inline distT="0" distB="0" distL="0" distR="0" wp14:anchorId="392C5318" wp14:editId="6B6A4657">
            <wp:extent cx="5943600" cy="4037330"/>
            <wp:effectExtent l="0" t="0" r="0" b="1270"/>
            <wp:docPr id="1568432305"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1">
                      <a:extLst>
                        <a:ext uri="{28A0092B-C50C-407E-A947-70E740481C1C}">
                          <a14:useLocalDpi xmlns:a14="http://schemas.microsoft.com/office/drawing/2010/main" val="0"/>
                        </a:ext>
                      </a:extLst>
                    </a:blip>
                    <a:stretch>
                      <a:fillRect/>
                    </a:stretch>
                  </pic:blipFill>
                  <pic:spPr>
                    <a:xfrm>
                      <a:off x="0" y="0"/>
                      <a:ext cx="5943600" cy="4037330"/>
                    </a:xfrm>
                    <a:prstGeom prst="rect">
                      <a:avLst/>
                    </a:prstGeom>
                  </pic:spPr>
                </pic:pic>
              </a:graphicData>
            </a:graphic>
          </wp:inline>
        </w:drawing>
      </w:r>
    </w:p>
    <w:p w14:paraId="0C8C5526" w14:textId="77777777" w:rsidR="00D13303" w:rsidRDefault="00D13303" w:rsidP="62474264"/>
    <w:p w14:paraId="0E96C898" w14:textId="77777777" w:rsidR="00D13303" w:rsidRDefault="00D13303" w:rsidP="62474264"/>
    <w:p w14:paraId="3B653EFD" w14:textId="77777777" w:rsidR="00D13303" w:rsidRDefault="00D13303" w:rsidP="62474264"/>
    <w:p w14:paraId="286E60D2" w14:textId="77777777" w:rsidR="00D13303" w:rsidRDefault="00D13303" w:rsidP="62474264"/>
    <w:p w14:paraId="67D00574" w14:textId="77777777" w:rsidR="00D13303" w:rsidRDefault="00D13303" w:rsidP="62474264"/>
    <w:p w14:paraId="474A58EF" w14:textId="77777777" w:rsidR="00D13303" w:rsidRDefault="00D13303" w:rsidP="62474264"/>
    <w:p w14:paraId="3C6982C5" w14:textId="77777777" w:rsidR="00D13303" w:rsidRDefault="00D13303" w:rsidP="62474264"/>
    <w:p w14:paraId="16912F44" w14:textId="77777777" w:rsidR="00D13303" w:rsidRDefault="00D13303" w:rsidP="62474264"/>
    <w:p w14:paraId="511B6F50" w14:textId="77777777" w:rsidR="00D13303" w:rsidRDefault="00D13303" w:rsidP="62474264"/>
    <w:p w14:paraId="650302BE" w14:textId="77777777" w:rsidR="00D13303" w:rsidRDefault="00D13303" w:rsidP="62474264"/>
    <w:p w14:paraId="2224C119" w14:textId="77777777" w:rsidR="00D13303" w:rsidRDefault="00D13303" w:rsidP="62474264"/>
    <w:p w14:paraId="512C74F3" w14:textId="77777777" w:rsidR="00D13303" w:rsidRDefault="00D13303" w:rsidP="62474264"/>
    <w:p w14:paraId="21FEEC86" w14:textId="77777777" w:rsidR="00D13303" w:rsidRDefault="00D13303" w:rsidP="62474264"/>
    <w:p w14:paraId="2DAA84FF" w14:textId="0DB0F099" w:rsidR="00D13303" w:rsidRDefault="00D13303" w:rsidP="00D13303">
      <w:pPr>
        <w:pStyle w:val="Caption"/>
        <w:keepNext/>
      </w:pPr>
      <w:r>
        <w:t>Figure 29 VIEW PURCHASE ORDER</w:t>
      </w:r>
    </w:p>
    <w:p w14:paraId="5AB7C07B" w14:textId="1DDE4653" w:rsidR="004103F3" w:rsidRDefault="00344DEB" w:rsidP="62474264">
      <w:r>
        <w:rPr>
          <w:noProof/>
        </w:rPr>
        <w:drawing>
          <wp:inline distT="0" distB="0" distL="0" distR="0" wp14:anchorId="01C8F154" wp14:editId="566BBB5E">
            <wp:extent cx="5943600" cy="4019550"/>
            <wp:effectExtent l="0" t="0" r="0" b="0"/>
            <wp:docPr id="1621497527" name="Picture 1" descr="A diagram of a custom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2">
                      <a:extLst>
                        <a:ext uri="{28A0092B-C50C-407E-A947-70E740481C1C}">
                          <a14:useLocalDpi xmlns:a14="http://schemas.microsoft.com/office/drawing/2010/main" val="0"/>
                        </a:ext>
                      </a:extLst>
                    </a:blip>
                    <a:stretch>
                      <a:fillRect/>
                    </a:stretch>
                  </pic:blipFill>
                  <pic:spPr>
                    <a:xfrm>
                      <a:off x="0" y="0"/>
                      <a:ext cx="5943600" cy="4019550"/>
                    </a:xfrm>
                    <a:prstGeom prst="rect">
                      <a:avLst/>
                    </a:prstGeom>
                  </pic:spPr>
                </pic:pic>
              </a:graphicData>
            </a:graphic>
          </wp:inline>
        </w:drawing>
      </w:r>
    </w:p>
    <w:p w14:paraId="329E3723" w14:textId="77777777" w:rsidR="00D13303" w:rsidRDefault="00D13303" w:rsidP="62474264"/>
    <w:p w14:paraId="372CF3D8" w14:textId="77777777" w:rsidR="00D13303" w:rsidRDefault="00D13303" w:rsidP="62474264"/>
    <w:p w14:paraId="7DB06094" w14:textId="77777777" w:rsidR="00D13303" w:rsidRDefault="00D13303" w:rsidP="62474264"/>
    <w:p w14:paraId="33BE0EF7" w14:textId="77777777" w:rsidR="00D13303" w:rsidRDefault="00D13303" w:rsidP="62474264"/>
    <w:p w14:paraId="44DF423F" w14:textId="77777777" w:rsidR="00D13303" w:rsidRDefault="00D13303" w:rsidP="62474264"/>
    <w:p w14:paraId="66B56011" w14:textId="77777777" w:rsidR="00D13303" w:rsidRDefault="00D13303" w:rsidP="62474264"/>
    <w:p w14:paraId="690B6B57" w14:textId="77777777" w:rsidR="00D13303" w:rsidRDefault="00D13303" w:rsidP="62474264"/>
    <w:p w14:paraId="0DB3A176" w14:textId="77777777" w:rsidR="00D13303" w:rsidRDefault="00D13303" w:rsidP="62474264"/>
    <w:p w14:paraId="7764FB53" w14:textId="77777777" w:rsidR="00D13303" w:rsidRDefault="00D13303" w:rsidP="62474264"/>
    <w:p w14:paraId="4C05E6FE" w14:textId="77777777" w:rsidR="00D13303" w:rsidRDefault="00D13303" w:rsidP="62474264"/>
    <w:p w14:paraId="31EC7480" w14:textId="77777777" w:rsidR="00D13303" w:rsidRDefault="00D13303" w:rsidP="62474264"/>
    <w:p w14:paraId="04ED71AA" w14:textId="77777777" w:rsidR="00D13303" w:rsidRDefault="00D13303" w:rsidP="62474264"/>
    <w:p w14:paraId="3C465C4E" w14:textId="77777777" w:rsidR="00D13303" w:rsidRDefault="00D13303" w:rsidP="00D13303">
      <w:pPr>
        <w:pStyle w:val="Caption"/>
        <w:keepNext/>
      </w:pPr>
    </w:p>
    <w:p w14:paraId="1242B820" w14:textId="401D5E98" w:rsidR="00D13303" w:rsidRDefault="00D13303" w:rsidP="00D13303">
      <w:pPr>
        <w:pStyle w:val="Caption"/>
        <w:keepNext/>
      </w:pPr>
      <w:r>
        <w:t>Figure 30 VIEW ORDER REPORT</w:t>
      </w:r>
    </w:p>
    <w:p w14:paraId="5BF27969" w14:textId="6756A549" w:rsidR="006316C6" w:rsidRDefault="00504450" w:rsidP="62474264">
      <w:r w:rsidRPr="00504450">
        <w:rPr>
          <w:noProof/>
        </w:rPr>
        <w:drawing>
          <wp:inline distT="0" distB="0" distL="0" distR="0" wp14:anchorId="16BEDD7E" wp14:editId="65E26584">
            <wp:extent cx="5943600" cy="4051935"/>
            <wp:effectExtent l="0" t="0" r="0" b="5715"/>
            <wp:docPr id="848797527" name="Picture 1" descr="A diagram of a custom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97527" name="Picture 1" descr="A diagram of a customer&#10;&#10;Description automatically generated"/>
                    <pic:cNvPicPr/>
                  </pic:nvPicPr>
                  <pic:blipFill>
                    <a:blip r:embed="rId43"/>
                    <a:stretch>
                      <a:fillRect/>
                    </a:stretch>
                  </pic:blipFill>
                  <pic:spPr>
                    <a:xfrm>
                      <a:off x="0" y="0"/>
                      <a:ext cx="5943600" cy="4051935"/>
                    </a:xfrm>
                    <a:prstGeom prst="rect">
                      <a:avLst/>
                    </a:prstGeom>
                  </pic:spPr>
                </pic:pic>
              </a:graphicData>
            </a:graphic>
          </wp:inline>
        </w:drawing>
      </w:r>
    </w:p>
    <w:p w14:paraId="1FA8DC93" w14:textId="48CCF157" w:rsidR="00E7516F" w:rsidRPr="002323F0" w:rsidRDefault="00E7516F" w:rsidP="002323F0">
      <w:pPr>
        <w:rPr>
          <w:b/>
          <w:bCs/>
        </w:rPr>
      </w:pPr>
      <w:r>
        <w:rPr>
          <w:b/>
          <w:bCs/>
        </w:rPr>
        <w:t>5.7 Entity Relationship Diagram</w:t>
      </w:r>
    </w:p>
    <w:p w14:paraId="176A4641" w14:textId="77777777" w:rsidR="0054384D" w:rsidRDefault="0054384D" w:rsidP="00B0FD19">
      <w:pPr>
        <w:pStyle w:val="Heading2"/>
      </w:pPr>
    </w:p>
    <w:p w14:paraId="5D2FB815" w14:textId="2B509B28" w:rsidR="0054384D" w:rsidRDefault="777BBF3D" w:rsidP="0054384D">
      <w:r>
        <w:rPr>
          <w:noProof/>
        </w:rPr>
        <w:drawing>
          <wp:inline distT="0" distB="0" distL="0" distR="0" wp14:anchorId="23ED99E0" wp14:editId="451EC6EA">
            <wp:extent cx="5943600" cy="3324225"/>
            <wp:effectExtent l="0" t="0" r="0" b="0"/>
            <wp:docPr id="79981879" name="Picture 7998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324225"/>
                    </a:xfrm>
                    <a:prstGeom prst="rect">
                      <a:avLst/>
                    </a:prstGeom>
                  </pic:spPr>
                </pic:pic>
              </a:graphicData>
            </a:graphic>
          </wp:inline>
        </w:drawing>
      </w:r>
    </w:p>
    <w:p w14:paraId="7D0F48A6" w14:textId="77777777" w:rsidR="0054384D" w:rsidRDefault="0054384D" w:rsidP="0054384D"/>
    <w:p w14:paraId="4A13407C" w14:textId="77777777" w:rsidR="0054384D" w:rsidRDefault="0054384D" w:rsidP="0054384D"/>
    <w:p w14:paraId="40DA9A29" w14:textId="77777777" w:rsidR="0054384D" w:rsidRDefault="0054384D" w:rsidP="0054384D"/>
    <w:p w14:paraId="786B8A37" w14:textId="77777777" w:rsidR="0054384D" w:rsidRDefault="0054384D" w:rsidP="0054384D"/>
    <w:p w14:paraId="7E978F72" w14:textId="10446024" w:rsidR="00A81FD2" w:rsidRDefault="0054384D" w:rsidP="0054384D">
      <w:pPr>
        <w:pStyle w:val="Heading2"/>
      </w:pPr>
      <w:bookmarkStart w:id="75" w:name="_Toc1699338455"/>
      <w:bookmarkStart w:id="76" w:name="_Toc386702395"/>
      <w:r>
        <w:t>5.</w:t>
      </w:r>
      <w:r w:rsidR="00E7516F">
        <w:t>8</w:t>
      </w:r>
      <w:r>
        <w:t xml:space="preserve"> </w:t>
      </w:r>
      <w:r w:rsidR="00A81FD2">
        <w:t>User Classes and Characteristics</w:t>
      </w:r>
      <w:bookmarkEnd w:id="75"/>
      <w:bookmarkEnd w:id="76"/>
    </w:p>
    <w:p w14:paraId="74209534" w14:textId="79A024EF" w:rsidR="63098A88" w:rsidRDefault="63098A88" w:rsidP="63098A88"/>
    <w:p w14:paraId="24D7D0B9" w14:textId="3AF79DFA" w:rsidR="00594123" w:rsidRDefault="00594123" w:rsidP="00594123">
      <w:pPr>
        <w:pStyle w:val="Caption"/>
        <w:keepNext/>
      </w:pPr>
      <w:r>
        <w:t>Table 6 User Classes and Characteristics</w:t>
      </w:r>
    </w:p>
    <w:p w14:paraId="73FCE9FD" w14:textId="738DD1F2" w:rsidR="03B3AFF2" w:rsidRDefault="03B3AFF2" w:rsidP="63098A88">
      <w:r>
        <w:t xml:space="preserve">                    </w:t>
      </w:r>
    </w:p>
    <w:tbl>
      <w:tblPr>
        <w:tblStyle w:val="TableGrid"/>
        <w:tblW w:w="9360" w:type="dxa"/>
        <w:tblLayout w:type="fixed"/>
        <w:tblLook w:val="06A0" w:firstRow="1" w:lastRow="0" w:firstColumn="1" w:lastColumn="0" w:noHBand="1" w:noVBand="1"/>
      </w:tblPr>
      <w:tblGrid>
        <w:gridCol w:w="4680"/>
        <w:gridCol w:w="4680"/>
      </w:tblGrid>
      <w:tr w:rsidR="63098A88" w14:paraId="31FD9223" w14:textId="77777777" w:rsidTr="57D11CF0">
        <w:trPr>
          <w:trHeight w:val="300"/>
        </w:trPr>
        <w:tc>
          <w:tcPr>
            <w:tcW w:w="4680" w:type="dxa"/>
          </w:tcPr>
          <w:p w14:paraId="05B486A7" w14:textId="2DDDAECE" w:rsidR="03B3AFF2" w:rsidRDefault="03B3AFF2" w:rsidP="63098A88">
            <w:r>
              <w:t>Roles</w:t>
            </w:r>
          </w:p>
        </w:tc>
        <w:tc>
          <w:tcPr>
            <w:tcW w:w="4680" w:type="dxa"/>
          </w:tcPr>
          <w:p w14:paraId="1D69DF7E" w14:textId="436469FD" w:rsidR="03B3AFF2" w:rsidRDefault="03B3AFF2" w:rsidP="63098A88">
            <w:r>
              <w:t>Description</w:t>
            </w:r>
          </w:p>
        </w:tc>
      </w:tr>
      <w:tr w:rsidR="63098A88" w14:paraId="538BAD79" w14:textId="77777777" w:rsidTr="57D11CF0">
        <w:trPr>
          <w:trHeight w:val="1140"/>
        </w:trPr>
        <w:tc>
          <w:tcPr>
            <w:tcW w:w="4680" w:type="dxa"/>
          </w:tcPr>
          <w:p w14:paraId="1A00D30C" w14:textId="4A1AB7D6" w:rsidR="03B3AFF2" w:rsidRDefault="5D1794DD" w:rsidP="63098A88">
            <w:r>
              <w:t>Logistics manager</w:t>
            </w:r>
          </w:p>
        </w:tc>
        <w:tc>
          <w:tcPr>
            <w:tcW w:w="4680" w:type="dxa"/>
          </w:tcPr>
          <w:p w14:paraId="076FB02C" w14:textId="16C4733E" w:rsidR="142CD9BD" w:rsidRDefault="5D1794DD" w:rsidP="63098A88">
            <w:r>
              <w:t>The logistics manager is responsible for tracking the equipment's status and whereabouts.</w:t>
            </w:r>
          </w:p>
        </w:tc>
      </w:tr>
      <w:tr w:rsidR="63098A88" w14:paraId="23085983" w14:textId="77777777" w:rsidTr="57D11CF0">
        <w:trPr>
          <w:trHeight w:val="855"/>
        </w:trPr>
        <w:tc>
          <w:tcPr>
            <w:tcW w:w="4680" w:type="dxa"/>
          </w:tcPr>
          <w:p w14:paraId="28AD9D6C" w14:textId="47550F68" w:rsidR="03B3AFF2" w:rsidRDefault="03B3AFF2" w:rsidP="63098A88">
            <w:r>
              <w:t>Inventory Staff</w:t>
            </w:r>
          </w:p>
        </w:tc>
        <w:tc>
          <w:tcPr>
            <w:tcW w:w="4680" w:type="dxa"/>
          </w:tcPr>
          <w:p w14:paraId="0E59DA44" w14:textId="33A368F6" w:rsidR="63098A88" w:rsidRDefault="705DDEB9" w:rsidP="63098A88">
            <w:r>
              <w:t xml:space="preserve">This user has access to adding and deleting items for the inventory. They will also be the one to scan </w:t>
            </w:r>
            <w:r w:rsidR="48070B9E">
              <w:t>machine barcodes that would determine if a product is for demonstration or for delivery.</w:t>
            </w:r>
          </w:p>
        </w:tc>
      </w:tr>
      <w:tr w:rsidR="005C5291" w14:paraId="33DC980B" w14:textId="77777777" w:rsidTr="57D11CF0">
        <w:trPr>
          <w:trHeight w:val="855"/>
        </w:trPr>
        <w:tc>
          <w:tcPr>
            <w:tcW w:w="4680" w:type="dxa"/>
          </w:tcPr>
          <w:p w14:paraId="7DF8171B" w14:textId="5FAEAE43" w:rsidR="005C5291" w:rsidRDefault="00AE1B25" w:rsidP="63098A88">
            <w:r>
              <w:t>Supplier</w:t>
            </w:r>
          </w:p>
        </w:tc>
        <w:tc>
          <w:tcPr>
            <w:tcW w:w="4680" w:type="dxa"/>
          </w:tcPr>
          <w:p w14:paraId="319B74CD" w14:textId="64B0860B" w:rsidR="005C5291" w:rsidRDefault="008C27E7" w:rsidP="63098A88">
            <w:r w:rsidRPr="00D500CC">
              <w:t>The supplier can login, track shipments and can update the stock if it’s confirmed if the shipment is complete via shipment tracking</w:t>
            </w:r>
            <w:r>
              <w:t xml:space="preserve"> and notification</w:t>
            </w:r>
            <w:r w:rsidRPr="00D500CC">
              <w:t>.</w:t>
            </w:r>
          </w:p>
        </w:tc>
      </w:tr>
      <w:tr w:rsidR="005C5291" w14:paraId="6F91E6DD" w14:textId="77777777" w:rsidTr="57D11CF0">
        <w:trPr>
          <w:trHeight w:val="855"/>
        </w:trPr>
        <w:tc>
          <w:tcPr>
            <w:tcW w:w="4680" w:type="dxa"/>
          </w:tcPr>
          <w:p w14:paraId="176CB93F" w14:textId="5018D5E7" w:rsidR="005C5291" w:rsidRDefault="0095733E" w:rsidP="63098A88">
            <w:r>
              <w:t>Customer</w:t>
            </w:r>
          </w:p>
        </w:tc>
        <w:tc>
          <w:tcPr>
            <w:tcW w:w="4680" w:type="dxa"/>
          </w:tcPr>
          <w:p w14:paraId="410B74F0" w14:textId="3A05FF03" w:rsidR="005C5291" w:rsidRDefault="00087C4D" w:rsidP="63098A88">
            <w:r>
              <w:t>The customer can login in and can place their order. If its completed they can monitor it via tracking of the product and have a notification canceled or completed.</w:t>
            </w:r>
          </w:p>
        </w:tc>
      </w:tr>
    </w:tbl>
    <w:p w14:paraId="5B9E954E" w14:textId="3A4D43FB" w:rsidR="00274700" w:rsidRDefault="03B3AFF2" w:rsidP="3FFEB26C">
      <w:r>
        <w:t xml:space="preserve">        </w:t>
      </w:r>
    </w:p>
    <w:p w14:paraId="562D6F37" w14:textId="3EB45077" w:rsidR="4E3F49D8" w:rsidRDefault="4E3F49D8" w:rsidP="4E3F49D8"/>
    <w:p w14:paraId="298FE957" w14:textId="11B5A24C" w:rsidR="4E3F49D8" w:rsidRDefault="4E3F49D8" w:rsidP="4E3F49D8"/>
    <w:p w14:paraId="541863E5" w14:textId="669D3C7B" w:rsidR="008C511E" w:rsidRPr="008C511E" w:rsidRDefault="008A2047" w:rsidP="008A2047">
      <w:pPr>
        <w:pStyle w:val="Heading2"/>
      </w:pPr>
      <w:bookmarkStart w:id="77" w:name="_Toc1296379705"/>
      <w:r>
        <w:t>5.9</w:t>
      </w:r>
      <w:r w:rsidR="00B2240F">
        <w:t xml:space="preserve"> </w:t>
      </w:r>
      <w:bookmarkStart w:id="78" w:name="_Toc1923079965"/>
      <w:bookmarkStart w:id="79" w:name="_Toc949565159"/>
      <w:r w:rsidR="007834E3">
        <w:t>Prototype</w:t>
      </w:r>
      <w:bookmarkEnd w:id="78"/>
      <w:bookmarkEnd w:id="79"/>
      <w:bookmarkEnd w:id="77"/>
    </w:p>
    <w:p w14:paraId="07AAD543" w14:textId="77777777" w:rsidR="00FA7F54" w:rsidRPr="00FA7F54" w:rsidRDefault="00FA7F54" w:rsidP="00FA7F54">
      <w:pPr>
        <w:pStyle w:val="Heading3"/>
      </w:pPr>
      <w:bookmarkStart w:id="80" w:name="_Toc164676175"/>
    </w:p>
    <w:bookmarkEnd w:id="80"/>
    <w:p w14:paraId="7A751023" w14:textId="5A2F05A7" w:rsidR="62D58394" w:rsidRDefault="3D18EE29" w:rsidP="62D58394">
      <w:r>
        <w:t xml:space="preserve">Below is </w:t>
      </w:r>
      <w:r w:rsidR="4568EB3E">
        <w:t>Figure</w:t>
      </w:r>
      <w:r w:rsidR="4568EB3E" w:rsidRPr="4E3F49D8">
        <w:rPr>
          <w:rFonts w:eastAsia="Arial" w:cs="Arial"/>
          <w:i/>
          <w:iCs/>
          <w:color w:val="000000" w:themeColor="text1"/>
        </w:rPr>
        <w:t xml:space="preserve"> </w:t>
      </w:r>
      <w:r w:rsidR="4542C6E5" w:rsidRPr="4E3F49D8">
        <w:rPr>
          <w:rFonts w:eastAsia="Arial" w:cs="Arial"/>
          <w:i/>
          <w:iCs/>
          <w:color w:val="000000" w:themeColor="text1"/>
        </w:rPr>
        <w:t>3</w:t>
      </w:r>
      <w:r w:rsidR="4568EB3E" w:rsidRPr="4E3F49D8">
        <w:rPr>
          <w:rFonts w:eastAsia="Arial" w:cs="Arial"/>
          <w:i/>
          <w:iCs/>
          <w:color w:val="000000" w:themeColor="text1"/>
        </w:rPr>
        <w:t xml:space="preserve"> of </w:t>
      </w:r>
      <w:r w:rsidR="4568EB3E">
        <w:t xml:space="preserve">the </w:t>
      </w:r>
      <w:r w:rsidR="717B14D0">
        <w:t>prototype</w:t>
      </w:r>
      <w:r>
        <w:t xml:space="preserve"> login page.</w:t>
      </w:r>
      <w:r w:rsidR="1AB05764">
        <w:t xml:space="preserve"> Only designated users of the system will be able to access it.</w:t>
      </w:r>
    </w:p>
    <w:p w14:paraId="4DA63A63" w14:textId="3BB638C7" w:rsidR="3DDCD6F5" w:rsidRDefault="3DDCD6F5" w:rsidP="3DDCD6F5"/>
    <w:p w14:paraId="069A4CFB" w14:textId="50BB1403" w:rsidR="4596081B" w:rsidRDefault="4596081B" w:rsidP="3DDCD6F5">
      <w:r>
        <w:rPr>
          <w:noProof/>
        </w:rPr>
        <w:drawing>
          <wp:inline distT="0" distB="0" distL="0" distR="0" wp14:anchorId="49C57EE0" wp14:editId="7CA272EA">
            <wp:extent cx="5943600" cy="2692803"/>
            <wp:effectExtent l="0" t="0" r="0" b="0"/>
            <wp:docPr id="1399140578" name="Picture 1889650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9650237"/>
                    <pic:cNvPicPr/>
                  </pic:nvPicPr>
                  <pic:blipFill>
                    <a:blip r:embed="rId45">
                      <a:extLst>
                        <a:ext uri="{28A0092B-C50C-407E-A947-70E740481C1C}">
                          <a14:useLocalDpi xmlns:a14="http://schemas.microsoft.com/office/drawing/2010/main" val="0"/>
                        </a:ext>
                      </a:extLst>
                    </a:blip>
                    <a:stretch>
                      <a:fillRect/>
                    </a:stretch>
                  </pic:blipFill>
                  <pic:spPr>
                    <a:xfrm>
                      <a:off x="0" y="0"/>
                      <a:ext cx="5943600" cy="2692803"/>
                    </a:xfrm>
                    <a:prstGeom prst="rect">
                      <a:avLst/>
                    </a:prstGeom>
                  </pic:spPr>
                </pic:pic>
              </a:graphicData>
            </a:graphic>
          </wp:inline>
        </w:drawing>
      </w:r>
    </w:p>
    <w:p w14:paraId="0E9FBDEF" w14:textId="668EFCEB" w:rsidR="4596081B" w:rsidRDefault="2E609F44" w:rsidP="1F38EB0A">
      <w:pPr>
        <w:pStyle w:val="Caption"/>
        <w:keepNext/>
      </w:pPr>
      <w:r>
        <w:t xml:space="preserve">Figure 3 </w:t>
      </w:r>
      <w:r w:rsidR="3D0824C3">
        <w:t>Login Page</w:t>
      </w:r>
    </w:p>
    <w:p w14:paraId="4D45E5AD" w14:textId="4038E990" w:rsidR="4596081B" w:rsidRDefault="4596081B" w:rsidP="3DDCD6F5">
      <w:pPr>
        <w:jc w:val="center"/>
        <w:rPr>
          <w:i/>
        </w:rPr>
      </w:pPr>
    </w:p>
    <w:p w14:paraId="1DE5D038" w14:textId="4FB2C1AC" w:rsidR="27AB9561" w:rsidRDefault="27AB9561" w:rsidP="459A8E32"/>
    <w:p w14:paraId="12633974" w14:textId="2E762DC1" w:rsidR="22B34935" w:rsidRDefault="22B34935" w:rsidP="7B4A5BD4">
      <w:r>
        <w:rPr>
          <w:noProof/>
        </w:rPr>
        <w:drawing>
          <wp:inline distT="0" distB="0" distL="0" distR="0" wp14:anchorId="7E0CFF63" wp14:editId="20DCB0F7">
            <wp:extent cx="5943600" cy="5048252"/>
            <wp:effectExtent l="0" t="0" r="0" b="0"/>
            <wp:docPr id="1717105122" name="Picture 171710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7105122"/>
                    <pic:cNvPicPr/>
                  </pic:nvPicPr>
                  <pic:blipFill>
                    <a:blip r:embed="rId46">
                      <a:extLst>
                        <a:ext uri="{28A0092B-C50C-407E-A947-70E740481C1C}">
                          <a14:useLocalDpi xmlns:a14="http://schemas.microsoft.com/office/drawing/2010/main" val="0"/>
                        </a:ext>
                      </a:extLst>
                    </a:blip>
                    <a:stretch>
                      <a:fillRect/>
                    </a:stretch>
                  </pic:blipFill>
                  <pic:spPr>
                    <a:xfrm>
                      <a:off x="0" y="0"/>
                      <a:ext cx="5943600" cy="5048252"/>
                    </a:xfrm>
                    <a:prstGeom prst="rect">
                      <a:avLst/>
                    </a:prstGeom>
                  </pic:spPr>
                </pic:pic>
              </a:graphicData>
            </a:graphic>
          </wp:inline>
        </w:drawing>
      </w:r>
    </w:p>
    <w:p w14:paraId="18579640" w14:textId="351E1D75" w:rsidR="1D7B0C61" w:rsidRDefault="4DEE51EB" w:rsidP="4E3F49D8">
      <w:pPr>
        <w:pStyle w:val="Caption"/>
        <w:keepNext/>
      </w:pPr>
      <w:r>
        <w:t xml:space="preserve">Figure 4 </w:t>
      </w:r>
      <w:r w:rsidR="47191247">
        <w:t>Landing Page</w:t>
      </w:r>
    </w:p>
    <w:p w14:paraId="0F4182BE" w14:textId="3A79CC31" w:rsidR="22B34935" w:rsidRDefault="5B9DCCDC" w:rsidP="71239DE3">
      <w:pPr>
        <w:rPr>
          <w:b/>
        </w:rPr>
      </w:pPr>
      <w:r>
        <w:t xml:space="preserve">    </w:t>
      </w:r>
      <w:bookmarkStart w:id="81" w:name="_Toc376578072"/>
      <w:r w:rsidR="0B9BE586">
        <w:t xml:space="preserve">In </w:t>
      </w:r>
      <w:r w:rsidR="0B9BE586" w:rsidRPr="4E3F49D8">
        <w:rPr>
          <w:rFonts w:eastAsia="Arial" w:cs="Arial"/>
          <w:i/>
          <w:iCs/>
          <w:color w:val="000000" w:themeColor="text1"/>
          <w:sz w:val="20"/>
          <w:szCs w:val="20"/>
        </w:rPr>
        <w:t xml:space="preserve">Figure </w:t>
      </w:r>
      <w:r w:rsidR="237A5A69" w:rsidRPr="4E3F49D8">
        <w:rPr>
          <w:rFonts w:eastAsia="Arial" w:cs="Arial"/>
          <w:i/>
          <w:iCs/>
          <w:color w:val="000000" w:themeColor="text1"/>
          <w:sz w:val="20"/>
          <w:szCs w:val="20"/>
        </w:rPr>
        <w:t>4</w:t>
      </w:r>
      <w:r w:rsidR="0B9BE586" w:rsidRPr="4E3F49D8">
        <w:rPr>
          <w:rFonts w:eastAsia="Arial" w:cs="Arial"/>
          <w:i/>
          <w:iCs/>
          <w:color w:val="000000" w:themeColor="text1"/>
          <w:sz w:val="20"/>
          <w:szCs w:val="20"/>
        </w:rPr>
        <w:t xml:space="preserve">, </w:t>
      </w:r>
      <w:r w:rsidR="22B34935">
        <w:t xml:space="preserve">The company's landing page leads to the Inventory System dashboard, where the </w:t>
      </w:r>
      <w:r w:rsidR="540B4EF4">
        <w:t>users</w:t>
      </w:r>
      <w:r w:rsidR="22B34935">
        <w:t xml:space="preserve"> may view the </w:t>
      </w:r>
      <w:r w:rsidR="13298275">
        <w:t>sales overview, purchase overview, inventory summary, and product summary.</w:t>
      </w:r>
      <w:r w:rsidR="214B1EA2">
        <w:t xml:space="preserve"> Moreover, the dashboard will also show the top selling product and </w:t>
      </w:r>
      <w:r w:rsidR="0C5B8AC2">
        <w:t>its</w:t>
      </w:r>
      <w:r w:rsidR="214B1EA2">
        <w:t xml:space="preserve"> </w:t>
      </w:r>
      <w:r w:rsidR="0D7FC5E1">
        <w:t>date of</w:t>
      </w:r>
      <w:r w:rsidR="214B1EA2">
        <w:t xml:space="preserve"> release. Lastly, users would also know what products are low in quantity.</w:t>
      </w:r>
      <w:bookmarkEnd w:id="81"/>
    </w:p>
    <w:p w14:paraId="25CF5EDC" w14:textId="47052841" w:rsidR="3B546CAC" w:rsidRDefault="3B546CAC" w:rsidP="71239DE3"/>
    <w:p w14:paraId="55D70D24" w14:textId="76999CA0" w:rsidR="7B4A5BD4" w:rsidRDefault="7B4A5BD4" w:rsidP="64C3B295"/>
    <w:p w14:paraId="6D51F2BA" w14:textId="7D2C45D1" w:rsidR="7B4A5BD4" w:rsidRDefault="7B4A5BD4" w:rsidP="6BC89B7C"/>
    <w:p w14:paraId="71577764" w14:textId="1DD1C4A8" w:rsidR="7B4A5BD4" w:rsidRDefault="7B4A5BD4" w:rsidP="6BC89B7C"/>
    <w:p w14:paraId="32FCD22F" w14:textId="339909E1" w:rsidR="7B4A5BD4" w:rsidRDefault="7B4A5BD4" w:rsidP="6BC89B7C"/>
    <w:p w14:paraId="4DA4B6BE" w14:textId="7D279EC5" w:rsidR="7B4A5BD4" w:rsidRDefault="7B4A5BD4" w:rsidP="6BC89B7C"/>
    <w:p w14:paraId="6DD108DB" w14:textId="67322691" w:rsidR="7B4A5BD4" w:rsidRDefault="6FE9E89F" w:rsidP="45491717">
      <w:pPr>
        <w:keepNext/>
        <w:jc w:val="center"/>
      </w:pPr>
      <w:r>
        <w:rPr>
          <w:noProof/>
        </w:rPr>
        <w:drawing>
          <wp:inline distT="0" distB="0" distL="0" distR="0" wp14:anchorId="3CDE3C3B" wp14:editId="2179479F">
            <wp:extent cx="5943600" cy="3876675"/>
            <wp:effectExtent l="0" t="0" r="0" b="0"/>
            <wp:docPr id="398455478" name="Picture 398455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455478"/>
                    <pic:cNvPicPr/>
                  </pic:nvPicPr>
                  <pic:blipFill>
                    <a:blip r:embed="rId47">
                      <a:extLst>
                        <a:ext uri="{28A0092B-C50C-407E-A947-70E740481C1C}">
                          <a14:useLocalDpi xmlns:a14="http://schemas.microsoft.com/office/drawing/2010/main" val="0"/>
                        </a:ext>
                      </a:extLst>
                    </a:blip>
                    <a:stretch>
                      <a:fillRect/>
                    </a:stretch>
                  </pic:blipFill>
                  <pic:spPr>
                    <a:xfrm>
                      <a:off x="0" y="0"/>
                      <a:ext cx="5943600" cy="3876675"/>
                    </a:xfrm>
                    <a:prstGeom prst="rect">
                      <a:avLst/>
                    </a:prstGeom>
                  </pic:spPr>
                </pic:pic>
              </a:graphicData>
            </a:graphic>
          </wp:inline>
        </w:drawing>
      </w:r>
    </w:p>
    <w:p w14:paraId="05212835" w14:textId="4DA3FFBD" w:rsidR="7B4A5BD4" w:rsidRDefault="7B4A5BD4" w:rsidP="756A99E4">
      <w:pPr>
        <w:pStyle w:val="Caption"/>
        <w:keepNext/>
      </w:pPr>
    </w:p>
    <w:p w14:paraId="02BA0793" w14:textId="7DAABBC2" w:rsidR="7B4A5BD4" w:rsidRDefault="4859E9CB" w:rsidP="64C3B295">
      <w:pPr>
        <w:pStyle w:val="Caption"/>
        <w:keepNext/>
      </w:pPr>
      <w:r>
        <w:t xml:space="preserve">Figure 5 </w:t>
      </w:r>
      <w:r w:rsidR="5B353096">
        <w:t xml:space="preserve">Inventory </w:t>
      </w:r>
      <w:r w:rsidR="3A813586">
        <w:t>Tab</w:t>
      </w:r>
    </w:p>
    <w:p w14:paraId="04708370" w14:textId="7FF17584" w:rsidR="7B4A5BD4" w:rsidRDefault="4EC61433" w:rsidP="4E3F49D8">
      <w:pPr>
        <w:spacing w:line="480" w:lineRule="auto"/>
        <w:rPr>
          <w:rFonts w:eastAsia="Arial" w:cs="Arial"/>
          <w:color w:val="000000" w:themeColor="text1"/>
        </w:rPr>
      </w:pPr>
      <w:r w:rsidRPr="4E3F49D8">
        <w:rPr>
          <w:rFonts w:eastAsia="Arial" w:cs="Arial"/>
          <w:color w:val="000000" w:themeColor="text1"/>
        </w:rPr>
        <w:t>In Figure 5, this tab of the dashboard shows the overall products and the state of every equipment unit. It also shows the stock level status. After each product is entered, a unique barcode is automatically produced</w:t>
      </w:r>
      <w:r w:rsidR="4E9B60AD" w:rsidRPr="4E3F49D8">
        <w:rPr>
          <w:rFonts w:eastAsia="Arial" w:cs="Arial"/>
          <w:color w:val="000000" w:themeColor="text1"/>
        </w:rPr>
        <w:t>.</w:t>
      </w:r>
    </w:p>
    <w:p w14:paraId="125066C5" w14:textId="4079CCE4" w:rsidR="7B4A5BD4" w:rsidRDefault="7B4A5BD4" w:rsidP="4E3F49D8">
      <w:pPr>
        <w:spacing w:line="480" w:lineRule="auto"/>
        <w:rPr>
          <w:rFonts w:eastAsia="Arial" w:cs="Arial"/>
        </w:rPr>
      </w:pPr>
    </w:p>
    <w:p w14:paraId="0B8022F7" w14:textId="5BB746A1" w:rsidR="007834E3" w:rsidRDefault="007834E3" w:rsidP="002B09A6">
      <w:pPr>
        <w:pStyle w:val="Heading2"/>
        <w:ind w:firstLine="720"/>
      </w:pPr>
    </w:p>
    <w:p w14:paraId="13875117" w14:textId="09F2F112" w:rsidR="007834E3" w:rsidRDefault="5B353096" w:rsidP="7005797E">
      <w:r>
        <w:rPr>
          <w:noProof/>
        </w:rPr>
        <w:drawing>
          <wp:inline distT="0" distB="0" distL="0" distR="0" wp14:anchorId="7E4AD628" wp14:editId="053F43B9">
            <wp:extent cx="5943600" cy="4695824"/>
            <wp:effectExtent l="0" t="0" r="0" b="0"/>
            <wp:docPr id="1719892374" name="Picture 1719892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5943600" cy="4695824"/>
                    </a:xfrm>
                    <a:prstGeom prst="rect">
                      <a:avLst/>
                    </a:prstGeom>
                  </pic:spPr>
                </pic:pic>
              </a:graphicData>
            </a:graphic>
          </wp:inline>
        </w:drawing>
      </w:r>
    </w:p>
    <w:p w14:paraId="6C982DEE" w14:textId="3AFA6CC6" w:rsidR="007834E3" w:rsidRDefault="5B353096" w:rsidP="08E7E5CB">
      <w:pPr>
        <w:pStyle w:val="Caption"/>
        <w:keepNext/>
      </w:pPr>
      <w:r>
        <w:t xml:space="preserve">Figure 6 </w:t>
      </w:r>
      <w:r w:rsidR="2776A03B">
        <w:t>Reports Tab</w:t>
      </w:r>
    </w:p>
    <w:p w14:paraId="58B8A45B" w14:textId="7B7AF73F" w:rsidR="5B0A6115" w:rsidRDefault="5B0A6115" w:rsidP="4E3F49D8">
      <w:pPr>
        <w:spacing w:after="0" w:line="480" w:lineRule="auto"/>
        <w:jc w:val="both"/>
        <w:rPr>
          <w:rFonts w:eastAsia="Arial" w:cs="Arial"/>
        </w:rPr>
      </w:pPr>
      <w:r w:rsidRPr="4E3F49D8">
        <w:rPr>
          <w:rFonts w:eastAsia="Arial" w:cs="Arial"/>
          <w:color w:val="000000" w:themeColor="text1"/>
        </w:rPr>
        <w:t xml:space="preserve">In Figure 6, the use of predictive analytics in </w:t>
      </w:r>
      <w:r w:rsidR="55603562" w:rsidRPr="76C76387">
        <w:rPr>
          <w:rFonts w:eastAsia="Arial" w:cs="Arial"/>
          <w:color w:val="000000" w:themeColor="text1"/>
        </w:rPr>
        <w:t>reports</w:t>
      </w:r>
      <w:r w:rsidRPr="4E3F49D8">
        <w:rPr>
          <w:rFonts w:eastAsia="Arial" w:cs="Arial"/>
          <w:color w:val="000000" w:themeColor="text1"/>
        </w:rPr>
        <w:t xml:space="preserve"> helps provide insights into potential future sales patterns.</w:t>
      </w:r>
    </w:p>
    <w:p w14:paraId="5EF0D9DD" w14:textId="49433F18" w:rsidR="4E3F49D8" w:rsidRDefault="4E3F49D8"/>
    <w:p w14:paraId="740AD120" w14:textId="2AD7929E" w:rsidR="725D15FF" w:rsidRDefault="725D15FF" w:rsidP="725D15FF"/>
    <w:p w14:paraId="1F44B2F5" w14:textId="5A6ED69A" w:rsidR="3AA84FFB" w:rsidRDefault="3AA84FFB" w:rsidP="4E3F49D8">
      <w:pPr>
        <w:keepNext/>
        <w:spacing w:after="200" w:line="240" w:lineRule="auto"/>
      </w:pPr>
      <w:r>
        <w:rPr>
          <w:noProof/>
        </w:rPr>
        <w:drawing>
          <wp:inline distT="0" distB="0" distL="0" distR="0" wp14:anchorId="477EEBDE" wp14:editId="28547005">
            <wp:extent cx="5943600" cy="4000500"/>
            <wp:effectExtent l="0" t="0" r="0" b="0"/>
            <wp:docPr id="826104213" name="Picture 82610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5943600" cy="4000500"/>
                    </a:xfrm>
                    <a:prstGeom prst="rect">
                      <a:avLst/>
                    </a:prstGeom>
                  </pic:spPr>
                </pic:pic>
              </a:graphicData>
            </a:graphic>
          </wp:inline>
        </w:drawing>
      </w:r>
      <w:r>
        <w:br/>
      </w:r>
    </w:p>
    <w:p w14:paraId="46D4B20D" w14:textId="54F8FF6E" w:rsidR="293E0591" w:rsidRDefault="293E0591" w:rsidP="4E3F49D8">
      <w:pPr>
        <w:pStyle w:val="Caption"/>
        <w:keepNext/>
      </w:pPr>
      <w:r>
        <w:t>Figure 7 Shipment Status</w:t>
      </w:r>
    </w:p>
    <w:p w14:paraId="658E2279" w14:textId="033DDD6B" w:rsidR="146C194B" w:rsidRDefault="146C194B" w:rsidP="4E3F49D8">
      <w:pPr>
        <w:keepNext/>
        <w:spacing w:after="0" w:line="480" w:lineRule="auto"/>
        <w:jc w:val="both"/>
        <w:rPr>
          <w:rFonts w:eastAsia="Arial" w:cs="Arial"/>
        </w:rPr>
      </w:pPr>
      <w:r w:rsidRPr="4E3F49D8">
        <w:rPr>
          <w:rFonts w:eastAsia="Arial" w:cs="Arial"/>
          <w:color w:val="000000" w:themeColor="text1"/>
        </w:rPr>
        <w:t>In Figure 7, this section will display the shipment status of each in and out product. This allows the assigned staff of the inventory resource department to track the shipping status of products intended for clients.</w:t>
      </w:r>
    </w:p>
    <w:p w14:paraId="3EEC7C0B" w14:textId="7ED521B4" w:rsidR="4E3F49D8" w:rsidRDefault="4E3F49D8" w:rsidP="4E3F49D8">
      <w:pPr>
        <w:keepNext/>
        <w:spacing w:after="0" w:line="480" w:lineRule="auto"/>
        <w:jc w:val="both"/>
        <w:rPr>
          <w:rFonts w:eastAsia="Arial" w:cs="Arial"/>
          <w:color w:val="000000" w:themeColor="text1"/>
        </w:rPr>
      </w:pPr>
    </w:p>
    <w:p w14:paraId="4F8F7F68" w14:textId="33A13E85" w:rsidR="6B9BAF16" w:rsidRDefault="6B9BAF16" w:rsidP="4E3F49D8">
      <w:pPr>
        <w:pStyle w:val="Caption"/>
        <w:keepNext/>
      </w:pPr>
      <w:r>
        <w:rPr>
          <w:noProof/>
        </w:rPr>
        <w:drawing>
          <wp:inline distT="0" distB="0" distL="0" distR="0" wp14:anchorId="39236B12" wp14:editId="5B69792B">
            <wp:extent cx="5943600" cy="3733800"/>
            <wp:effectExtent l="0" t="0" r="0" b="0"/>
            <wp:docPr id="1437201332" name="Picture 143720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5943600" cy="3733800"/>
                    </a:xfrm>
                    <a:prstGeom prst="rect">
                      <a:avLst/>
                    </a:prstGeom>
                  </pic:spPr>
                </pic:pic>
              </a:graphicData>
            </a:graphic>
          </wp:inline>
        </w:drawing>
      </w:r>
    </w:p>
    <w:p w14:paraId="41208187" w14:textId="34D07BAD" w:rsidR="6B9BAF16" w:rsidRDefault="6B9BAF16" w:rsidP="4E3F49D8">
      <w:pPr>
        <w:pStyle w:val="Caption"/>
        <w:keepNext/>
      </w:pPr>
      <w:r>
        <w:t xml:space="preserve">Figure 8 </w:t>
      </w:r>
      <w:r w:rsidR="2DABAEEA">
        <w:t>AI Module</w:t>
      </w:r>
    </w:p>
    <w:p w14:paraId="24AAE79F" w14:textId="61501E0F" w:rsidR="2DABAEEA" w:rsidRDefault="2DABAEEA" w:rsidP="4E3F49D8">
      <w:pPr>
        <w:keepNext/>
        <w:spacing w:line="480" w:lineRule="auto"/>
      </w:pPr>
      <w:r>
        <w:t xml:space="preserve">In figure 8, this section will display the </w:t>
      </w:r>
      <w:r w:rsidR="5C32868D">
        <w:t>prototype AI module dashboard. The AI can help users track product demand, stock</w:t>
      </w:r>
      <w:r w:rsidR="6BB094F1">
        <w:t xml:space="preserve"> levels, and see graphs.</w:t>
      </w:r>
    </w:p>
    <w:p w14:paraId="22028145" w14:textId="1D520455" w:rsidR="4E3F49D8" w:rsidRDefault="4E3F49D8" w:rsidP="4E3F49D8">
      <w:pPr>
        <w:keepNext/>
      </w:pPr>
    </w:p>
    <w:p w14:paraId="2B1D7121" w14:textId="475ADFA4" w:rsidR="4E3F49D8" w:rsidRDefault="4E3F49D8" w:rsidP="4E3F49D8">
      <w:pPr>
        <w:keepNext/>
      </w:pPr>
    </w:p>
    <w:p w14:paraId="7F029070" w14:textId="754A7E67" w:rsidR="0FFAF7C4" w:rsidRDefault="0FFAF7C4" w:rsidP="4E3F49D8">
      <w:pPr>
        <w:keepNext/>
      </w:pPr>
      <w:r>
        <w:rPr>
          <w:noProof/>
        </w:rPr>
        <w:drawing>
          <wp:inline distT="0" distB="0" distL="0" distR="0" wp14:anchorId="4D3B6A3D" wp14:editId="7DCA2D01">
            <wp:extent cx="5943600" cy="3724275"/>
            <wp:effectExtent l="0" t="0" r="0" b="0"/>
            <wp:docPr id="878000921" name="Picture 878000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5943600" cy="3724275"/>
                    </a:xfrm>
                    <a:prstGeom prst="rect">
                      <a:avLst/>
                    </a:prstGeom>
                  </pic:spPr>
                </pic:pic>
              </a:graphicData>
            </a:graphic>
          </wp:inline>
        </w:drawing>
      </w:r>
    </w:p>
    <w:p w14:paraId="255A7132" w14:textId="54546582" w:rsidR="0FFAF7C4" w:rsidRDefault="0FFAF7C4" w:rsidP="4E3F49D8">
      <w:pPr>
        <w:pStyle w:val="Caption"/>
        <w:keepNext/>
      </w:pPr>
      <w:r>
        <w:t xml:space="preserve">Figure </w:t>
      </w:r>
      <w:r w:rsidR="31212201">
        <w:t>9</w:t>
      </w:r>
      <w:r>
        <w:t xml:space="preserve"> AI Module</w:t>
      </w:r>
    </w:p>
    <w:p w14:paraId="5EBA0FB1" w14:textId="40221585" w:rsidR="0FFAF7C4" w:rsidRDefault="0FFAF7C4" w:rsidP="4E3F49D8">
      <w:pPr>
        <w:keepNext/>
        <w:spacing w:line="480" w:lineRule="auto"/>
      </w:pPr>
      <w:r>
        <w:t xml:space="preserve">In figure </w:t>
      </w:r>
      <w:r w:rsidR="00578E66">
        <w:t>9</w:t>
      </w:r>
      <w:r>
        <w:t xml:space="preserve">, this section will </w:t>
      </w:r>
      <w:r w:rsidR="70447C98">
        <w:t>an example of an AI query</w:t>
      </w:r>
      <w:r w:rsidR="5DA3D323">
        <w:t xml:space="preserve"> that displays the company’s sales and purchases. The AI also provided a bar graph for users to know what they asked thoroughly.</w:t>
      </w:r>
    </w:p>
    <w:p w14:paraId="0BE3D40B" w14:textId="43AC6FB5" w:rsidR="4E3F49D8" w:rsidRDefault="4E3F49D8" w:rsidP="4E3F49D8">
      <w:pPr>
        <w:keepNext/>
        <w:spacing w:after="0" w:line="480" w:lineRule="auto"/>
        <w:jc w:val="both"/>
      </w:pPr>
    </w:p>
    <w:p w14:paraId="11522B4D" w14:textId="506A26DE" w:rsidR="4E3F49D8" w:rsidRDefault="4E3F49D8" w:rsidP="4E3F49D8">
      <w:pPr>
        <w:keepNext/>
        <w:spacing w:after="0" w:line="480" w:lineRule="auto"/>
        <w:jc w:val="both"/>
        <w:rPr>
          <w:rFonts w:eastAsia="Arial" w:cs="Arial"/>
          <w:color w:val="000000" w:themeColor="text1"/>
        </w:rPr>
      </w:pPr>
    </w:p>
    <w:p w14:paraId="1485CD3B" w14:textId="36263802" w:rsidR="007834E3" w:rsidRDefault="007834E3" w:rsidP="002B09A6">
      <w:pPr>
        <w:pStyle w:val="Heading2"/>
        <w:ind w:firstLine="720"/>
      </w:pPr>
    </w:p>
    <w:p w14:paraId="104C04F7" w14:textId="708EB448" w:rsidR="007834E3" w:rsidRDefault="007834E3" w:rsidP="002B09A6">
      <w:pPr>
        <w:pStyle w:val="Heading2"/>
        <w:ind w:firstLine="720"/>
      </w:pPr>
    </w:p>
    <w:p w14:paraId="09C8E72A" w14:textId="2CA7DA61" w:rsidR="4E3F49D8" w:rsidRDefault="4E3F49D8" w:rsidP="4E3F49D8">
      <w:pPr>
        <w:pStyle w:val="Heading2"/>
        <w:ind w:firstLine="720"/>
      </w:pPr>
    </w:p>
    <w:p w14:paraId="085BF045" w14:textId="167FF552" w:rsidR="4E3F49D8" w:rsidRDefault="4E3F49D8" w:rsidP="4E3F49D8">
      <w:pPr>
        <w:pStyle w:val="Heading2"/>
        <w:ind w:firstLine="720"/>
      </w:pPr>
    </w:p>
    <w:p w14:paraId="26F3D376" w14:textId="6EE57F49" w:rsidR="4E3F49D8" w:rsidRDefault="4E3F49D8" w:rsidP="4E3F49D8">
      <w:pPr>
        <w:pStyle w:val="Heading2"/>
        <w:ind w:firstLine="720"/>
      </w:pPr>
    </w:p>
    <w:p w14:paraId="6812202B" w14:textId="53AB5913" w:rsidR="4E3F49D8" w:rsidRDefault="4E3F49D8" w:rsidP="4E3F49D8">
      <w:pPr>
        <w:pStyle w:val="Heading2"/>
        <w:ind w:firstLine="720"/>
      </w:pPr>
    </w:p>
    <w:p w14:paraId="2B530273" w14:textId="19D46874" w:rsidR="4E3F49D8" w:rsidRDefault="4E3F49D8" w:rsidP="4E3F49D8">
      <w:pPr>
        <w:pStyle w:val="Heading2"/>
        <w:ind w:firstLine="720"/>
      </w:pPr>
    </w:p>
    <w:p w14:paraId="3AFCA684" w14:textId="480B0B38" w:rsidR="4E3F49D8" w:rsidRDefault="4E3F49D8" w:rsidP="4E3F49D8">
      <w:pPr>
        <w:pStyle w:val="Heading2"/>
        <w:ind w:firstLine="720"/>
      </w:pPr>
    </w:p>
    <w:p w14:paraId="214CB230" w14:textId="78F9B43D" w:rsidR="4E3F49D8" w:rsidRDefault="4E3F49D8" w:rsidP="4E3F49D8">
      <w:pPr>
        <w:pStyle w:val="Heading2"/>
        <w:ind w:firstLine="720"/>
      </w:pPr>
    </w:p>
    <w:p w14:paraId="652793A4" w14:textId="6349B81D" w:rsidR="4E3F49D8" w:rsidRDefault="4E3F49D8" w:rsidP="4E3F49D8">
      <w:pPr>
        <w:pStyle w:val="Heading2"/>
        <w:ind w:firstLine="720"/>
      </w:pPr>
    </w:p>
    <w:p w14:paraId="42EF45E1" w14:textId="429F6B1E" w:rsidR="4E3F49D8" w:rsidRDefault="4E3F49D8" w:rsidP="4E3F49D8">
      <w:pPr>
        <w:pStyle w:val="Heading2"/>
        <w:ind w:firstLine="720"/>
      </w:pPr>
    </w:p>
    <w:p w14:paraId="77D14D9F" w14:textId="69477E6C" w:rsidR="4E3F49D8" w:rsidRDefault="4E3F49D8" w:rsidP="4E3F49D8">
      <w:pPr>
        <w:pStyle w:val="Heading2"/>
        <w:ind w:firstLine="720"/>
      </w:pPr>
    </w:p>
    <w:p w14:paraId="62ABC1A6" w14:textId="7B712678" w:rsidR="4E3F49D8" w:rsidRDefault="4E3F49D8" w:rsidP="4E3F49D8"/>
    <w:p w14:paraId="66962865" w14:textId="257D2EF4" w:rsidR="4E3F49D8" w:rsidRDefault="4E3F49D8" w:rsidP="4E3F49D8"/>
    <w:p w14:paraId="2BDF9F06" w14:textId="0606A390" w:rsidR="007834E3" w:rsidRDefault="10BF0715" w:rsidP="002B09A6">
      <w:pPr>
        <w:pStyle w:val="Heading2"/>
        <w:ind w:firstLine="720"/>
      </w:pPr>
      <w:bookmarkStart w:id="82" w:name="_Toc1581132906"/>
      <w:bookmarkStart w:id="83" w:name="_Toc1137323852"/>
      <w:bookmarkStart w:id="84" w:name="_Toc2083495522"/>
      <w:r>
        <w:t>5.</w:t>
      </w:r>
      <w:r w:rsidR="00283C02">
        <w:t>10</w:t>
      </w:r>
      <w:r>
        <w:t xml:space="preserve"> </w:t>
      </w:r>
      <w:r>
        <w:tab/>
      </w:r>
      <w:r w:rsidR="1B084C9B">
        <w:t>Release Plan</w:t>
      </w:r>
      <w:bookmarkEnd w:id="82"/>
      <w:bookmarkEnd w:id="83"/>
      <w:bookmarkEnd w:id="84"/>
    </w:p>
    <w:p w14:paraId="6ACE8128" w14:textId="3732288B" w:rsidR="58625495" w:rsidRDefault="58625495" w:rsidP="58625495">
      <w:pPr>
        <w:rPr>
          <w:rFonts w:cs="Arial"/>
          <w:b/>
          <w:bCs/>
        </w:rPr>
      </w:pPr>
    </w:p>
    <w:p w14:paraId="228C70AC" w14:textId="08AC115D" w:rsidR="58625495" w:rsidRDefault="58625495" w:rsidP="58625495">
      <w:pPr>
        <w:rPr>
          <w:rFonts w:cs="Arial"/>
          <w:b/>
          <w:bCs/>
        </w:rPr>
      </w:pPr>
    </w:p>
    <w:p w14:paraId="2C141213" w14:textId="57D478A8" w:rsidR="009269D8" w:rsidRPr="00B812AC" w:rsidRDefault="009269D8" w:rsidP="009269D8">
      <w:pPr>
        <w:rPr>
          <w:rFonts w:cs="Arial"/>
        </w:rPr>
      </w:pPr>
      <w:r w:rsidRPr="00B812AC">
        <w:rPr>
          <w:rFonts w:cs="Arial"/>
          <w:b/>
          <w:bCs/>
        </w:rPr>
        <w:t>Target Group</w:t>
      </w:r>
      <w:r w:rsidRPr="00B812AC">
        <w:rPr>
          <w:rFonts w:cs="Arial"/>
        </w:rPr>
        <w:t xml:space="preserve">: Megaion </w:t>
      </w:r>
      <w:r w:rsidR="0060099A">
        <w:rPr>
          <w:rFonts w:cs="Arial"/>
        </w:rPr>
        <w:t xml:space="preserve">(Inventory </w:t>
      </w:r>
      <w:r w:rsidRPr="00B812AC">
        <w:rPr>
          <w:rFonts w:cs="Arial"/>
        </w:rPr>
        <w:t>department employees)</w:t>
      </w:r>
    </w:p>
    <w:p w14:paraId="190622D2" w14:textId="15E81F1C" w:rsidR="009269D8" w:rsidRPr="00B812AC" w:rsidRDefault="009269D8" w:rsidP="009269D8">
      <w:pPr>
        <w:rPr>
          <w:rFonts w:eastAsia="Times New Roman" w:cs="Arial"/>
          <w:lang w:eastAsia="en-PH"/>
        </w:rPr>
      </w:pPr>
      <w:r w:rsidRPr="00B812AC">
        <w:rPr>
          <w:rFonts w:cs="Arial"/>
          <w:b/>
          <w:bCs/>
        </w:rPr>
        <w:t>Goal</w:t>
      </w:r>
      <w:r w:rsidRPr="00B812AC">
        <w:rPr>
          <w:rFonts w:cs="Arial"/>
        </w:rPr>
        <w:t xml:space="preserve">: </w:t>
      </w:r>
      <w:r w:rsidRPr="00B812AC">
        <w:rPr>
          <w:rFonts w:eastAsia="Times New Roman" w:cs="Arial"/>
          <w:lang w:eastAsia="en-PH"/>
        </w:rPr>
        <w:t xml:space="preserve">To improve operational </w:t>
      </w:r>
      <w:r w:rsidR="00820FA6">
        <w:rPr>
          <w:rFonts w:eastAsia="Times New Roman" w:cs="Arial"/>
          <w:lang w:eastAsia="en-PH"/>
        </w:rPr>
        <w:t>system</w:t>
      </w:r>
      <w:r w:rsidRPr="00B812AC">
        <w:rPr>
          <w:rFonts w:eastAsia="Times New Roman" w:cs="Arial"/>
          <w:lang w:eastAsia="en-PH"/>
        </w:rPr>
        <w:t xml:space="preserve"> by implementing an advanced inventory system that integrates a</w:t>
      </w:r>
      <w:r w:rsidR="00C24292">
        <w:rPr>
          <w:rFonts w:eastAsia="Times New Roman" w:cs="Arial"/>
          <w:lang w:eastAsia="en-PH"/>
        </w:rPr>
        <w:t xml:space="preserve"> supply chain management</w:t>
      </w:r>
      <w:r w:rsidRPr="00B812AC">
        <w:rPr>
          <w:rFonts w:eastAsia="Times New Roman" w:cs="Arial"/>
          <w:lang w:eastAsia="en-PH"/>
        </w:rPr>
        <w:t xml:space="preserve"> system, barcode system</w:t>
      </w:r>
      <w:r w:rsidR="00455060">
        <w:rPr>
          <w:rFonts w:eastAsia="Times New Roman" w:cs="Arial"/>
          <w:lang w:eastAsia="en-PH"/>
        </w:rPr>
        <w:t xml:space="preserve"> and</w:t>
      </w:r>
      <w:r w:rsidRPr="00B812AC">
        <w:rPr>
          <w:rFonts w:eastAsia="Times New Roman" w:cs="Arial"/>
          <w:lang w:eastAsia="en-PH"/>
        </w:rPr>
        <w:t xml:space="preserve"> AI capabilities. This system will streamline the process of tagging and tracking medical equipment, ensuring accurate and real time management of their inventory</w:t>
      </w:r>
    </w:p>
    <w:p w14:paraId="1B728372" w14:textId="4EC091D2" w:rsidR="009269D8" w:rsidRPr="00B812AC" w:rsidRDefault="009269D8" w:rsidP="009269D8">
      <w:pPr>
        <w:rPr>
          <w:rFonts w:cs="Arial"/>
        </w:rPr>
      </w:pPr>
      <w:r w:rsidRPr="00B812AC">
        <w:rPr>
          <w:rFonts w:cs="Arial"/>
          <w:b/>
          <w:bCs/>
        </w:rPr>
        <w:t>Needs</w:t>
      </w:r>
      <w:r w:rsidRPr="00B812AC">
        <w:rPr>
          <w:rFonts w:cs="Arial"/>
        </w:rPr>
        <w:t xml:space="preserve">: A software solution that optimizes the working </w:t>
      </w:r>
      <w:r w:rsidR="002F6321" w:rsidRPr="00B812AC">
        <w:rPr>
          <w:rFonts w:cs="Arial"/>
        </w:rPr>
        <w:t>efficiency</w:t>
      </w:r>
      <w:r w:rsidRPr="00B812AC">
        <w:rPr>
          <w:rFonts w:cs="Arial"/>
        </w:rPr>
        <w:t xml:space="preserve"> of the staff and assists in completing activities efficiently.</w:t>
      </w:r>
    </w:p>
    <w:p w14:paraId="132965E3" w14:textId="77777777" w:rsidR="009269D8" w:rsidRPr="00B812AC" w:rsidRDefault="009269D8" w:rsidP="009269D8">
      <w:pPr>
        <w:rPr>
          <w:rFonts w:cs="Arial"/>
        </w:rPr>
      </w:pPr>
      <w:r w:rsidRPr="00B812AC">
        <w:rPr>
          <w:rFonts w:cs="Arial"/>
          <w:b/>
          <w:bCs/>
        </w:rPr>
        <w:t>Value</w:t>
      </w:r>
      <w:r w:rsidRPr="00B812AC">
        <w:rPr>
          <w:rFonts w:cs="Arial"/>
        </w:rPr>
        <w:t>: To have a more accurate inventory management, improve the accuracy in tracking of their medical equipment’s and over all enhance their work efficiency</w:t>
      </w:r>
    </w:p>
    <w:p w14:paraId="36367528" w14:textId="77777777" w:rsidR="009269D8" w:rsidRPr="00B812AC" w:rsidRDefault="009269D8" w:rsidP="009269D8">
      <w:pPr>
        <w:rPr>
          <w:rFonts w:cs="Arial"/>
          <w:b/>
          <w:bCs/>
        </w:rPr>
      </w:pPr>
      <w:r w:rsidRPr="00B812AC">
        <w:rPr>
          <w:rFonts w:cs="Arial"/>
          <w:b/>
          <w:bCs/>
        </w:rPr>
        <w:t xml:space="preserve">Key features: </w:t>
      </w:r>
    </w:p>
    <w:p w14:paraId="62394224" w14:textId="77777777" w:rsidR="009269D8" w:rsidRPr="00B812AC" w:rsidRDefault="009269D8" w:rsidP="00BC4784">
      <w:pPr>
        <w:pStyle w:val="ListParagraph"/>
        <w:numPr>
          <w:ilvl w:val="0"/>
          <w:numId w:val="22"/>
        </w:numPr>
        <w:rPr>
          <w:rFonts w:cs="Arial"/>
        </w:rPr>
      </w:pPr>
      <w:r w:rsidRPr="00B812AC">
        <w:rPr>
          <w:rFonts w:cs="Arial"/>
        </w:rPr>
        <w:t>User log in</w:t>
      </w:r>
    </w:p>
    <w:p w14:paraId="4B73A15C" w14:textId="77777777" w:rsidR="009269D8" w:rsidRPr="00B812AC" w:rsidRDefault="009269D8" w:rsidP="00BC4784">
      <w:pPr>
        <w:pStyle w:val="ListParagraph"/>
        <w:numPr>
          <w:ilvl w:val="0"/>
          <w:numId w:val="22"/>
        </w:numPr>
        <w:rPr>
          <w:rFonts w:cs="Arial"/>
        </w:rPr>
      </w:pPr>
      <w:r w:rsidRPr="00B812AC">
        <w:rPr>
          <w:rFonts w:cs="Arial"/>
        </w:rPr>
        <w:t>Real-Time inventory updates</w:t>
      </w:r>
    </w:p>
    <w:p w14:paraId="2E021399" w14:textId="62DB3CDA" w:rsidR="009269D8" w:rsidRPr="008A2047" w:rsidRDefault="6C7B01F6" w:rsidP="00BC4784">
      <w:pPr>
        <w:pStyle w:val="ListParagraph"/>
        <w:numPr>
          <w:ilvl w:val="0"/>
          <w:numId w:val="22"/>
        </w:numPr>
        <w:rPr>
          <w:rFonts w:cs="Arial"/>
        </w:rPr>
      </w:pPr>
      <w:r w:rsidRPr="008A2047">
        <w:rPr>
          <w:rFonts w:cs="Arial"/>
        </w:rPr>
        <w:t>Supply Chain Management System Integration</w:t>
      </w:r>
    </w:p>
    <w:p w14:paraId="1BD270F6" w14:textId="4F1C0C49" w:rsidR="009269D8" w:rsidRPr="00B812AC" w:rsidRDefault="009269D8" w:rsidP="00BC4784">
      <w:pPr>
        <w:pStyle w:val="ListParagraph"/>
        <w:numPr>
          <w:ilvl w:val="0"/>
          <w:numId w:val="22"/>
        </w:numPr>
        <w:rPr>
          <w:rFonts w:cs="Arial"/>
        </w:rPr>
      </w:pPr>
      <w:r w:rsidRPr="00B812AC">
        <w:rPr>
          <w:rFonts w:cs="Arial"/>
        </w:rPr>
        <w:t>AI</w:t>
      </w:r>
      <w:r w:rsidR="00506893">
        <w:rPr>
          <w:rFonts w:cs="Arial"/>
        </w:rPr>
        <w:t xml:space="preserve"> </w:t>
      </w:r>
      <w:r w:rsidR="00A77F67">
        <w:rPr>
          <w:rFonts w:cs="Arial"/>
        </w:rPr>
        <w:t xml:space="preserve">assistance </w:t>
      </w:r>
      <w:r w:rsidR="00506893">
        <w:rPr>
          <w:rFonts w:cs="Arial"/>
        </w:rPr>
        <w:t xml:space="preserve"> </w:t>
      </w:r>
      <w:r w:rsidRPr="00B812AC">
        <w:rPr>
          <w:rFonts w:cs="Arial"/>
        </w:rPr>
        <w:t xml:space="preserve"> </w:t>
      </w:r>
    </w:p>
    <w:p w14:paraId="1CBD6D0A" w14:textId="77777777" w:rsidR="009269D8" w:rsidRDefault="009269D8" w:rsidP="00BC4784">
      <w:pPr>
        <w:pStyle w:val="ListParagraph"/>
        <w:numPr>
          <w:ilvl w:val="0"/>
          <w:numId w:val="22"/>
        </w:numPr>
        <w:rPr>
          <w:rFonts w:cs="Arial"/>
        </w:rPr>
      </w:pPr>
      <w:r w:rsidRPr="00B812AC">
        <w:rPr>
          <w:rFonts w:cs="Arial"/>
        </w:rPr>
        <w:t xml:space="preserve">Barcode system </w:t>
      </w:r>
    </w:p>
    <w:p w14:paraId="09958167" w14:textId="65B4C8F5" w:rsidR="00C66D79" w:rsidRDefault="005232E5" w:rsidP="00BC4784">
      <w:pPr>
        <w:pStyle w:val="ListParagraph"/>
        <w:numPr>
          <w:ilvl w:val="0"/>
          <w:numId w:val="22"/>
        </w:numPr>
        <w:rPr>
          <w:rFonts w:cs="Arial"/>
        </w:rPr>
      </w:pPr>
      <w:r>
        <w:rPr>
          <w:rFonts w:cs="Arial"/>
        </w:rPr>
        <w:t xml:space="preserve">Notification </w:t>
      </w:r>
      <w:r w:rsidR="00F9449D">
        <w:rPr>
          <w:rFonts w:cs="Arial"/>
        </w:rPr>
        <w:t>system</w:t>
      </w:r>
    </w:p>
    <w:p w14:paraId="0971B297" w14:textId="3E706D36" w:rsidR="00AA5D05" w:rsidRDefault="6960AD1C" w:rsidP="00BC4784">
      <w:pPr>
        <w:pStyle w:val="ListParagraph"/>
        <w:numPr>
          <w:ilvl w:val="0"/>
          <w:numId w:val="22"/>
        </w:numPr>
        <w:rPr>
          <w:rFonts w:cs="Arial"/>
        </w:rPr>
      </w:pPr>
      <w:r w:rsidRPr="4E3F49D8">
        <w:rPr>
          <w:rFonts w:cs="Arial"/>
        </w:rPr>
        <w:t>Dashboard</w:t>
      </w:r>
    </w:p>
    <w:p w14:paraId="673DB905" w14:textId="722087F2" w:rsidR="00F9449D" w:rsidRDefault="004457FF" w:rsidP="00BC4784">
      <w:pPr>
        <w:pStyle w:val="ListParagraph"/>
        <w:numPr>
          <w:ilvl w:val="0"/>
          <w:numId w:val="22"/>
        </w:numPr>
        <w:rPr>
          <w:rFonts w:cs="Arial"/>
        </w:rPr>
      </w:pPr>
      <w:r>
        <w:rPr>
          <w:rFonts w:cs="Arial"/>
        </w:rPr>
        <w:t>Product tracking</w:t>
      </w:r>
    </w:p>
    <w:p w14:paraId="2A0CDBFF" w14:textId="77777777" w:rsidR="009269D8" w:rsidRPr="00B812AC" w:rsidRDefault="009269D8" w:rsidP="009269D8">
      <w:pPr>
        <w:rPr>
          <w:rFonts w:cs="Arial"/>
        </w:rPr>
      </w:pPr>
      <w:r w:rsidRPr="00B812AC">
        <w:rPr>
          <w:rFonts w:cs="Arial"/>
        </w:rPr>
        <w:t>Release 1:</w:t>
      </w:r>
    </w:p>
    <w:p w14:paraId="4A60846D" w14:textId="77777777" w:rsidR="009269D8" w:rsidRPr="00B812AC" w:rsidRDefault="009269D8" w:rsidP="00BC4784">
      <w:pPr>
        <w:pStyle w:val="ListParagraph"/>
        <w:numPr>
          <w:ilvl w:val="0"/>
          <w:numId w:val="25"/>
        </w:numPr>
        <w:rPr>
          <w:rFonts w:cs="Arial"/>
        </w:rPr>
      </w:pPr>
      <w:r w:rsidRPr="00B812AC">
        <w:rPr>
          <w:rFonts w:cs="Arial"/>
        </w:rPr>
        <w:t>Project documentation</w:t>
      </w:r>
    </w:p>
    <w:p w14:paraId="73C52BAD" w14:textId="77777777" w:rsidR="009269D8" w:rsidRPr="00B812AC" w:rsidRDefault="009269D8" w:rsidP="00BC4784">
      <w:pPr>
        <w:pStyle w:val="ListParagraph"/>
        <w:numPr>
          <w:ilvl w:val="0"/>
          <w:numId w:val="25"/>
        </w:numPr>
        <w:rPr>
          <w:rFonts w:cs="Arial"/>
        </w:rPr>
      </w:pPr>
      <w:r w:rsidRPr="00B812AC">
        <w:rPr>
          <w:rFonts w:cs="Arial"/>
        </w:rPr>
        <w:t xml:space="preserve">Creating project blueprint </w:t>
      </w:r>
    </w:p>
    <w:p w14:paraId="6E298322" w14:textId="2981EE5D" w:rsidR="009269D8" w:rsidRPr="00B812AC" w:rsidRDefault="009269D8" w:rsidP="00BC4784">
      <w:pPr>
        <w:pStyle w:val="ListParagraph"/>
        <w:numPr>
          <w:ilvl w:val="0"/>
          <w:numId w:val="25"/>
        </w:numPr>
        <w:rPr>
          <w:rFonts w:cs="Arial"/>
        </w:rPr>
      </w:pPr>
      <w:r w:rsidRPr="00B812AC">
        <w:rPr>
          <w:rFonts w:cs="Arial"/>
        </w:rPr>
        <w:t>Project prototype</w:t>
      </w:r>
      <w:r w:rsidR="003D1099">
        <w:rPr>
          <w:rFonts w:cs="Arial"/>
        </w:rPr>
        <w:t xml:space="preserve"> design</w:t>
      </w:r>
    </w:p>
    <w:p w14:paraId="49988FC9" w14:textId="77777777" w:rsidR="009269D8" w:rsidRPr="00B812AC" w:rsidRDefault="009269D8" w:rsidP="009269D8">
      <w:pPr>
        <w:rPr>
          <w:rFonts w:cs="Arial"/>
        </w:rPr>
      </w:pPr>
      <w:r w:rsidRPr="00B812AC">
        <w:rPr>
          <w:rFonts w:cs="Arial"/>
        </w:rPr>
        <w:t>Release 2:</w:t>
      </w:r>
    </w:p>
    <w:p w14:paraId="7CD0E32A" w14:textId="77777777" w:rsidR="009269D8" w:rsidRPr="00B812AC" w:rsidRDefault="009269D8" w:rsidP="00BC4784">
      <w:pPr>
        <w:pStyle w:val="ListParagraph"/>
        <w:numPr>
          <w:ilvl w:val="0"/>
          <w:numId w:val="24"/>
        </w:numPr>
        <w:rPr>
          <w:rFonts w:cs="Arial"/>
        </w:rPr>
      </w:pPr>
      <w:r w:rsidRPr="00B812AC">
        <w:rPr>
          <w:rFonts w:cs="Arial"/>
        </w:rPr>
        <w:t xml:space="preserve">Database modeling </w:t>
      </w:r>
    </w:p>
    <w:p w14:paraId="74A7B798" w14:textId="77777777" w:rsidR="009269D8" w:rsidRPr="00B812AC" w:rsidRDefault="009269D8" w:rsidP="00BC4784">
      <w:pPr>
        <w:pStyle w:val="ListParagraph"/>
        <w:numPr>
          <w:ilvl w:val="0"/>
          <w:numId w:val="24"/>
        </w:numPr>
        <w:rPr>
          <w:rFonts w:cs="Arial"/>
        </w:rPr>
      </w:pPr>
      <w:r w:rsidRPr="00B812AC">
        <w:rPr>
          <w:rFonts w:cs="Arial"/>
        </w:rPr>
        <w:t>Implement of database system planning and setup</w:t>
      </w:r>
    </w:p>
    <w:p w14:paraId="613B2D70" w14:textId="77777777" w:rsidR="009269D8" w:rsidRPr="00B812AC" w:rsidRDefault="009269D8" w:rsidP="00BC4784">
      <w:pPr>
        <w:pStyle w:val="ListParagraph"/>
        <w:numPr>
          <w:ilvl w:val="0"/>
          <w:numId w:val="24"/>
        </w:numPr>
        <w:rPr>
          <w:rFonts w:cs="Arial"/>
        </w:rPr>
      </w:pPr>
      <w:r w:rsidRPr="00B812AC">
        <w:rPr>
          <w:rFonts w:cs="Arial"/>
        </w:rPr>
        <w:t>Developing wireframe and UI/UX design</w:t>
      </w:r>
    </w:p>
    <w:p w14:paraId="364B1F31" w14:textId="1B25A0C2" w:rsidR="009269D8" w:rsidRPr="00B812AC" w:rsidRDefault="00C840F9" w:rsidP="00BC4784">
      <w:pPr>
        <w:pStyle w:val="ListParagraph"/>
        <w:numPr>
          <w:ilvl w:val="0"/>
          <w:numId w:val="24"/>
        </w:numPr>
        <w:rPr>
          <w:rFonts w:cs="Arial"/>
        </w:rPr>
      </w:pPr>
      <w:r>
        <w:rPr>
          <w:rFonts w:cs="Arial"/>
        </w:rPr>
        <w:t>R</w:t>
      </w:r>
      <w:r w:rsidR="009269D8" w:rsidRPr="00B812AC">
        <w:rPr>
          <w:rFonts w:cs="Arial"/>
        </w:rPr>
        <w:t>esearch</w:t>
      </w:r>
      <w:r>
        <w:rPr>
          <w:rFonts w:cs="Arial"/>
        </w:rPr>
        <w:t xml:space="preserve"> </w:t>
      </w:r>
      <w:r w:rsidR="009269D8" w:rsidRPr="00B812AC">
        <w:rPr>
          <w:rFonts w:cs="Arial"/>
        </w:rPr>
        <w:t xml:space="preserve">and </w:t>
      </w:r>
      <w:r w:rsidR="00D4008E">
        <w:rPr>
          <w:rFonts w:cs="Arial"/>
        </w:rPr>
        <w:t>design overall systems</w:t>
      </w:r>
    </w:p>
    <w:p w14:paraId="7AF87E27" w14:textId="5429F149" w:rsidR="009269D8" w:rsidRPr="00B812AC" w:rsidRDefault="009269D8" w:rsidP="009269D8">
      <w:pPr>
        <w:rPr>
          <w:rFonts w:cs="Arial"/>
        </w:rPr>
      </w:pPr>
      <w:r w:rsidRPr="00B812AC">
        <w:rPr>
          <w:rFonts w:cs="Arial"/>
        </w:rPr>
        <w:t>Release 3</w:t>
      </w:r>
      <w:r w:rsidR="00504ABB" w:rsidRPr="00B812AC">
        <w:rPr>
          <w:rFonts w:cs="Arial"/>
        </w:rPr>
        <w:t>:</w:t>
      </w:r>
    </w:p>
    <w:p w14:paraId="1B692986" w14:textId="10C57238" w:rsidR="3C5CA1E6" w:rsidRDefault="3C5CA1E6" w:rsidP="00BC4784">
      <w:pPr>
        <w:pStyle w:val="ListParagraph"/>
        <w:numPr>
          <w:ilvl w:val="0"/>
          <w:numId w:val="23"/>
        </w:numPr>
        <w:rPr>
          <w:rFonts w:cs="Arial"/>
        </w:rPr>
      </w:pPr>
      <w:r w:rsidRPr="3C82A9D2">
        <w:rPr>
          <w:rFonts w:cs="Arial"/>
        </w:rPr>
        <w:t>Implementation of Supply Chain Management System, AI module, and barcode systems with inventory management</w:t>
      </w:r>
    </w:p>
    <w:p w14:paraId="404FBDD4" w14:textId="77777777" w:rsidR="009269D8" w:rsidRPr="00B812AC" w:rsidRDefault="009269D8" w:rsidP="00BC4784">
      <w:pPr>
        <w:pStyle w:val="ListParagraph"/>
        <w:numPr>
          <w:ilvl w:val="0"/>
          <w:numId w:val="23"/>
        </w:numPr>
        <w:rPr>
          <w:rFonts w:cs="Arial"/>
        </w:rPr>
      </w:pPr>
      <w:r w:rsidRPr="00B812AC">
        <w:rPr>
          <w:rFonts w:cs="Arial"/>
        </w:rPr>
        <w:t>System testing</w:t>
      </w:r>
    </w:p>
    <w:p w14:paraId="4E324C6D" w14:textId="77777777" w:rsidR="009269D8" w:rsidRPr="00B812AC" w:rsidRDefault="009269D8" w:rsidP="00BC4784">
      <w:pPr>
        <w:pStyle w:val="ListParagraph"/>
        <w:numPr>
          <w:ilvl w:val="0"/>
          <w:numId w:val="23"/>
        </w:numPr>
        <w:rPr>
          <w:rFonts w:cs="Arial"/>
        </w:rPr>
      </w:pPr>
      <w:r w:rsidRPr="00B812AC">
        <w:rPr>
          <w:rFonts w:cs="Arial"/>
        </w:rPr>
        <w:t xml:space="preserve">Fix any bugs or defects </w:t>
      </w:r>
    </w:p>
    <w:p w14:paraId="7AAAC657" w14:textId="77777777" w:rsidR="009269D8" w:rsidRPr="00B812AC" w:rsidRDefault="009269D8" w:rsidP="00BC4784">
      <w:pPr>
        <w:pStyle w:val="ListParagraph"/>
        <w:numPr>
          <w:ilvl w:val="0"/>
          <w:numId w:val="23"/>
        </w:numPr>
        <w:rPr>
          <w:rFonts w:cs="Arial"/>
        </w:rPr>
      </w:pPr>
      <w:r w:rsidRPr="00B812AC">
        <w:rPr>
          <w:rFonts w:cs="Arial"/>
        </w:rPr>
        <w:t>Project deployment</w:t>
      </w:r>
    </w:p>
    <w:p w14:paraId="5A5C902E" w14:textId="5340A1CE" w:rsidR="009269D8" w:rsidRDefault="009269D8" w:rsidP="008E637F">
      <w:pPr>
        <w:ind w:left="720" w:firstLine="720"/>
      </w:pPr>
    </w:p>
    <w:p w14:paraId="4A8E63B4" w14:textId="4AB7779C" w:rsidR="00985671" w:rsidRDefault="00985671" w:rsidP="00876B9D">
      <w:pPr>
        <w:pStyle w:val="Heading1"/>
      </w:pPr>
      <w:bookmarkStart w:id="85" w:name="_Toc1656768175"/>
      <w:bookmarkStart w:id="86" w:name="_Toc732943250"/>
      <w:r>
        <w:t>References</w:t>
      </w:r>
      <w:bookmarkEnd w:id="85"/>
      <w:bookmarkEnd w:id="86"/>
    </w:p>
    <w:p w14:paraId="7EC987AE" w14:textId="61E2727F" w:rsidR="004545B5" w:rsidRDefault="004545B5" w:rsidP="6263DED0"/>
    <w:p w14:paraId="24383473" w14:textId="525BFCB3" w:rsidR="004545B5" w:rsidRDefault="737BF16B" w:rsidP="00BC4784">
      <w:pPr>
        <w:pStyle w:val="ListParagraph"/>
        <w:numPr>
          <w:ilvl w:val="0"/>
          <w:numId w:val="40"/>
        </w:numPr>
        <w:spacing w:after="0"/>
        <w:ind w:hanging="720"/>
        <w:jc w:val="both"/>
        <w:rPr>
          <w:color w:val="000000" w:themeColor="text1"/>
        </w:rPr>
      </w:pPr>
      <w:r w:rsidRPr="6D0017C0">
        <w:rPr>
          <w:color w:val="000000" w:themeColor="text1"/>
        </w:rPr>
        <w:t>D. Budiac, “The Best Supply Chain Management Software,” softwareconnect, Mar. 04, 2024. https://softwareconnect.com/roundups/best-supply-chain-management-software/ (accessed Jul. 02, 2024).</w:t>
      </w:r>
    </w:p>
    <w:p w14:paraId="209CA230" w14:textId="6BFC2C3D" w:rsidR="004545B5" w:rsidRDefault="004545B5" w:rsidP="11111CC6">
      <w:pPr>
        <w:pStyle w:val="ListParagraph"/>
        <w:spacing w:after="0" w:line="264" w:lineRule="auto"/>
        <w:jc w:val="both"/>
        <w:rPr>
          <w:rFonts w:eastAsia="Arial" w:cs="Arial"/>
          <w:color w:val="1155CC"/>
        </w:rPr>
      </w:pPr>
    </w:p>
    <w:p w14:paraId="5992F9BE" w14:textId="7C0B3156" w:rsidR="004545B5" w:rsidRDefault="159803D4" w:rsidP="00BC4784">
      <w:pPr>
        <w:pStyle w:val="ListParagraph"/>
        <w:numPr>
          <w:ilvl w:val="0"/>
          <w:numId w:val="40"/>
        </w:numPr>
        <w:spacing w:after="0" w:line="264" w:lineRule="auto"/>
        <w:ind w:hanging="720"/>
        <w:jc w:val="both"/>
        <w:rPr>
          <w:rFonts w:eastAsia="Arial" w:cs="Arial"/>
          <w:color w:val="1155CC"/>
        </w:rPr>
      </w:pPr>
      <w:r w:rsidRPr="17D536AD">
        <w:t>Ordoro, "Shipping Management," [Online]. Available: https://www.ordoro.com.</w:t>
      </w:r>
      <w:r w:rsidR="61565FDC">
        <w:br/>
      </w:r>
      <w:r w:rsidR="61565FDC">
        <w:br/>
      </w:r>
    </w:p>
    <w:p w14:paraId="7F635921" w14:textId="4286607A" w:rsidR="004545B5" w:rsidRDefault="35F7F209" w:rsidP="00BC4784">
      <w:pPr>
        <w:pStyle w:val="ListParagraph"/>
        <w:numPr>
          <w:ilvl w:val="0"/>
          <w:numId w:val="40"/>
        </w:numPr>
        <w:spacing w:after="0" w:line="264" w:lineRule="auto"/>
        <w:ind w:hanging="720"/>
        <w:jc w:val="both"/>
        <w:rPr>
          <w:rFonts w:eastAsia="Arial" w:cs="Arial"/>
          <w:color w:val="000000" w:themeColor="text1"/>
        </w:rPr>
      </w:pPr>
      <w:r w:rsidRPr="1A967B4C">
        <w:t>Cin7, "Cloud-based Inventory Management," [Online]. Available: https://www.cin7.com.</w:t>
      </w:r>
    </w:p>
    <w:p w14:paraId="4023EE5A" w14:textId="2473F00E" w:rsidR="1A967B4C" w:rsidRDefault="1A967B4C" w:rsidP="3A5FFCB3">
      <w:pPr>
        <w:pStyle w:val="ListParagraph"/>
        <w:spacing w:after="0" w:line="264" w:lineRule="auto"/>
        <w:jc w:val="both"/>
        <w:rPr>
          <w:rFonts w:eastAsia="Arial" w:cs="Arial"/>
          <w:color w:val="0000FF"/>
        </w:rPr>
      </w:pPr>
    </w:p>
    <w:p w14:paraId="1207819D" w14:textId="27335287" w:rsidR="004545B5" w:rsidRDefault="719BFEEC" w:rsidP="00BC4784">
      <w:pPr>
        <w:pStyle w:val="ListParagraph"/>
        <w:numPr>
          <w:ilvl w:val="0"/>
          <w:numId w:val="40"/>
        </w:numPr>
        <w:spacing w:after="0" w:line="264" w:lineRule="auto"/>
        <w:ind w:hanging="720"/>
        <w:jc w:val="both"/>
        <w:rPr>
          <w:rFonts w:eastAsia="Arial" w:cs="Arial"/>
          <w:color w:val="000000" w:themeColor="text1"/>
        </w:rPr>
      </w:pPr>
      <w:r w:rsidRPr="604E7184">
        <w:t>Odoo, "All-in-one Business Management Software," [Online]. Available: https://www.odoo.com.</w:t>
      </w:r>
    </w:p>
    <w:p w14:paraId="059422FD" w14:textId="3F98E0C3" w:rsidR="004545B5" w:rsidRDefault="004545B5" w:rsidP="550FA19B">
      <w:pPr>
        <w:pStyle w:val="ListParagraph"/>
        <w:spacing w:after="0" w:line="264" w:lineRule="auto"/>
        <w:jc w:val="both"/>
        <w:rPr>
          <w:rFonts w:eastAsia="Arial" w:cs="Arial"/>
          <w:color w:val="0000FF"/>
        </w:rPr>
      </w:pPr>
    </w:p>
    <w:p w14:paraId="571AFA6A" w14:textId="2444D831" w:rsidR="004545B5" w:rsidRDefault="239CF7C9" w:rsidP="00BC4784">
      <w:pPr>
        <w:pStyle w:val="ListParagraph"/>
        <w:numPr>
          <w:ilvl w:val="0"/>
          <w:numId w:val="40"/>
        </w:numPr>
        <w:spacing w:after="0" w:line="264" w:lineRule="auto"/>
        <w:ind w:hanging="720"/>
        <w:jc w:val="both"/>
        <w:rPr>
          <w:rFonts w:eastAsia="Arial" w:cs="Arial"/>
          <w:color w:val="000000" w:themeColor="text1"/>
        </w:rPr>
      </w:pPr>
      <w:r w:rsidRPr="7A5D2324">
        <w:rPr>
          <w:rFonts w:eastAsia="Arial" w:cs="Arial"/>
          <w:color w:val="000000" w:themeColor="text1"/>
        </w:rPr>
        <w:t xml:space="preserve">D. Grewal, J. Hulland, P. Kopalle, and E. Karahanna, “The future of technology and marketing: a multidisciplinary perspective,” link.springer, Dec. 17, 2019. https://link.springer.com/article/10.1007/s11747-019-00711-4? (accessed Jun. </w:t>
      </w:r>
      <w:r w:rsidRPr="2A505EF1">
        <w:rPr>
          <w:rFonts w:eastAsia="Arial" w:cs="Arial"/>
          <w:color w:val="000000" w:themeColor="text1"/>
        </w:rPr>
        <w:t>09, 2024).</w:t>
      </w:r>
      <w:r w:rsidR="651B6CE7" w:rsidRPr="2A505EF1">
        <w:rPr>
          <w:rFonts w:eastAsia="Arial" w:cs="Arial"/>
          <w:color w:val="000000" w:themeColor="text1"/>
        </w:rPr>
        <w:t xml:space="preserve"> </w:t>
      </w:r>
      <w:r w:rsidR="61565FDC">
        <w:br/>
      </w:r>
      <w:r w:rsidR="61565FDC">
        <w:br/>
      </w:r>
    </w:p>
    <w:p w14:paraId="4F20D3F5" w14:textId="0D1BD5A0" w:rsidR="004545B5" w:rsidRDefault="57E409F0" w:rsidP="00BC4784">
      <w:pPr>
        <w:pStyle w:val="ListParagraph"/>
        <w:numPr>
          <w:ilvl w:val="0"/>
          <w:numId w:val="40"/>
        </w:numPr>
        <w:spacing w:after="0" w:line="264" w:lineRule="auto"/>
        <w:ind w:hanging="720"/>
        <w:jc w:val="both"/>
      </w:pPr>
      <w:r>
        <w:t>A. Atieh, “Performance Improvement of Inventory Management System Processes by an Automated Warehouse Management System,” sciendedirect, 2016. https://www.sciencedirect.com/science/article/pii/S2212827115012019</w:t>
      </w:r>
    </w:p>
    <w:p w14:paraId="50EAF857" w14:textId="1EAADB2E" w:rsidR="004545B5" w:rsidRDefault="57E409F0" w:rsidP="0695D30E">
      <w:pPr>
        <w:pStyle w:val="ListParagraph"/>
        <w:spacing w:after="0" w:line="264" w:lineRule="auto"/>
        <w:jc w:val="both"/>
      </w:pPr>
      <w:r>
        <w:t>(accessed Jun. 09, 2024).</w:t>
      </w:r>
    </w:p>
    <w:p w14:paraId="45767C1D" w14:textId="2CDAFFBD" w:rsidR="004545B5" w:rsidRDefault="004545B5" w:rsidP="611529FE">
      <w:pPr>
        <w:pStyle w:val="ListParagraph"/>
        <w:spacing w:after="0" w:line="264" w:lineRule="auto"/>
        <w:jc w:val="both"/>
        <w:rPr>
          <w:rFonts w:eastAsia="Arial" w:cs="Arial"/>
          <w:color w:val="0000FF"/>
        </w:rPr>
      </w:pPr>
    </w:p>
    <w:p w14:paraId="55F1EF52" w14:textId="5CF67342" w:rsidR="004545B5" w:rsidRDefault="004545B5" w:rsidP="611529FE">
      <w:pPr>
        <w:pStyle w:val="ListParagraph"/>
        <w:spacing w:after="0" w:line="264" w:lineRule="auto"/>
        <w:jc w:val="both"/>
        <w:rPr>
          <w:rFonts w:eastAsia="Arial" w:cs="Arial"/>
          <w:color w:val="0000FF"/>
        </w:rPr>
      </w:pPr>
    </w:p>
    <w:p w14:paraId="2545B005" w14:textId="50BD624F" w:rsidR="004545B5" w:rsidRDefault="0C65099D" w:rsidP="00BC4784">
      <w:pPr>
        <w:pStyle w:val="ListParagraph"/>
        <w:numPr>
          <w:ilvl w:val="0"/>
          <w:numId w:val="40"/>
        </w:numPr>
        <w:spacing w:after="0" w:line="264" w:lineRule="auto"/>
        <w:ind w:hanging="720"/>
        <w:jc w:val="both"/>
        <w:rPr>
          <w:rFonts w:eastAsia="Arial" w:cs="Arial"/>
          <w:color w:val="0000FF"/>
        </w:rPr>
      </w:pPr>
      <w:r>
        <w:t>N. Istiqomah, P. Sansabilla, D. Himawan, and M. Rifni, “The Implementation of Barcode on Warehouse Management System for Warehouse Efficiency,” iopscience, 2020. https://iopscience.iop.org/article/10.1088/1742-6596/1573/1/012038 (accessed Jun. 09, 2024).</w:t>
      </w:r>
      <w:r w:rsidR="61565FDC">
        <w:br/>
      </w:r>
      <w:r w:rsidR="61565FDC">
        <w:br/>
      </w:r>
    </w:p>
    <w:p w14:paraId="254636FB" w14:textId="06193576" w:rsidR="004545B5" w:rsidRDefault="09CC30C3" w:rsidP="00BC4784">
      <w:pPr>
        <w:pStyle w:val="ListParagraph"/>
        <w:numPr>
          <w:ilvl w:val="0"/>
          <w:numId w:val="40"/>
        </w:numPr>
        <w:spacing w:after="0" w:line="264" w:lineRule="auto"/>
        <w:ind w:hanging="720"/>
        <w:jc w:val="both"/>
        <w:rPr>
          <w:rFonts w:eastAsia="Arial" w:cs="Arial"/>
          <w:color w:val="000000" w:themeColor="text1"/>
        </w:rPr>
      </w:pPr>
      <w:r w:rsidRPr="06902013">
        <w:rPr>
          <w:rFonts w:eastAsia="Arial" w:cs="Arial"/>
          <w:color w:val="000000" w:themeColor="text1"/>
        </w:rPr>
        <w:t>“How to optimize supply chain management with Python: A Comprehensive Approach,” dataheadhunters, Feb. 15, 2024. https://dataheadhunters.com/academy/how-to-optimize-supply-chain-management-with-python-a-comprehensive-approach/ (accessed Jul. 07, 2024).</w:t>
      </w:r>
    </w:p>
    <w:p w14:paraId="0D19E6A1" w14:textId="33BB237F" w:rsidR="004545B5" w:rsidRDefault="004545B5" w:rsidP="6C4711D1">
      <w:pPr>
        <w:pStyle w:val="ListParagraph"/>
        <w:spacing w:after="0" w:line="262" w:lineRule="auto"/>
        <w:jc w:val="both"/>
        <w:rPr>
          <w:rFonts w:eastAsia="Arial" w:cs="Arial"/>
          <w:color w:val="0000FF"/>
        </w:rPr>
      </w:pPr>
    </w:p>
    <w:p w14:paraId="084A06A2" w14:textId="60712B63" w:rsidR="004545B5" w:rsidRDefault="0223824E" w:rsidP="00BC4784">
      <w:pPr>
        <w:pStyle w:val="ListParagraph"/>
        <w:numPr>
          <w:ilvl w:val="0"/>
          <w:numId w:val="40"/>
        </w:numPr>
        <w:spacing w:after="0" w:line="262" w:lineRule="auto"/>
        <w:ind w:hanging="720"/>
        <w:jc w:val="both"/>
        <w:rPr>
          <w:rFonts w:eastAsia="Arial" w:cs="Arial"/>
          <w:color w:val="000000" w:themeColor="text1"/>
        </w:rPr>
      </w:pPr>
      <w:r w:rsidRPr="756A99E4">
        <w:rPr>
          <w:rFonts w:eastAsia="Arial" w:cs="Arial"/>
          <w:color w:val="000000" w:themeColor="text1"/>
        </w:rPr>
        <w:t>M. Kuuse, “The Emerging Role of AI in Inventory Management (with Examples),” mrpeasy, Sep. 26, 2023. https://www.mrpeasy.com/blog/ai-inventory-management/? (accessed Jun. 24, 2024).</w:t>
      </w:r>
    </w:p>
    <w:p w14:paraId="79DD4E86" w14:textId="51FE0F37" w:rsidR="004545B5" w:rsidRDefault="004545B5" w:rsidP="5A9B0424">
      <w:pPr>
        <w:pStyle w:val="ListParagraph"/>
        <w:spacing w:after="0" w:line="262" w:lineRule="auto"/>
        <w:jc w:val="both"/>
        <w:rPr>
          <w:rFonts w:eastAsia="Arial" w:cs="Arial"/>
          <w:color w:val="0000FF"/>
        </w:rPr>
      </w:pPr>
    </w:p>
    <w:p w14:paraId="29CA0B57" w14:textId="0D8B81CB" w:rsidR="004545B5" w:rsidRDefault="4EBD0022" w:rsidP="00BC4784">
      <w:pPr>
        <w:pStyle w:val="ListParagraph"/>
        <w:numPr>
          <w:ilvl w:val="0"/>
          <w:numId w:val="40"/>
        </w:numPr>
        <w:spacing w:after="0" w:line="262" w:lineRule="auto"/>
        <w:ind w:hanging="720"/>
        <w:jc w:val="both"/>
        <w:rPr>
          <w:rFonts w:eastAsia="Arial" w:cs="Arial"/>
          <w:color w:val="000000" w:themeColor="text1"/>
        </w:rPr>
      </w:pPr>
      <w:r w:rsidRPr="374C9D8B">
        <w:rPr>
          <w:rFonts w:eastAsia="Arial" w:cs="Arial"/>
          <w:color w:val="000000" w:themeColor="text1"/>
        </w:rPr>
        <w:t>“Role of GPS Tracking in Supply Chain Management,” analyticsinsight, Feb. 01, 2024. https://www.analyticsinsight.net/gps-tracking/role-of-gps-tracking-in-supply-chain-management (accessed Jul. 02, 2024).</w:t>
      </w:r>
    </w:p>
    <w:p w14:paraId="3A0D33C3" w14:textId="573749B0" w:rsidR="053CE407" w:rsidRDefault="053CE407" w:rsidP="0C957941">
      <w:pPr>
        <w:spacing w:after="0" w:line="262" w:lineRule="auto"/>
        <w:jc w:val="both"/>
        <w:rPr>
          <w:rFonts w:eastAsia="Arial" w:cs="Arial"/>
          <w:color w:val="000000" w:themeColor="text1"/>
        </w:rPr>
      </w:pPr>
    </w:p>
    <w:p w14:paraId="7B487D1E" w14:textId="49D8FF84" w:rsidR="053CE407" w:rsidRDefault="053CE407" w:rsidP="053CE407">
      <w:pPr>
        <w:spacing w:after="0" w:line="262" w:lineRule="auto"/>
        <w:jc w:val="both"/>
        <w:rPr>
          <w:rFonts w:eastAsia="Arial" w:cs="Arial"/>
          <w:color w:val="000000" w:themeColor="text1"/>
        </w:rPr>
      </w:pPr>
    </w:p>
    <w:p w14:paraId="5282CF6A" w14:textId="763A63A6" w:rsidR="004545B5" w:rsidRDefault="004545B5" w:rsidP="5A9B0424">
      <w:pPr>
        <w:pStyle w:val="ListParagraph"/>
        <w:spacing w:after="0" w:line="264" w:lineRule="auto"/>
        <w:jc w:val="both"/>
        <w:rPr>
          <w:rFonts w:eastAsia="Arial" w:cs="Arial"/>
          <w:color w:val="0000FF"/>
        </w:rPr>
      </w:pPr>
    </w:p>
    <w:p w14:paraId="6585DCF0" w14:textId="5FFD2CCD" w:rsidR="004545B5" w:rsidRDefault="004545B5" w:rsidP="2AD36616"/>
    <w:p w14:paraId="3401A323" w14:textId="78BA7B1A" w:rsidR="3F3052F4" w:rsidRDefault="3F3052F4" w:rsidP="3F3052F4"/>
    <w:p w14:paraId="396DC69C" w14:textId="18E29E10" w:rsidR="004545B5" w:rsidRDefault="004545B5" w:rsidP="004545B5"/>
    <w:p w14:paraId="285668F9" w14:textId="611AA157" w:rsidR="004545B5" w:rsidRDefault="004545B5" w:rsidP="004545B5"/>
    <w:p w14:paraId="6F7DCF2B" w14:textId="64D21097" w:rsidR="004545B5" w:rsidRDefault="67641727" w:rsidP="4E3F49D8">
      <w:pPr>
        <w:pStyle w:val="Heading1"/>
      </w:pPr>
      <w:bookmarkStart w:id="87" w:name="_Toc1785181407"/>
      <w:bookmarkStart w:id="88" w:name="_Toc1104524826"/>
      <w:r>
        <w:t>Appendices</w:t>
      </w:r>
      <w:bookmarkEnd w:id="87"/>
      <w:bookmarkEnd w:id="88"/>
    </w:p>
    <w:p w14:paraId="1C0B48F5" w14:textId="0FBF03A9" w:rsidR="004545B5" w:rsidRDefault="67641727" w:rsidP="4E3F49D8">
      <w:pPr>
        <w:pStyle w:val="Heading2"/>
      </w:pPr>
      <w:bookmarkStart w:id="89" w:name="_Toc1489342658"/>
      <w:bookmarkStart w:id="90" w:name="_Toc1148212846"/>
      <w:r>
        <w:t>Appendix A: Project Vision</w:t>
      </w:r>
      <w:bookmarkEnd w:id="89"/>
      <w:bookmarkEnd w:id="90"/>
    </w:p>
    <w:p w14:paraId="6B0D5260" w14:textId="251DAFCA" w:rsidR="004545B5" w:rsidRDefault="004545B5" w:rsidP="004545B5"/>
    <w:p w14:paraId="0D4022FC" w14:textId="0A150EA2" w:rsidR="004545B5" w:rsidRDefault="67641727" w:rsidP="4E3F49D8">
      <w:pPr>
        <w:spacing w:line="480" w:lineRule="auto"/>
      </w:pPr>
      <w:r>
        <w:t xml:space="preserve">        Our mission is to create an automated inventory management with </w:t>
      </w:r>
      <w:r w:rsidR="00DC3333">
        <w:t>a</w:t>
      </w:r>
      <w:r>
        <w:t xml:space="preserve"> </w:t>
      </w:r>
      <w:r w:rsidR="00DC3333">
        <w:t>supply chain management</w:t>
      </w:r>
      <w:r>
        <w:t xml:space="preserve"> system that will transform the accuracy and reduction of delay of M</w:t>
      </w:r>
      <w:r w:rsidR="00DC3333">
        <w:t xml:space="preserve">EGAION </w:t>
      </w:r>
      <w:r>
        <w:t xml:space="preserve">medical equipment warehouse operations. With the help of artificial intelligence (AI) and a sophisticated barcode management system, this system will be able to track inventories in real-time, streamline </w:t>
      </w:r>
      <w:r w:rsidR="00E5465C">
        <w:t>supply</w:t>
      </w:r>
      <w:r>
        <w:t xml:space="preserve"> reports, and ultimately improve work efficiency.</w:t>
      </w:r>
    </w:p>
    <w:p w14:paraId="74A4143F" w14:textId="6D0A7B76" w:rsidR="004545B5" w:rsidRDefault="004545B5" w:rsidP="4E3F49D8">
      <w:pPr>
        <w:spacing w:line="480" w:lineRule="auto"/>
      </w:pPr>
    </w:p>
    <w:p w14:paraId="29F942CB" w14:textId="478A92A6" w:rsidR="004545B5" w:rsidRDefault="67641727" w:rsidP="4E3F49D8">
      <w:pPr>
        <w:spacing w:line="480" w:lineRule="auto"/>
      </w:pPr>
      <w:r>
        <w:t xml:space="preserve">       This project began with client interviews and problem identification. This was followed by proposing a solution that will solve the client’s pain points. After proposing a solution, a brainstorming was made to think about what other features can be implemented in our system. The group made sure that the proposed features were inline with the client’s needs.</w:t>
      </w:r>
    </w:p>
    <w:p w14:paraId="67E16BBF" w14:textId="0853E066" w:rsidR="004545B5" w:rsidRDefault="004545B5" w:rsidP="4E3F49D8"/>
    <w:p w14:paraId="40FA7E74" w14:textId="77777777" w:rsidR="008133EE" w:rsidRDefault="008133EE" w:rsidP="62A69F9A">
      <w:pPr>
        <w:pStyle w:val="Heading1"/>
        <w:ind w:left="720"/>
        <w:sectPr w:rsidR="008133EE">
          <w:footerReference w:type="default" r:id="rId52"/>
          <w:pgSz w:w="12240" w:h="15840"/>
          <w:pgMar w:top="1440" w:right="1440" w:bottom="1440" w:left="1440" w:header="708" w:footer="708" w:gutter="0"/>
          <w:cols w:space="708"/>
          <w:docGrid w:linePitch="360"/>
        </w:sectPr>
      </w:pPr>
    </w:p>
    <w:p w14:paraId="7C54E7DD" w14:textId="77777777" w:rsidR="00D52303" w:rsidRDefault="00D52303" w:rsidP="00B34BE3">
      <w:pPr>
        <w:pStyle w:val="Heading2"/>
        <w:sectPr w:rsidR="00D52303">
          <w:footerReference w:type="default" r:id="rId53"/>
          <w:pgSz w:w="12240" w:h="15840"/>
          <w:pgMar w:top="1440" w:right="1440" w:bottom="1440" w:left="1440" w:header="708" w:footer="708" w:gutter="0"/>
          <w:cols w:space="708"/>
          <w:docGrid w:linePitch="360"/>
        </w:sectPr>
      </w:pPr>
    </w:p>
    <w:p w14:paraId="01B6CAEB" w14:textId="66EC5DD1" w:rsidR="00113C07" w:rsidRDefault="00113C07" w:rsidP="00B34BE3">
      <w:pPr>
        <w:pStyle w:val="Heading2"/>
      </w:pPr>
      <w:bookmarkStart w:id="91" w:name="_Toc1159191987"/>
      <w:bookmarkStart w:id="92" w:name="_Toc1476307568"/>
      <w:r>
        <w:t xml:space="preserve">Appendix B: </w:t>
      </w:r>
      <w:r w:rsidR="00B34BE3">
        <w:t>Schedule</w:t>
      </w:r>
      <w:r w:rsidR="002B09A6">
        <w:t>/Release Plan</w:t>
      </w:r>
      <w:bookmarkEnd w:id="91"/>
      <w:bookmarkEnd w:id="92"/>
    </w:p>
    <w:p w14:paraId="5DF6B654" w14:textId="0E251F85" w:rsidR="4E3F49D8" w:rsidRDefault="4E3F49D8" w:rsidP="4E3F49D8">
      <w:pPr>
        <w:pStyle w:val="Caption"/>
        <w:keepNext/>
      </w:pPr>
    </w:p>
    <w:p w14:paraId="2A6CF273" w14:textId="0909247D" w:rsidR="00AE2B12" w:rsidRDefault="00AE2B12" w:rsidP="002C1F92">
      <w:r>
        <w:rPr>
          <w:noProof/>
        </w:rPr>
        <w:drawing>
          <wp:inline distT="0" distB="0" distL="0" distR="0" wp14:anchorId="3EC98309" wp14:editId="24808940">
            <wp:extent cx="5943600" cy="4395470"/>
            <wp:effectExtent l="0" t="0" r="0" b="5080"/>
            <wp:docPr id="1163179003" name="Picture 1" descr="A screenshot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4">
                      <a:extLst>
                        <a:ext uri="{28A0092B-C50C-407E-A947-70E740481C1C}">
                          <a14:useLocalDpi xmlns:a14="http://schemas.microsoft.com/office/drawing/2010/main" val="0"/>
                        </a:ext>
                      </a:extLst>
                    </a:blip>
                    <a:stretch>
                      <a:fillRect/>
                    </a:stretch>
                  </pic:blipFill>
                  <pic:spPr>
                    <a:xfrm>
                      <a:off x="0" y="0"/>
                      <a:ext cx="5943600" cy="4395470"/>
                    </a:xfrm>
                    <a:prstGeom prst="rect">
                      <a:avLst/>
                    </a:prstGeom>
                  </pic:spPr>
                </pic:pic>
              </a:graphicData>
            </a:graphic>
          </wp:inline>
        </w:drawing>
      </w:r>
    </w:p>
    <w:p w14:paraId="0E27401D" w14:textId="4D54526F" w:rsidR="00D56F30" w:rsidRDefault="1B2416D0" w:rsidP="4E3F49D8">
      <w:pPr>
        <w:pStyle w:val="Caption"/>
        <w:keepNext/>
      </w:pPr>
      <w:r>
        <w:t>Figure 10 Schedule Plan</w:t>
      </w:r>
    </w:p>
    <w:p w14:paraId="3AB26F46" w14:textId="534CEBBB" w:rsidR="00D56F30" w:rsidRDefault="00D56F30" w:rsidP="4E3F49D8"/>
    <w:p w14:paraId="3936E1A3" w14:textId="584EEC7F" w:rsidR="00D56F30" w:rsidRPr="002C1F92" w:rsidRDefault="00A26A6E" w:rsidP="002C1F92">
      <w:pPr>
        <w:sectPr w:rsidR="00D56F30" w:rsidRPr="002C1F92">
          <w:footerReference w:type="default" r:id="rId55"/>
          <w:pgSz w:w="12240" w:h="15840"/>
          <w:pgMar w:top="1440" w:right="1440" w:bottom="1440" w:left="1440" w:header="708" w:footer="708" w:gutter="0"/>
          <w:cols w:space="708"/>
          <w:docGrid w:linePitch="360"/>
        </w:sectPr>
      </w:pPr>
      <w:r w:rsidRPr="00A26A6E">
        <w:t>This project schedule</w:t>
      </w:r>
      <w:r w:rsidR="00EB2CAF">
        <w:t xml:space="preserve"> plan</w:t>
      </w:r>
      <w:r w:rsidRPr="00A26A6E">
        <w:t xml:space="preserve"> will show our timeline to divide</w:t>
      </w:r>
      <w:r w:rsidR="00446711">
        <w:t xml:space="preserve"> </w:t>
      </w:r>
      <w:r w:rsidR="004D3A5D">
        <w:t>our task</w:t>
      </w:r>
      <w:r w:rsidRPr="00A26A6E">
        <w:t xml:space="preserve"> into three phases MNSTDEV, MSYADD1 and MSCPROJ making it one year from April 2024 to April 2025</w:t>
      </w:r>
    </w:p>
    <w:p w14:paraId="728B4011" w14:textId="097AFA04" w:rsidR="002411F5" w:rsidRDefault="002411F5" w:rsidP="002411F5">
      <w:pPr>
        <w:pStyle w:val="Heading2"/>
      </w:pPr>
      <w:bookmarkStart w:id="93" w:name="_Toc557123062"/>
      <w:bookmarkStart w:id="94" w:name="_Toc1426859121"/>
      <w:r>
        <w:t>Appendix C: Product Roadmap</w:t>
      </w:r>
      <w:bookmarkEnd w:id="93"/>
      <w:bookmarkEnd w:id="94"/>
    </w:p>
    <w:p w14:paraId="4DD63016" w14:textId="665744B3" w:rsidR="002411F5" w:rsidRDefault="002411F5" w:rsidP="002411F5">
      <w:r>
        <w:t>(</w:t>
      </w:r>
    </w:p>
    <w:p w14:paraId="3CF384AF" w14:textId="55C70442" w:rsidR="002411F5" w:rsidRPr="002411F5" w:rsidRDefault="005E222A" w:rsidP="002411F5">
      <w:pPr>
        <w:rPr>
          <w:i/>
          <w:iCs/>
        </w:rPr>
      </w:pPr>
      <w:r>
        <w:rPr>
          <w:i/>
          <w:iCs/>
        </w:rPr>
        <w:t>Updated</w:t>
      </w:r>
      <w:r w:rsidR="002411F5" w:rsidRPr="002411F5">
        <w:rPr>
          <w:i/>
          <w:iCs/>
        </w:rPr>
        <w:t xml:space="preserve"> product roadmap file here. Make sure that content is readable</w:t>
      </w:r>
    </w:p>
    <w:p w14:paraId="03DCCB1C" w14:textId="64F82826" w:rsidR="005A1DF0" w:rsidRDefault="002411F5" w:rsidP="004B60E0">
      <w:r>
        <w:t>)</w:t>
      </w:r>
    </w:p>
    <w:p w14:paraId="1F49278F" w14:textId="2B40FC64" w:rsidR="004B60E0" w:rsidRDefault="004B60E0" w:rsidP="004B60E0">
      <w:pPr>
        <w:pStyle w:val="Caption"/>
        <w:keepNext/>
      </w:pPr>
      <w:r>
        <w:t>Table 7 Product Road Map</w:t>
      </w:r>
    </w:p>
    <w:p w14:paraId="547F5830" w14:textId="77777777" w:rsidR="004B60E0" w:rsidRPr="00B812AC" w:rsidRDefault="004B60E0" w:rsidP="004B60E0">
      <w:pPr>
        <w:ind w:left="720" w:firstLine="720"/>
      </w:pPr>
    </w:p>
    <w:tbl>
      <w:tblPr>
        <w:tblStyle w:val="TableGrid"/>
        <w:tblW w:w="0" w:type="auto"/>
        <w:tblLook w:val="04A0" w:firstRow="1" w:lastRow="0" w:firstColumn="1" w:lastColumn="0" w:noHBand="0" w:noVBand="1"/>
      </w:tblPr>
      <w:tblGrid>
        <w:gridCol w:w="3116"/>
        <w:gridCol w:w="3117"/>
        <w:gridCol w:w="3117"/>
      </w:tblGrid>
      <w:tr w:rsidR="004B60E0" w14:paraId="60C5A3B1" w14:textId="77777777">
        <w:tc>
          <w:tcPr>
            <w:tcW w:w="3116" w:type="dxa"/>
          </w:tcPr>
          <w:p w14:paraId="34670EF7" w14:textId="77777777" w:rsidR="004B60E0" w:rsidRDefault="004B60E0">
            <w:pPr>
              <w:jc w:val="center"/>
            </w:pPr>
            <w:r>
              <w:t>MNSTDEV</w:t>
            </w:r>
          </w:p>
        </w:tc>
        <w:tc>
          <w:tcPr>
            <w:tcW w:w="3117" w:type="dxa"/>
          </w:tcPr>
          <w:p w14:paraId="70B5F84A" w14:textId="77777777" w:rsidR="004B60E0" w:rsidRDefault="004B60E0">
            <w:pPr>
              <w:jc w:val="center"/>
            </w:pPr>
            <w:r>
              <w:t>MSYADD1</w:t>
            </w:r>
          </w:p>
        </w:tc>
        <w:tc>
          <w:tcPr>
            <w:tcW w:w="3117" w:type="dxa"/>
          </w:tcPr>
          <w:p w14:paraId="10031191" w14:textId="77777777" w:rsidR="004B60E0" w:rsidRDefault="004B60E0">
            <w:pPr>
              <w:jc w:val="center"/>
            </w:pPr>
            <w:r>
              <w:t>MCSPROJ</w:t>
            </w:r>
          </w:p>
        </w:tc>
      </w:tr>
      <w:tr w:rsidR="004B60E0" w14:paraId="2ED8740B" w14:textId="77777777">
        <w:tc>
          <w:tcPr>
            <w:tcW w:w="3116" w:type="dxa"/>
          </w:tcPr>
          <w:p w14:paraId="1925AA19" w14:textId="77777777" w:rsidR="004B60E0" w:rsidRPr="0071438A" w:rsidRDefault="004B60E0">
            <w:pPr>
              <w:spacing w:before="100" w:beforeAutospacing="1" w:after="100" w:afterAutospacing="1" w:line="810" w:lineRule="atLeast"/>
              <w:rPr>
                <w:rFonts w:eastAsia="Times New Roman" w:cs="Arial"/>
                <w:color w:val="000000"/>
                <w:lang w:eastAsia="en-PH"/>
              </w:rPr>
            </w:pPr>
            <w:r w:rsidRPr="0071438A">
              <w:rPr>
                <w:rFonts w:eastAsia="Times New Roman" w:cs="Arial"/>
                <w:b/>
                <w:bCs/>
                <w:color w:val="000000"/>
                <w:lang w:eastAsia="en-PH"/>
              </w:rPr>
              <w:t>Milestone 1</w:t>
            </w:r>
          </w:p>
          <w:p w14:paraId="54FB5108" w14:textId="77777777" w:rsidR="004B60E0" w:rsidRPr="0071438A" w:rsidRDefault="004B60E0" w:rsidP="00BC4784">
            <w:pPr>
              <w:numPr>
                <w:ilvl w:val="0"/>
                <w:numId w:val="31"/>
              </w:numPr>
              <w:spacing w:before="100" w:beforeAutospacing="1" w:after="100" w:afterAutospacing="1"/>
              <w:rPr>
                <w:rFonts w:eastAsia="Times New Roman" w:cs="Arial"/>
                <w:lang w:eastAsia="en-PH"/>
              </w:rPr>
            </w:pPr>
            <w:r w:rsidRPr="0071438A">
              <w:rPr>
                <w:rFonts w:eastAsia="Times New Roman" w:cs="Arial"/>
                <w:color w:val="000000"/>
                <w:lang w:eastAsia="en-PH"/>
              </w:rPr>
              <w:t>Looking for a client</w:t>
            </w:r>
          </w:p>
          <w:p w14:paraId="4860727A" w14:textId="77777777" w:rsidR="004B60E0" w:rsidRPr="0071438A" w:rsidRDefault="004B60E0" w:rsidP="00BC4784">
            <w:pPr>
              <w:numPr>
                <w:ilvl w:val="0"/>
                <w:numId w:val="31"/>
              </w:numPr>
              <w:spacing w:before="100" w:beforeAutospacing="1" w:after="100" w:afterAutospacing="1"/>
              <w:rPr>
                <w:rFonts w:eastAsia="Times New Roman" w:cs="Arial"/>
                <w:lang w:eastAsia="en-PH"/>
              </w:rPr>
            </w:pPr>
            <w:r w:rsidRPr="0071438A">
              <w:rPr>
                <w:rFonts w:eastAsia="Times New Roman" w:cs="Arial"/>
                <w:color w:val="000000"/>
                <w:lang w:eastAsia="en-PH"/>
              </w:rPr>
              <w:t>Brainstorming and delegating task on MS teams and messenger</w:t>
            </w:r>
          </w:p>
          <w:p w14:paraId="3714929B" w14:textId="77777777" w:rsidR="004B60E0" w:rsidRPr="0071438A" w:rsidRDefault="004B60E0">
            <w:pPr>
              <w:spacing w:before="100" w:beforeAutospacing="1" w:after="100" w:afterAutospacing="1" w:line="810" w:lineRule="atLeast"/>
              <w:rPr>
                <w:rFonts w:eastAsia="Times New Roman" w:cs="Arial"/>
                <w:color w:val="000000"/>
                <w:lang w:eastAsia="en-PH"/>
              </w:rPr>
            </w:pPr>
            <w:r w:rsidRPr="0071438A">
              <w:rPr>
                <w:rFonts w:eastAsia="Times New Roman" w:cs="Arial"/>
                <w:b/>
                <w:bCs/>
                <w:color w:val="000000"/>
                <w:lang w:eastAsia="en-PH"/>
              </w:rPr>
              <w:t>Milestone 2</w:t>
            </w:r>
          </w:p>
          <w:p w14:paraId="2B490772" w14:textId="77777777" w:rsidR="004B60E0" w:rsidRPr="0071438A" w:rsidRDefault="004B60E0" w:rsidP="00BC4784">
            <w:pPr>
              <w:numPr>
                <w:ilvl w:val="0"/>
                <w:numId w:val="32"/>
              </w:numPr>
              <w:spacing w:before="100" w:beforeAutospacing="1" w:after="100" w:afterAutospacing="1"/>
              <w:rPr>
                <w:rFonts w:eastAsia="Times New Roman" w:cs="Arial"/>
                <w:lang w:eastAsia="en-PH"/>
              </w:rPr>
            </w:pPr>
            <w:r w:rsidRPr="0071438A">
              <w:rPr>
                <w:rFonts w:eastAsia="Times New Roman" w:cs="Arial"/>
                <w:color w:val="000000"/>
                <w:lang w:eastAsia="en-PH"/>
              </w:rPr>
              <w:t>Meeting and interviewing the client</w:t>
            </w:r>
          </w:p>
          <w:p w14:paraId="2BAF70AA" w14:textId="77777777" w:rsidR="004B60E0" w:rsidRPr="00AE6BC3" w:rsidRDefault="004B60E0" w:rsidP="00BC4784">
            <w:pPr>
              <w:numPr>
                <w:ilvl w:val="0"/>
                <w:numId w:val="32"/>
              </w:numPr>
              <w:spacing w:before="100" w:beforeAutospacing="1" w:after="100" w:afterAutospacing="1"/>
              <w:rPr>
                <w:rFonts w:eastAsia="Times New Roman" w:cs="Arial"/>
                <w:lang w:eastAsia="en-PH"/>
              </w:rPr>
            </w:pPr>
            <w:r w:rsidRPr="0071438A">
              <w:rPr>
                <w:rFonts w:eastAsia="Times New Roman" w:cs="Arial"/>
                <w:color w:val="000000"/>
                <w:lang w:eastAsia="en-PH"/>
              </w:rPr>
              <w:t>Making the research paper</w:t>
            </w:r>
          </w:p>
          <w:p w14:paraId="0481F1D8" w14:textId="77777777" w:rsidR="004B60E0" w:rsidRPr="0071438A" w:rsidRDefault="004B60E0" w:rsidP="00BC4784">
            <w:pPr>
              <w:numPr>
                <w:ilvl w:val="0"/>
                <w:numId w:val="32"/>
              </w:numPr>
              <w:spacing w:before="100" w:beforeAutospacing="1" w:after="100" w:afterAutospacing="1"/>
              <w:rPr>
                <w:rFonts w:eastAsia="Times New Roman" w:cs="Arial"/>
                <w:lang w:eastAsia="en-PH"/>
              </w:rPr>
            </w:pPr>
            <w:r>
              <w:rPr>
                <w:rFonts w:eastAsia="Times New Roman" w:cs="Arial"/>
                <w:color w:val="000000"/>
                <w:lang w:eastAsia="en-PH"/>
              </w:rPr>
              <w:t>Creating the design UI/UX design via Figma</w:t>
            </w:r>
          </w:p>
          <w:p w14:paraId="082794E8" w14:textId="77777777" w:rsidR="004B60E0" w:rsidRPr="0071438A" w:rsidRDefault="004B60E0">
            <w:pPr>
              <w:spacing w:before="100" w:beforeAutospacing="1" w:after="100" w:afterAutospacing="1" w:line="810" w:lineRule="atLeast"/>
              <w:rPr>
                <w:rFonts w:eastAsia="Times New Roman" w:cs="Arial"/>
                <w:color w:val="000000"/>
                <w:lang w:eastAsia="en-PH"/>
              </w:rPr>
            </w:pPr>
            <w:r w:rsidRPr="0071438A">
              <w:rPr>
                <w:rFonts w:eastAsia="Times New Roman" w:cs="Arial"/>
                <w:b/>
                <w:bCs/>
                <w:color w:val="000000"/>
                <w:lang w:eastAsia="en-PH"/>
              </w:rPr>
              <w:t>Milestone 3</w:t>
            </w:r>
          </w:p>
          <w:p w14:paraId="71884CEA" w14:textId="77777777" w:rsidR="004B60E0" w:rsidRPr="0071438A" w:rsidRDefault="004B60E0" w:rsidP="00BC4784">
            <w:pPr>
              <w:numPr>
                <w:ilvl w:val="0"/>
                <w:numId w:val="33"/>
              </w:numPr>
              <w:spacing w:before="100" w:beforeAutospacing="1" w:after="100" w:afterAutospacing="1"/>
              <w:rPr>
                <w:rFonts w:eastAsia="Times New Roman" w:cs="Arial"/>
                <w:lang w:eastAsia="en-PH"/>
              </w:rPr>
            </w:pPr>
            <w:r w:rsidRPr="0071438A">
              <w:rPr>
                <w:rFonts w:eastAsia="Times New Roman" w:cs="Arial"/>
                <w:color w:val="000000"/>
                <w:lang w:eastAsia="en-PH"/>
              </w:rPr>
              <w:t>Consulting our adviser and consultant about the paper</w:t>
            </w:r>
          </w:p>
          <w:p w14:paraId="14FB9589" w14:textId="77777777" w:rsidR="004B60E0" w:rsidRPr="00DC0BDB" w:rsidRDefault="004B60E0" w:rsidP="00BC4784">
            <w:pPr>
              <w:numPr>
                <w:ilvl w:val="0"/>
                <w:numId w:val="33"/>
              </w:numPr>
              <w:spacing w:before="100" w:beforeAutospacing="1" w:after="100" w:afterAutospacing="1"/>
              <w:rPr>
                <w:rFonts w:eastAsia="Times New Roman" w:cs="Arial"/>
                <w:lang w:eastAsia="en-PH"/>
              </w:rPr>
            </w:pPr>
            <w:r w:rsidRPr="0071438A">
              <w:rPr>
                <w:rFonts w:eastAsia="Times New Roman" w:cs="Arial"/>
                <w:color w:val="000000" w:themeColor="text1"/>
                <w:lang w:eastAsia="en-PH"/>
              </w:rPr>
              <w:t>Presentation of the paper to our adviser and panelist</w:t>
            </w:r>
          </w:p>
          <w:p w14:paraId="12A46B3C" w14:textId="77777777" w:rsidR="004B60E0" w:rsidRPr="00AE6BC3" w:rsidRDefault="004B60E0" w:rsidP="00BC4784">
            <w:pPr>
              <w:numPr>
                <w:ilvl w:val="0"/>
                <w:numId w:val="33"/>
              </w:numPr>
              <w:spacing w:before="100" w:beforeAutospacing="1" w:after="100" w:afterAutospacing="1"/>
              <w:rPr>
                <w:rFonts w:eastAsia="Times New Roman" w:cs="Arial"/>
                <w:lang w:eastAsia="en-PH"/>
              </w:rPr>
            </w:pPr>
            <w:r>
              <w:rPr>
                <w:rFonts w:eastAsia="Times New Roman" w:cs="Arial"/>
                <w:lang w:eastAsia="en-PH"/>
              </w:rPr>
              <w:t>Finals defense</w:t>
            </w:r>
          </w:p>
          <w:p w14:paraId="48B294B1" w14:textId="77777777" w:rsidR="004B60E0" w:rsidRPr="0071438A" w:rsidRDefault="004B60E0">
            <w:pPr>
              <w:spacing w:before="100" w:beforeAutospacing="1" w:after="100" w:afterAutospacing="1"/>
              <w:rPr>
                <w:rFonts w:eastAsia="Times New Roman" w:cs="Arial"/>
                <w:lang w:eastAsia="en-PH"/>
              </w:rPr>
            </w:pPr>
          </w:p>
          <w:p w14:paraId="05FF377A" w14:textId="77777777" w:rsidR="004B60E0" w:rsidRDefault="004B60E0"/>
        </w:tc>
        <w:tc>
          <w:tcPr>
            <w:tcW w:w="3117" w:type="dxa"/>
          </w:tcPr>
          <w:p w14:paraId="2AFFE963" w14:textId="77777777" w:rsidR="004B60E0" w:rsidRPr="0071438A" w:rsidRDefault="004B60E0">
            <w:pPr>
              <w:spacing w:before="100" w:beforeAutospacing="1" w:after="100" w:afterAutospacing="1" w:line="810" w:lineRule="atLeast"/>
              <w:rPr>
                <w:rFonts w:eastAsia="Times New Roman" w:cs="Arial"/>
                <w:color w:val="000000"/>
                <w:lang w:eastAsia="en-PH"/>
              </w:rPr>
            </w:pPr>
            <w:r w:rsidRPr="0071438A">
              <w:rPr>
                <w:rFonts w:eastAsia="Times New Roman" w:cs="Arial"/>
                <w:b/>
                <w:bCs/>
                <w:color w:val="000000"/>
                <w:lang w:eastAsia="en-PH"/>
              </w:rPr>
              <w:t xml:space="preserve">Milestone </w:t>
            </w:r>
            <w:r>
              <w:rPr>
                <w:rFonts w:eastAsia="Times New Roman" w:cs="Arial"/>
                <w:b/>
                <w:bCs/>
                <w:color w:val="000000"/>
                <w:lang w:eastAsia="en-PH"/>
              </w:rPr>
              <w:t>4</w:t>
            </w:r>
          </w:p>
          <w:p w14:paraId="36A938EE" w14:textId="77777777" w:rsidR="004B60E0" w:rsidRDefault="004B60E0" w:rsidP="00BC4784">
            <w:pPr>
              <w:numPr>
                <w:ilvl w:val="0"/>
                <w:numId w:val="31"/>
              </w:numPr>
              <w:spacing w:before="100" w:beforeAutospacing="1" w:after="100" w:afterAutospacing="1"/>
              <w:rPr>
                <w:rFonts w:eastAsia="Times New Roman" w:cs="Arial"/>
                <w:lang w:eastAsia="en-PH"/>
              </w:rPr>
            </w:pPr>
            <w:r>
              <w:rPr>
                <w:rFonts w:eastAsia="Times New Roman" w:cs="Arial"/>
                <w:lang w:eastAsia="en-PH"/>
              </w:rPr>
              <w:t>Learn and adjust the paper and project due to panelists advise</w:t>
            </w:r>
          </w:p>
          <w:p w14:paraId="14F9E49F" w14:textId="77777777" w:rsidR="004B60E0" w:rsidRPr="0071438A" w:rsidRDefault="004B60E0">
            <w:pPr>
              <w:spacing w:before="100" w:beforeAutospacing="1" w:after="100" w:afterAutospacing="1" w:line="810" w:lineRule="atLeast"/>
              <w:rPr>
                <w:rFonts w:eastAsia="Times New Roman" w:cs="Arial"/>
                <w:color w:val="000000"/>
                <w:lang w:eastAsia="en-PH"/>
              </w:rPr>
            </w:pPr>
            <w:r w:rsidRPr="0071438A">
              <w:rPr>
                <w:rFonts w:eastAsia="Times New Roman" w:cs="Arial"/>
                <w:b/>
                <w:bCs/>
                <w:color w:val="000000"/>
                <w:lang w:eastAsia="en-PH"/>
              </w:rPr>
              <w:t xml:space="preserve">Milestone </w:t>
            </w:r>
            <w:r>
              <w:rPr>
                <w:rFonts w:eastAsia="Times New Roman" w:cs="Arial"/>
                <w:b/>
                <w:bCs/>
                <w:color w:val="000000"/>
                <w:lang w:eastAsia="en-PH"/>
              </w:rPr>
              <w:t>5</w:t>
            </w:r>
          </w:p>
          <w:p w14:paraId="51C4594A" w14:textId="42359796" w:rsidR="004B60E0" w:rsidRDefault="004B60E0" w:rsidP="00BC4784">
            <w:pPr>
              <w:numPr>
                <w:ilvl w:val="0"/>
                <w:numId w:val="31"/>
              </w:numPr>
              <w:spacing w:before="100" w:beforeAutospacing="1" w:after="100" w:afterAutospacing="1"/>
              <w:rPr>
                <w:rFonts w:eastAsia="Times New Roman" w:cs="Arial"/>
                <w:lang w:eastAsia="en-PH"/>
              </w:rPr>
            </w:pPr>
            <w:r>
              <w:rPr>
                <w:rFonts w:eastAsia="Times New Roman" w:cs="Arial"/>
                <w:lang w:eastAsia="en-PH"/>
              </w:rPr>
              <w:t>Research and d</w:t>
            </w:r>
            <w:r w:rsidRPr="0012163F">
              <w:rPr>
                <w:rFonts w:eastAsia="Times New Roman" w:cs="Arial"/>
                <w:lang w:eastAsia="en-PH"/>
              </w:rPr>
              <w:t xml:space="preserve">esign the overall systems </w:t>
            </w:r>
            <w:r w:rsidR="00E92064">
              <w:rPr>
                <w:rFonts w:eastAsia="Times New Roman" w:cs="Arial"/>
                <w:lang w:eastAsia="en-PH"/>
              </w:rPr>
              <w:t>of our project</w:t>
            </w:r>
          </w:p>
          <w:p w14:paraId="74A24831" w14:textId="77777777" w:rsidR="004B60E0" w:rsidRDefault="004B60E0" w:rsidP="00BC4784">
            <w:pPr>
              <w:numPr>
                <w:ilvl w:val="0"/>
                <w:numId w:val="31"/>
              </w:numPr>
              <w:spacing w:before="100" w:beforeAutospacing="1" w:after="100" w:afterAutospacing="1"/>
              <w:rPr>
                <w:rFonts w:eastAsia="Times New Roman" w:cs="Arial"/>
                <w:lang w:eastAsia="en-PH"/>
              </w:rPr>
            </w:pPr>
            <w:r>
              <w:rPr>
                <w:rFonts w:eastAsia="Times New Roman" w:cs="Arial"/>
                <w:lang w:eastAsia="en-PH"/>
              </w:rPr>
              <w:t>Database modeling</w:t>
            </w:r>
          </w:p>
          <w:p w14:paraId="10B8779D" w14:textId="77777777" w:rsidR="004B60E0" w:rsidRPr="0071438A" w:rsidRDefault="004B60E0">
            <w:pPr>
              <w:spacing w:before="100" w:beforeAutospacing="1" w:after="100" w:afterAutospacing="1" w:line="810" w:lineRule="atLeast"/>
              <w:rPr>
                <w:rFonts w:eastAsia="Times New Roman" w:cs="Arial"/>
                <w:color w:val="000000"/>
                <w:lang w:eastAsia="en-PH"/>
              </w:rPr>
            </w:pPr>
          </w:p>
          <w:p w14:paraId="0FD18699" w14:textId="77777777" w:rsidR="004B60E0" w:rsidRDefault="004B60E0">
            <w:pPr>
              <w:spacing w:before="100" w:beforeAutospacing="1" w:after="100" w:afterAutospacing="1"/>
              <w:rPr>
                <w:rFonts w:eastAsia="Times New Roman" w:cs="Arial"/>
                <w:lang w:eastAsia="en-PH"/>
              </w:rPr>
            </w:pPr>
          </w:p>
          <w:p w14:paraId="742556C6" w14:textId="77777777" w:rsidR="004B60E0" w:rsidRPr="0071438A" w:rsidRDefault="004B60E0">
            <w:pPr>
              <w:spacing w:before="100" w:beforeAutospacing="1" w:after="100" w:afterAutospacing="1"/>
              <w:ind w:left="720"/>
              <w:rPr>
                <w:rFonts w:eastAsia="Times New Roman" w:cs="Arial"/>
                <w:lang w:eastAsia="en-PH"/>
              </w:rPr>
            </w:pPr>
          </w:p>
          <w:p w14:paraId="577ED6CD" w14:textId="77777777" w:rsidR="004B60E0" w:rsidRDefault="004B60E0"/>
        </w:tc>
        <w:tc>
          <w:tcPr>
            <w:tcW w:w="3117" w:type="dxa"/>
          </w:tcPr>
          <w:p w14:paraId="38034D77" w14:textId="77777777" w:rsidR="004B60E0" w:rsidRPr="0071438A" w:rsidRDefault="004B60E0">
            <w:pPr>
              <w:spacing w:before="100" w:beforeAutospacing="1" w:after="100" w:afterAutospacing="1" w:line="810" w:lineRule="atLeast"/>
              <w:rPr>
                <w:rFonts w:eastAsia="Times New Roman" w:cs="Arial"/>
                <w:color w:val="000000"/>
                <w:lang w:eastAsia="en-PH"/>
              </w:rPr>
            </w:pPr>
            <w:r w:rsidRPr="0071438A">
              <w:rPr>
                <w:rFonts w:eastAsia="Times New Roman" w:cs="Arial"/>
                <w:b/>
                <w:bCs/>
                <w:color w:val="000000"/>
                <w:lang w:eastAsia="en-PH"/>
              </w:rPr>
              <w:t xml:space="preserve">Milestone </w:t>
            </w:r>
            <w:r>
              <w:rPr>
                <w:rFonts w:eastAsia="Times New Roman" w:cs="Arial"/>
                <w:b/>
                <w:bCs/>
                <w:color w:val="000000"/>
                <w:lang w:eastAsia="en-PH"/>
              </w:rPr>
              <w:t>6</w:t>
            </w:r>
          </w:p>
          <w:p w14:paraId="71BFA3A5" w14:textId="77777777" w:rsidR="004B60E0" w:rsidRPr="00276943" w:rsidRDefault="004B60E0" w:rsidP="00BC4784">
            <w:pPr>
              <w:numPr>
                <w:ilvl w:val="0"/>
                <w:numId w:val="35"/>
              </w:numPr>
              <w:spacing w:before="100" w:beforeAutospacing="1" w:after="100" w:afterAutospacing="1"/>
            </w:pPr>
            <w:r>
              <w:rPr>
                <w:rFonts w:eastAsia="Times New Roman" w:cs="Arial"/>
                <w:lang w:eastAsia="en-PH"/>
              </w:rPr>
              <w:t>Creating the system prototype</w:t>
            </w:r>
          </w:p>
          <w:p w14:paraId="5FF5F3D7" w14:textId="3EE7CFD4" w:rsidR="004B60E0" w:rsidRPr="00276943" w:rsidRDefault="004B60E0" w:rsidP="00BC4784">
            <w:pPr>
              <w:pStyle w:val="ListParagraph"/>
              <w:numPr>
                <w:ilvl w:val="0"/>
                <w:numId w:val="35"/>
              </w:numPr>
              <w:rPr>
                <w:rFonts w:cs="Arial"/>
              </w:rPr>
            </w:pPr>
            <w:r w:rsidRPr="00B812AC">
              <w:rPr>
                <w:rFonts w:cs="Arial"/>
              </w:rPr>
              <w:t>Implementation of AI module and barcode systems with inventory management</w:t>
            </w:r>
          </w:p>
          <w:p w14:paraId="79986587" w14:textId="77777777" w:rsidR="004B60E0" w:rsidRPr="0071438A" w:rsidRDefault="004B60E0">
            <w:pPr>
              <w:spacing w:before="100" w:beforeAutospacing="1" w:after="100" w:afterAutospacing="1" w:line="810" w:lineRule="atLeast"/>
              <w:rPr>
                <w:rFonts w:eastAsia="Times New Roman" w:cs="Arial"/>
                <w:color w:val="000000"/>
                <w:lang w:eastAsia="en-PH"/>
              </w:rPr>
            </w:pPr>
            <w:r w:rsidRPr="0071438A">
              <w:rPr>
                <w:rFonts w:eastAsia="Times New Roman" w:cs="Arial"/>
                <w:b/>
                <w:bCs/>
                <w:color w:val="000000"/>
                <w:lang w:eastAsia="en-PH"/>
              </w:rPr>
              <w:t xml:space="preserve">Milestone </w:t>
            </w:r>
            <w:r>
              <w:rPr>
                <w:rFonts w:eastAsia="Times New Roman" w:cs="Arial"/>
                <w:b/>
                <w:bCs/>
                <w:color w:val="000000"/>
                <w:lang w:eastAsia="en-PH"/>
              </w:rPr>
              <w:t>7</w:t>
            </w:r>
          </w:p>
          <w:p w14:paraId="667BF7DB" w14:textId="77777777" w:rsidR="004B60E0" w:rsidRDefault="004B60E0" w:rsidP="00BC4784">
            <w:pPr>
              <w:pStyle w:val="ListParagraph"/>
              <w:numPr>
                <w:ilvl w:val="0"/>
                <w:numId w:val="35"/>
              </w:numPr>
              <w:spacing w:before="100" w:beforeAutospacing="1" w:after="100" w:afterAutospacing="1"/>
            </w:pPr>
            <w:r>
              <w:t>Testing of the system and bug hunting and fixes</w:t>
            </w:r>
          </w:p>
          <w:p w14:paraId="3CE08AAA" w14:textId="77777777" w:rsidR="004B60E0" w:rsidRPr="00B812AC" w:rsidRDefault="004B60E0" w:rsidP="00BC4784">
            <w:pPr>
              <w:pStyle w:val="ListParagraph"/>
              <w:numPr>
                <w:ilvl w:val="0"/>
                <w:numId w:val="35"/>
              </w:numPr>
              <w:rPr>
                <w:rFonts w:cs="Arial"/>
              </w:rPr>
            </w:pPr>
            <w:r w:rsidRPr="00B812AC">
              <w:rPr>
                <w:rFonts w:cs="Arial"/>
              </w:rPr>
              <w:t>Project deployment</w:t>
            </w:r>
          </w:p>
          <w:p w14:paraId="0D346A23" w14:textId="77777777" w:rsidR="004B60E0" w:rsidRDefault="004B60E0">
            <w:pPr>
              <w:pStyle w:val="ListParagraph"/>
              <w:spacing w:before="100" w:beforeAutospacing="1" w:after="100" w:afterAutospacing="1"/>
            </w:pPr>
          </w:p>
        </w:tc>
      </w:tr>
    </w:tbl>
    <w:p w14:paraId="4E4D0BD7" w14:textId="0BB8CC4C" w:rsidR="00754638" w:rsidRPr="00754638" w:rsidRDefault="00754638" w:rsidP="00754638">
      <w:pPr>
        <w:sectPr w:rsidR="00754638" w:rsidRPr="00754638">
          <w:footerReference w:type="default" r:id="rId56"/>
          <w:pgSz w:w="12240" w:h="15840"/>
          <w:pgMar w:top="1440" w:right="1440" w:bottom="1440" w:left="1440" w:header="708" w:footer="708" w:gutter="0"/>
          <w:cols w:space="708"/>
          <w:docGrid w:linePitch="360"/>
        </w:sectPr>
      </w:pPr>
    </w:p>
    <w:p w14:paraId="31CC0F97" w14:textId="68EBB7CA" w:rsidR="008771F7" w:rsidRDefault="271F0C3E" w:rsidP="005A1DF0">
      <w:pPr>
        <w:pStyle w:val="Heading2"/>
      </w:pPr>
      <w:bookmarkStart w:id="95" w:name="_Toc1701292020"/>
      <w:bookmarkStart w:id="96" w:name="_Toc1528764243"/>
      <w:r>
        <w:t>Appendix E: Teams Meetings</w:t>
      </w:r>
      <w:bookmarkEnd w:id="95"/>
      <w:bookmarkEnd w:id="96"/>
    </w:p>
    <w:p w14:paraId="1565AD3E" w14:textId="77777777" w:rsidR="008771F7" w:rsidRDefault="271F0C3E" w:rsidP="0CE2B04B">
      <w:r>
        <w:t>(</w:t>
      </w:r>
    </w:p>
    <w:p w14:paraId="068D3810" w14:textId="4B85B53E" w:rsidR="008771F7" w:rsidRDefault="271F0C3E" w:rsidP="0CE2B04B">
      <w:pPr>
        <w:rPr>
          <w:i/>
          <w:iCs/>
        </w:rPr>
      </w:pPr>
      <w:r w:rsidRPr="0CE2B04B">
        <w:rPr>
          <w:i/>
          <w:iCs/>
        </w:rPr>
        <w:t>Include here screenshots of meetings with adviser/consultants (please ask permission), and if possible, minutes of your meetings</w:t>
      </w:r>
    </w:p>
    <w:p w14:paraId="68CB5BD1" w14:textId="718FA9F7" w:rsidR="008771F7" w:rsidRDefault="271F0C3E" w:rsidP="0CE2B04B">
      <w:pPr>
        <w:rPr>
          <w:i/>
          <w:iCs/>
        </w:rPr>
      </w:pPr>
      <w:r w:rsidRPr="0CE2B04B">
        <w:rPr>
          <w:i/>
          <w:iCs/>
        </w:rPr>
        <w:t>Date</w:t>
      </w:r>
    </w:p>
    <w:p w14:paraId="09608024" w14:textId="422C9EF3" w:rsidR="008771F7" w:rsidRDefault="271F0C3E" w:rsidP="0CE2B04B">
      <w:pPr>
        <w:rPr>
          <w:i/>
          <w:iCs/>
        </w:rPr>
      </w:pPr>
      <w:r w:rsidRPr="0CE2B04B">
        <w:rPr>
          <w:i/>
          <w:iCs/>
        </w:rPr>
        <w:t>Agenda</w:t>
      </w:r>
    </w:p>
    <w:p w14:paraId="296D84DF" w14:textId="31E5C375" w:rsidR="008771F7" w:rsidRDefault="271F0C3E" w:rsidP="0CE2B04B">
      <w:pPr>
        <w:rPr>
          <w:i/>
          <w:iCs/>
        </w:rPr>
      </w:pPr>
      <w:r w:rsidRPr="0CE2B04B">
        <w:rPr>
          <w:i/>
          <w:iCs/>
        </w:rPr>
        <w:t>Screenshot</w:t>
      </w:r>
    </w:p>
    <w:p w14:paraId="1107F654" w14:textId="171A5997" w:rsidR="008771F7" w:rsidRDefault="271F0C3E" w:rsidP="0CE2B04B">
      <w:r>
        <w:t>)</w:t>
      </w:r>
    </w:p>
    <w:p w14:paraId="2F705126" w14:textId="0808BDF5" w:rsidR="008771F7" w:rsidRDefault="271F0C3E" w:rsidP="0CE2B04B">
      <w:r w:rsidRPr="4E3F49D8">
        <w:rPr>
          <w:b/>
          <w:bCs/>
        </w:rPr>
        <w:t>Date:</w:t>
      </w:r>
      <w:r>
        <w:t xml:space="preserve"> </w:t>
      </w:r>
      <w:r w:rsidR="737A7067" w:rsidRPr="4E3F49D8">
        <w:rPr>
          <w:b/>
          <w:bCs/>
        </w:rPr>
        <w:t>June 10, 2024</w:t>
      </w:r>
    </w:p>
    <w:p w14:paraId="64C8AC63" w14:textId="7FEF02B9" w:rsidR="008771F7" w:rsidRDefault="271F0C3E" w:rsidP="0CE2B04B">
      <w:r w:rsidRPr="4E3F49D8">
        <w:rPr>
          <w:b/>
          <w:bCs/>
        </w:rPr>
        <w:t>Time:</w:t>
      </w:r>
      <w:r w:rsidR="154F340B" w:rsidRPr="4E3F49D8">
        <w:rPr>
          <w:b/>
          <w:bCs/>
        </w:rPr>
        <w:t xml:space="preserve"> 4:24 PM – 5:</w:t>
      </w:r>
      <w:r w:rsidR="7E2C4EE1" w:rsidRPr="4E3F49D8">
        <w:rPr>
          <w:b/>
          <w:bCs/>
        </w:rPr>
        <w:t>20</w:t>
      </w:r>
      <w:r w:rsidR="154F340B" w:rsidRPr="4E3F49D8">
        <w:rPr>
          <w:b/>
          <w:bCs/>
        </w:rPr>
        <w:t xml:space="preserve"> PM</w:t>
      </w:r>
    </w:p>
    <w:tbl>
      <w:tblPr>
        <w:tblStyle w:val="TableGrid"/>
        <w:tblW w:w="0" w:type="auto"/>
        <w:jc w:val="center"/>
        <w:tblLayout w:type="fixed"/>
        <w:tblLook w:val="06A0" w:firstRow="1" w:lastRow="0" w:firstColumn="1" w:lastColumn="0" w:noHBand="1" w:noVBand="1"/>
      </w:tblPr>
      <w:tblGrid>
        <w:gridCol w:w="4680"/>
        <w:gridCol w:w="4680"/>
      </w:tblGrid>
      <w:tr w:rsidR="2F6D6976" w14:paraId="48826145" w14:textId="77777777" w:rsidTr="4E3F49D8">
        <w:trPr>
          <w:trHeight w:val="300"/>
          <w:jc w:val="center"/>
        </w:trPr>
        <w:tc>
          <w:tcPr>
            <w:tcW w:w="4680" w:type="dxa"/>
          </w:tcPr>
          <w:p w14:paraId="2DDBA5EE" w14:textId="5222433D" w:rsidR="0447CB65" w:rsidRDefault="0447CB65" w:rsidP="1BD8F5C6">
            <w:pPr>
              <w:jc w:val="center"/>
              <w:rPr>
                <w:b/>
                <w:bCs/>
              </w:rPr>
            </w:pPr>
            <w:r w:rsidRPr="6441F4A3">
              <w:rPr>
                <w:b/>
              </w:rPr>
              <w:t>Attendees</w:t>
            </w:r>
          </w:p>
          <w:p w14:paraId="2FE2BDB2" w14:textId="3B7EBE8F" w:rsidR="0447CB65" w:rsidRDefault="5E99BBBF" w:rsidP="00BC4784">
            <w:pPr>
              <w:pStyle w:val="ListParagraph"/>
              <w:numPr>
                <w:ilvl w:val="0"/>
                <w:numId w:val="36"/>
              </w:numPr>
            </w:pPr>
            <w:r>
              <w:t>Hans Edwin Y. Maybituin</w:t>
            </w:r>
          </w:p>
          <w:p w14:paraId="36C04B5E" w14:textId="42D90502" w:rsidR="0447CB65" w:rsidRDefault="5E99BBBF" w:rsidP="00BC4784">
            <w:pPr>
              <w:pStyle w:val="ListParagraph"/>
              <w:numPr>
                <w:ilvl w:val="0"/>
                <w:numId w:val="36"/>
              </w:numPr>
            </w:pPr>
            <w:r>
              <w:t>Daniel Louis Balubar</w:t>
            </w:r>
          </w:p>
          <w:p w14:paraId="027BFD8E" w14:textId="2607B9E4" w:rsidR="0447CB65" w:rsidRDefault="5E99BBBF" w:rsidP="00BC4784">
            <w:pPr>
              <w:pStyle w:val="ListParagraph"/>
              <w:numPr>
                <w:ilvl w:val="0"/>
                <w:numId w:val="36"/>
              </w:numPr>
            </w:pPr>
            <w:r>
              <w:t>Carl Agot</w:t>
            </w:r>
          </w:p>
          <w:p w14:paraId="44C2CA39" w14:textId="6B5C00B3" w:rsidR="0447CB65" w:rsidRDefault="5E99BBBF" w:rsidP="00BC4784">
            <w:pPr>
              <w:pStyle w:val="ListParagraph"/>
              <w:numPr>
                <w:ilvl w:val="0"/>
                <w:numId w:val="36"/>
              </w:numPr>
            </w:pPr>
            <w:r>
              <w:t>Noel Catabona</w:t>
            </w:r>
          </w:p>
          <w:p w14:paraId="2C1267A9" w14:textId="1838FADB" w:rsidR="0447CB65" w:rsidRDefault="549641B9" w:rsidP="00BC4784">
            <w:pPr>
              <w:pStyle w:val="ListParagraph"/>
              <w:numPr>
                <w:ilvl w:val="0"/>
                <w:numId w:val="36"/>
              </w:numPr>
            </w:pPr>
            <w:r>
              <w:t>Ryan John Perez (Adviser)</w:t>
            </w:r>
          </w:p>
        </w:tc>
        <w:tc>
          <w:tcPr>
            <w:tcW w:w="4680" w:type="dxa"/>
          </w:tcPr>
          <w:p w14:paraId="0C28A122" w14:textId="752DE2EF" w:rsidR="634E78E8" w:rsidRDefault="634E78E8" w:rsidP="4E3F49D8">
            <w:pPr>
              <w:jc w:val="center"/>
              <w:rPr>
                <w:b/>
                <w:bCs/>
              </w:rPr>
            </w:pPr>
            <w:r w:rsidRPr="4E3F49D8">
              <w:rPr>
                <w:b/>
                <w:bCs/>
              </w:rPr>
              <w:t>Purpose / Objectives</w:t>
            </w:r>
          </w:p>
          <w:p w14:paraId="76568472" w14:textId="3A5652D7" w:rsidR="2F6D6976" w:rsidRDefault="7E3098CC" w:rsidP="00BC4784">
            <w:pPr>
              <w:pStyle w:val="ListParagraph"/>
              <w:numPr>
                <w:ilvl w:val="0"/>
                <w:numId w:val="37"/>
              </w:numPr>
            </w:pPr>
            <w:r>
              <w:t>Consultation about the post midterm presentation</w:t>
            </w:r>
          </w:p>
          <w:p w14:paraId="3F0EA8C0" w14:textId="51B974C1" w:rsidR="2F6D6976" w:rsidRDefault="528568CC" w:rsidP="00BC4784">
            <w:pPr>
              <w:pStyle w:val="ListParagraph"/>
              <w:numPr>
                <w:ilvl w:val="0"/>
                <w:numId w:val="37"/>
              </w:numPr>
            </w:pPr>
            <w:r>
              <w:t>Discuss the strengths and weaknesses of the post midterm presentations.</w:t>
            </w:r>
          </w:p>
          <w:p w14:paraId="5EE7668D" w14:textId="7B43F9EC" w:rsidR="2F6D6976" w:rsidRDefault="528568CC" w:rsidP="00BC4784">
            <w:pPr>
              <w:pStyle w:val="ListParagraph"/>
              <w:numPr>
                <w:ilvl w:val="0"/>
                <w:numId w:val="37"/>
              </w:numPr>
            </w:pPr>
            <w:r>
              <w:t>Highlight areas that met or exceeded expectations, and highlight also what needs to be revised.</w:t>
            </w:r>
          </w:p>
        </w:tc>
      </w:tr>
    </w:tbl>
    <w:p w14:paraId="5A35A23D" w14:textId="6140699B" w:rsidR="008771F7" w:rsidRDefault="0942FC1A" w:rsidP="4E3F49D8">
      <w:r>
        <w:rPr>
          <w:noProof/>
        </w:rPr>
        <w:drawing>
          <wp:inline distT="0" distB="0" distL="0" distR="0" wp14:anchorId="0F7C31A0" wp14:editId="04E4CA27">
            <wp:extent cx="5857875" cy="3362325"/>
            <wp:effectExtent l="0" t="0" r="0" b="0"/>
            <wp:docPr id="1551027651" name="Picture 155102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5857875" cy="3362325"/>
                    </a:xfrm>
                    <a:prstGeom prst="rect">
                      <a:avLst/>
                    </a:prstGeom>
                  </pic:spPr>
                </pic:pic>
              </a:graphicData>
            </a:graphic>
          </wp:inline>
        </w:drawing>
      </w:r>
    </w:p>
    <w:p w14:paraId="6A8EFC25" w14:textId="0A1F3E47" w:rsidR="1BD8F5C6" w:rsidRDefault="1BD8F5C6" w:rsidP="1BD8F5C6"/>
    <w:p w14:paraId="301ABC02" w14:textId="07F55205" w:rsidR="634E78E8" w:rsidRDefault="634E78E8">
      <w:r w:rsidRPr="4E3F49D8">
        <w:rPr>
          <w:b/>
          <w:bCs/>
        </w:rPr>
        <w:t>Date:</w:t>
      </w:r>
      <w:r>
        <w:t xml:space="preserve"> </w:t>
      </w:r>
      <w:r w:rsidR="074815EB" w:rsidRPr="4E3F49D8">
        <w:rPr>
          <w:b/>
          <w:bCs/>
        </w:rPr>
        <w:t>June 14, 2024</w:t>
      </w:r>
    </w:p>
    <w:p w14:paraId="0257BEC4" w14:textId="10CA2146" w:rsidR="634E78E8" w:rsidRDefault="634E78E8" w:rsidP="4E3F49D8">
      <w:pPr>
        <w:rPr>
          <w:b/>
          <w:bCs/>
        </w:rPr>
      </w:pPr>
      <w:r w:rsidRPr="4E3F49D8">
        <w:rPr>
          <w:b/>
          <w:bCs/>
        </w:rPr>
        <w:t>Time:</w:t>
      </w:r>
      <w:r w:rsidR="28D5D177" w:rsidRPr="4E3F49D8">
        <w:rPr>
          <w:b/>
          <w:bCs/>
        </w:rPr>
        <w:t xml:space="preserve"> </w:t>
      </w:r>
      <w:r w:rsidR="7BE5266B" w:rsidRPr="4E3F49D8">
        <w:rPr>
          <w:b/>
          <w:bCs/>
        </w:rPr>
        <w:t>1:30</w:t>
      </w:r>
      <w:r w:rsidR="24AF76F3" w:rsidRPr="4E3F49D8">
        <w:rPr>
          <w:b/>
          <w:bCs/>
        </w:rPr>
        <w:t xml:space="preserve"> PM</w:t>
      </w:r>
      <w:r w:rsidR="55D7B2AA" w:rsidRPr="4E3F49D8">
        <w:rPr>
          <w:b/>
          <w:bCs/>
        </w:rPr>
        <w:t xml:space="preserve"> – 3:30 PM</w:t>
      </w:r>
    </w:p>
    <w:tbl>
      <w:tblPr>
        <w:tblStyle w:val="TableGrid"/>
        <w:tblW w:w="0" w:type="auto"/>
        <w:jc w:val="center"/>
        <w:tblLook w:val="06A0" w:firstRow="1" w:lastRow="0" w:firstColumn="1" w:lastColumn="0" w:noHBand="1" w:noVBand="1"/>
      </w:tblPr>
      <w:tblGrid>
        <w:gridCol w:w="4675"/>
        <w:gridCol w:w="4675"/>
      </w:tblGrid>
      <w:tr w:rsidR="377B8F90" w14:paraId="3CF55042" w14:textId="77777777" w:rsidTr="4E3F49D8">
        <w:trPr>
          <w:trHeight w:val="300"/>
          <w:jc w:val="center"/>
        </w:trPr>
        <w:tc>
          <w:tcPr>
            <w:tcW w:w="4680" w:type="dxa"/>
          </w:tcPr>
          <w:p w14:paraId="2BC93DC9" w14:textId="285CBEE2" w:rsidR="50264C86" w:rsidRDefault="377B8F90" w:rsidP="50264C86">
            <w:pPr>
              <w:jc w:val="center"/>
              <w:rPr>
                <w:b/>
                <w:bCs/>
              </w:rPr>
            </w:pPr>
            <w:r w:rsidRPr="377B8F90">
              <w:rPr>
                <w:b/>
                <w:bCs/>
              </w:rPr>
              <w:t>Attendees</w:t>
            </w:r>
          </w:p>
          <w:p w14:paraId="4E15D298" w14:textId="7BFA2461" w:rsidR="377B8F90" w:rsidRDefault="18177561" w:rsidP="00BC4784">
            <w:pPr>
              <w:pStyle w:val="ListParagraph"/>
              <w:numPr>
                <w:ilvl w:val="0"/>
                <w:numId w:val="39"/>
              </w:numPr>
            </w:pPr>
            <w:r>
              <w:t>Hans Edwin Y. Maybituin</w:t>
            </w:r>
          </w:p>
          <w:p w14:paraId="1F2EFA17" w14:textId="42D90502" w:rsidR="377B8F90" w:rsidRDefault="18177561" w:rsidP="00BC4784">
            <w:pPr>
              <w:pStyle w:val="ListParagraph"/>
              <w:numPr>
                <w:ilvl w:val="0"/>
                <w:numId w:val="39"/>
              </w:numPr>
            </w:pPr>
            <w:r>
              <w:t>Daniel Louis Balubar</w:t>
            </w:r>
          </w:p>
          <w:p w14:paraId="2DDD0AB4" w14:textId="2607B9E4" w:rsidR="377B8F90" w:rsidRDefault="18177561" w:rsidP="00BC4784">
            <w:pPr>
              <w:pStyle w:val="ListParagraph"/>
              <w:numPr>
                <w:ilvl w:val="0"/>
                <w:numId w:val="39"/>
              </w:numPr>
            </w:pPr>
            <w:r>
              <w:t>Carl Agot</w:t>
            </w:r>
          </w:p>
          <w:p w14:paraId="23FF170E" w14:textId="7FE483D7" w:rsidR="377B8F90" w:rsidRDefault="18177561" w:rsidP="00BC4784">
            <w:pPr>
              <w:pStyle w:val="ListParagraph"/>
              <w:numPr>
                <w:ilvl w:val="0"/>
                <w:numId w:val="39"/>
              </w:numPr>
            </w:pPr>
            <w:r>
              <w:t>Noel Catabona</w:t>
            </w:r>
          </w:p>
          <w:p w14:paraId="3167FB5B" w14:textId="2977F4EE" w:rsidR="377B8F90" w:rsidRDefault="616107DA" w:rsidP="00BC4784">
            <w:pPr>
              <w:pStyle w:val="ListParagraph"/>
              <w:numPr>
                <w:ilvl w:val="0"/>
                <w:numId w:val="39"/>
              </w:numPr>
            </w:pPr>
            <w:r>
              <w:t>Engel-</w:t>
            </w:r>
            <w:r w:rsidR="59FABA2B">
              <w:t>Jan Pamittan</w:t>
            </w:r>
            <w:r w:rsidR="7374E5B7">
              <w:t xml:space="preserve"> (Consultant)</w:t>
            </w:r>
          </w:p>
        </w:tc>
        <w:tc>
          <w:tcPr>
            <w:tcW w:w="4680" w:type="dxa"/>
          </w:tcPr>
          <w:p w14:paraId="3F817481" w14:textId="752665DD" w:rsidR="3C0BE8AE" w:rsidRDefault="377B8F90" w:rsidP="3C0BE8AE">
            <w:pPr>
              <w:jc w:val="center"/>
              <w:rPr>
                <w:b/>
                <w:bCs/>
              </w:rPr>
            </w:pPr>
            <w:r w:rsidRPr="377B8F90">
              <w:rPr>
                <w:b/>
                <w:bCs/>
              </w:rPr>
              <w:t>Purpose / Objectives</w:t>
            </w:r>
          </w:p>
          <w:p w14:paraId="75F19EBE" w14:textId="3629CC7E" w:rsidR="377B8F90" w:rsidRDefault="7C450C4B" w:rsidP="00BC4784">
            <w:pPr>
              <w:pStyle w:val="ListParagraph"/>
              <w:numPr>
                <w:ilvl w:val="0"/>
                <w:numId w:val="38"/>
              </w:numPr>
              <w:rPr>
                <w:b/>
                <w:bCs/>
              </w:rPr>
            </w:pPr>
            <w:r>
              <w:t>Revisions of Paper.</w:t>
            </w:r>
          </w:p>
          <w:p w14:paraId="5FDBA729" w14:textId="520C82E6" w:rsidR="377B8F90" w:rsidRDefault="7C450C4B" w:rsidP="00BC4784">
            <w:pPr>
              <w:pStyle w:val="ListParagraph"/>
              <w:numPr>
                <w:ilvl w:val="0"/>
                <w:numId w:val="38"/>
              </w:numPr>
            </w:pPr>
            <w:r>
              <w:t xml:space="preserve">Our consultant suggested a pos system </w:t>
            </w:r>
            <w:r w:rsidR="5FC08705">
              <w:t>to develop the inventory system</w:t>
            </w:r>
          </w:p>
        </w:tc>
      </w:tr>
    </w:tbl>
    <w:p w14:paraId="12711EDC" w14:textId="4D4F075C" w:rsidR="4D6C2CF5" w:rsidRDefault="7C450C4B" w:rsidP="4E3F49D8">
      <w:r>
        <w:rPr>
          <w:noProof/>
        </w:rPr>
        <w:drawing>
          <wp:inline distT="0" distB="0" distL="0" distR="0" wp14:anchorId="76A72D4E" wp14:editId="146B73EE">
            <wp:extent cx="5943600" cy="3162300"/>
            <wp:effectExtent l="0" t="0" r="0" b="0"/>
            <wp:docPr id="2054541891" name="Picture 2054541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5943600" cy="3162300"/>
                    </a:xfrm>
                    <a:prstGeom prst="rect">
                      <a:avLst/>
                    </a:prstGeom>
                  </pic:spPr>
                </pic:pic>
              </a:graphicData>
            </a:graphic>
          </wp:inline>
        </w:drawing>
      </w:r>
    </w:p>
    <w:p w14:paraId="047A0223" w14:textId="36A7F8D4" w:rsidR="72EDA8A1" w:rsidRDefault="72EDA8A1" w:rsidP="4E3F49D8"/>
    <w:p w14:paraId="671291D7" w14:textId="64E076BC" w:rsidR="40C0FA53" w:rsidRDefault="40C0FA53">
      <w:r w:rsidRPr="4E3F49D8">
        <w:rPr>
          <w:b/>
          <w:bCs/>
        </w:rPr>
        <w:t>Date:</w:t>
      </w:r>
      <w:r>
        <w:t xml:space="preserve"> </w:t>
      </w:r>
      <w:r w:rsidR="0C383A7D" w:rsidRPr="4E3F49D8">
        <w:rPr>
          <w:b/>
          <w:bCs/>
        </w:rPr>
        <w:t>June 24, 2024</w:t>
      </w:r>
    </w:p>
    <w:p w14:paraId="4BE6222C" w14:textId="6040A3C5" w:rsidR="40C0FA53" w:rsidRDefault="40C0FA53">
      <w:r w:rsidRPr="4E3F49D8">
        <w:rPr>
          <w:b/>
          <w:bCs/>
        </w:rPr>
        <w:t>Time:</w:t>
      </w:r>
      <w:r w:rsidR="71D35AB5" w:rsidRPr="4E3F49D8">
        <w:rPr>
          <w:b/>
          <w:bCs/>
        </w:rPr>
        <w:t xml:space="preserve"> 7:00 PM – 8:00 PM</w:t>
      </w:r>
    </w:p>
    <w:tbl>
      <w:tblPr>
        <w:tblStyle w:val="TableGrid"/>
        <w:tblW w:w="0" w:type="auto"/>
        <w:jc w:val="center"/>
        <w:tblLook w:val="06A0" w:firstRow="1" w:lastRow="0" w:firstColumn="1" w:lastColumn="0" w:noHBand="1" w:noVBand="1"/>
      </w:tblPr>
      <w:tblGrid>
        <w:gridCol w:w="4674"/>
        <w:gridCol w:w="4676"/>
      </w:tblGrid>
      <w:tr w:rsidR="72EDA8A1" w14:paraId="3123EA06" w14:textId="77777777" w:rsidTr="5B64B165">
        <w:trPr>
          <w:trHeight w:val="300"/>
          <w:jc w:val="center"/>
        </w:trPr>
        <w:tc>
          <w:tcPr>
            <w:tcW w:w="4680" w:type="dxa"/>
          </w:tcPr>
          <w:p w14:paraId="66CFAB33" w14:textId="285CBEE2" w:rsidR="72EDA8A1" w:rsidRDefault="72EDA8A1" w:rsidP="72EDA8A1">
            <w:pPr>
              <w:jc w:val="center"/>
              <w:rPr>
                <w:b/>
                <w:bCs/>
              </w:rPr>
            </w:pPr>
            <w:r w:rsidRPr="72EDA8A1">
              <w:rPr>
                <w:b/>
                <w:bCs/>
              </w:rPr>
              <w:t>Attendees</w:t>
            </w:r>
          </w:p>
          <w:p w14:paraId="175F9B9F" w14:textId="18C2765A" w:rsidR="72EDA8A1" w:rsidRDefault="28BF956C" w:rsidP="00BC4784">
            <w:pPr>
              <w:pStyle w:val="ListParagraph"/>
              <w:numPr>
                <w:ilvl w:val="0"/>
                <w:numId w:val="39"/>
              </w:numPr>
            </w:pPr>
            <w:r>
              <w:t>Hans Edwin Y. Maybituin</w:t>
            </w:r>
          </w:p>
          <w:p w14:paraId="0AA54513" w14:textId="42D90502" w:rsidR="72EDA8A1" w:rsidRDefault="28BF956C" w:rsidP="00BC4784">
            <w:pPr>
              <w:pStyle w:val="ListParagraph"/>
              <w:numPr>
                <w:ilvl w:val="0"/>
                <w:numId w:val="39"/>
              </w:numPr>
            </w:pPr>
            <w:r>
              <w:t>Daniel Louis Balubar</w:t>
            </w:r>
          </w:p>
          <w:p w14:paraId="32D4E50B" w14:textId="2607B9E4" w:rsidR="72EDA8A1" w:rsidRDefault="28BF956C" w:rsidP="00BC4784">
            <w:pPr>
              <w:pStyle w:val="ListParagraph"/>
              <w:numPr>
                <w:ilvl w:val="0"/>
                <w:numId w:val="39"/>
              </w:numPr>
            </w:pPr>
            <w:r>
              <w:t>Carl Agot</w:t>
            </w:r>
          </w:p>
          <w:p w14:paraId="247256D8" w14:textId="34283862" w:rsidR="72EDA8A1" w:rsidRDefault="28BF956C" w:rsidP="00BC4784">
            <w:pPr>
              <w:pStyle w:val="ListParagraph"/>
              <w:numPr>
                <w:ilvl w:val="0"/>
                <w:numId w:val="39"/>
              </w:numPr>
            </w:pPr>
            <w:r>
              <w:t>Noel Catabona</w:t>
            </w:r>
          </w:p>
          <w:p w14:paraId="5711D71B" w14:textId="3C10D279" w:rsidR="72EDA8A1" w:rsidRDefault="28BF956C" w:rsidP="00BC4784">
            <w:pPr>
              <w:pStyle w:val="ListParagraph"/>
              <w:numPr>
                <w:ilvl w:val="0"/>
                <w:numId w:val="39"/>
              </w:numPr>
            </w:pPr>
            <w:r>
              <w:t>Edson Y. Maybituin</w:t>
            </w:r>
          </w:p>
        </w:tc>
        <w:tc>
          <w:tcPr>
            <w:tcW w:w="4680" w:type="dxa"/>
          </w:tcPr>
          <w:p w14:paraId="2CBF0C5D" w14:textId="752665DD" w:rsidR="72EDA8A1" w:rsidRDefault="72EDA8A1" w:rsidP="72EDA8A1">
            <w:pPr>
              <w:jc w:val="center"/>
              <w:rPr>
                <w:b/>
                <w:bCs/>
              </w:rPr>
            </w:pPr>
            <w:r w:rsidRPr="72EDA8A1">
              <w:rPr>
                <w:b/>
                <w:bCs/>
              </w:rPr>
              <w:t>Purpose / Objectives</w:t>
            </w:r>
          </w:p>
          <w:p w14:paraId="795DC29C" w14:textId="2DF8B1DB" w:rsidR="72EDA8A1" w:rsidRDefault="1AC13951" w:rsidP="00BC4784">
            <w:pPr>
              <w:pStyle w:val="ListParagraph"/>
              <w:numPr>
                <w:ilvl w:val="0"/>
                <w:numId w:val="38"/>
              </w:numPr>
            </w:pPr>
            <w:r>
              <w:t>Final Meeting with the Client</w:t>
            </w:r>
            <w:r w:rsidR="66120EAB">
              <w:t>.</w:t>
            </w:r>
          </w:p>
          <w:p w14:paraId="6CBA1E20" w14:textId="033785F4" w:rsidR="72EDA8A1" w:rsidRDefault="1AC13951" w:rsidP="00BC4784">
            <w:pPr>
              <w:pStyle w:val="ListParagraph"/>
              <w:numPr>
                <w:ilvl w:val="0"/>
                <w:numId w:val="38"/>
              </w:numPr>
            </w:pPr>
            <w:r>
              <w:t xml:space="preserve">Compilation of the Project and the </w:t>
            </w:r>
            <w:r w:rsidR="7DB66974">
              <w:t>requirements</w:t>
            </w:r>
            <w:r>
              <w:t xml:space="preserve"> for Presentation</w:t>
            </w:r>
            <w:r w:rsidR="6846B6AF">
              <w:t>.</w:t>
            </w:r>
          </w:p>
          <w:p w14:paraId="0167098D" w14:textId="3D4A17E7" w:rsidR="72EDA8A1" w:rsidRDefault="49A74262" w:rsidP="00BC4784">
            <w:pPr>
              <w:pStyle w:val="ListParagraph"/>
              <w:numPr>
                <w:ilvl w:val="0"/>
                <w:numId w:val="38"/>
              </w:numPr>
            </w:pPr>
            <w:r>
              <w:t xml:space="preserve">Showing the Client the Figma/Framework of our Solution </w:t>
            </w:r>
            <w:r w:rsidR="68D064F0">
              <w:t>System.</w:t>
            </w:r>
          </w:p>
        </w:tc>
      </w:tr>
    </w:tbl>
    <w:p w14:paraId="05C7A87F" w14:textId="24ADF028" w:rsidR="68D064F0" w:rsidRDefault="68D064F0" w:rsidP="5B64B165">
      <w:pPr>
        <w:sectPr w:rsidR="68D064F0">
          <w:footerReference w:type="default" r:id="rId59"/>
          <w:pgSz w:w="12240" w:h="15840"/>
          <w:pgMar w:top="1440" w:right="1440" w:bottom="1440" w:left="1440" w:header="708" w:footer="708" w:gutter="0"/>
          <w:cols w:space="708"/>
          <w:docGrid w:linePitch="360"/>
        </w:sectPr>
      </w:pPr>
      <w:r>
        <w:rPr>
          <w:noProof/>
        </w:rPr>
        <w:drawing>
          <wp:inline distT="0" distB="0" distL="0" distR="0" wp14:anchorId="0ABD7A03" wp14:editId="5ABFBA81">
            <wp:extent cx="5943600" cy="3257550"/>
            <wp:effectExtent l="152400" t="152400" r="209550" b="209550"/>
            <wp:docPr id="572845523" name="Picture 572845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rcRect/>
                    <a:stretch>
                      <a:fillRect/>
                    </a:stretch>
                  </pic:blipFill>
                  <pic:spPr>
                    <a:xfrm>
                      <a:off x="0" y="0"/>
                      <a:ext cx="5943600" cy="325755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07E3E56" w14:textId="01729E23" w:rsidR="005A1DF0" w:rsidRPr="005A1DF0" w:rsidRDefault="1AE7461F" w:rsidP="5B64B165">
      <w:pPr>
        <w:pStyle w:val="Heading1"/>
      </w:pPr>
      <w:bookmarkStart w:id="97" w:name="_Toc1679900935"/>
      <w:r>
        <w:t>Appendix F: Data Dictionary</w:t>
      </w:r>
      <w:bookmarkEnd w:id="97"/>
    </w:p>
    <w:p w14:paraId="3BE6186E" w14:textId="2F4E4372" w:rsidR="005A1DF0" w:rsidRPr="005A1DF0" w:rsidRDefault="005A1DF0" w:rsidP="5B64B165"/>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340"/>
        <w:gridCol w:w="2340"/>
        <w:gridCol w:w="2340"/>
        <w:gridCol w:w="2340"/>
      </w:tblGrid>
      <w:tr w:rsidR="5B64B165" w14:paraId="65064497" w14:textId="77777777" w:rsidTr="5B64B165">
        <w:trPr>
          <w:trHeight w:val="300"/>
        </w:trPr>
        <w:tc>
          <w:tcPr>
            <w:tcW w:w="2340" w:type="dxa"/>
            <w:tcMar>
              <w:left w:w="105" w:type="dxa"/>
              <w:right w:w="105" w:type="dxa"/>
            </w:tcMar>
          </w:tcPr>
          <w:p w14:paraId="1E21743C" w14:textId="2256E431" w:rsidR="5B64B165" w:rsidRDefault="5B64B165" w:rsidP="5B64B165">
            <w:pPr>
              <w:jc w:val="center"/>
              <w:rPr>
                <w:rFonts w:eastAsia="Arial" w:cs="Arial"/>
                <w:sz w:val="24"/>
                <w:szCs w:val="24"/>
                <w:lang w:val="en-US"/>
              </w:rPr>
            </w:pPr>
            <w:r w:rsidRPr="5B64B165">
              <w:rPr>
                <w:rFonts w:eastAsia="Arial" w:cs="Arial"/>
                <w:b/>
                <w:bCs/>
                <w:sz w:val="24"/>
                <w:szCs w:val="24"/>
                <w:lang w:val="en-US"/>
              </w:rPr>
              <w:t>Field Name</w:t>
            </w:r>
          </w:p>
        </w:tc>
        <w:tc>
          <w:tcPr>
            <w:tcW w:w="2340" w:type="dxa"/>
            <w:tcMar>
              <w:left w:w="105" w:type="dxa"/>
              <w:right w:w="105" w:type="dxa"/>
            </w:tcMar>
          </w:tcPr>
          <w:p w14:paraId="7FC7F90E" w14:textId="30D2A467" w:rsidR="5B64B165" w:rsidRDefault="5B64B165" w:rsidP="5B64B165">
            <w:pPr>
              <w:jc w:val="center"/>
              <w:rPr>
                <w:rFonts w:eastAsia="Arial" w:cs="Arial"/>
                <w:sz w:val="24"/>
                <w:szCs w:val="24"/>
                <w:lang w:val="en-US"/>
              </w:rPr>
            </w:pPr>
            <w:r w:rsidRPr="5B64B165">
              <w:rPr>
                <w:rFonts w:eastAsia="Arial" w:cs="Arial"/>
                <w:b/>
                <w:bCs/>
                <w:sz w:val="24"/>
                <w:szCs w:val="24"/>
                <w:lang w:val="en-US"/>
              </w:rPr>
              <w:t>Data Type</w:t>
            </w:r>
          </w:p>
        </w:tc>
        <w:tc>
          <w:tcPr>
            <w:tcW w:w="2340" w:type="dxa"/>
            <w:tcMar>
              <w:left w:w="105" w:type="dxa"/>
              <w:right w:w="105" w:type="dxa"/>
            </w:tcMar>
          </w:tcPr>
          <w:p w14:paraId="3B078279" w14:textId="64D4FFBB" w:rsidR="5B64B165" w:rsidRDefault="5B64B165" w:rsidP="5B64B165">
            <w:pPr>
              <w:jc w:val="center"/>
              <w:rPr>
                <w:rFonts w:eastAsia="Arial" w:cs="Arial"/>
                <w:sz w:val="24"/>
                <w:szCs w:val="24"/>
                <w:lang w:val="en-US"/>
              </w:rPr>
            </w:pPr>
            <w:r w:rsidRPr="5B64B165">
              <w:rPr>
                <w:rFonts w:eastAsia="Arial" w:cs="Arial"/>
                <w:b/>
                <w:bCs/>
                <w:sz w:val="24"/>
                <w:szCs w:val="24"/>
                <w:lang w:val="en-US"/>
              </w:rPr>
              <w:t>Description</w:t>
            </w:r>
          </w:p>
        </w:tc>
        <w:tc>
          <w:tcPr>
            <w:tcW w:w="2340" w:type="dxa"/>
            <w:tcMar>
              <w:left w:w="105" w:type="dxa"/>
              <w:right w:w="105" w:type="dxa"/>
            </w:tcMar>
          </w:tcPr>
          <w:p w14:paraId="6B629BF8" w14:textId="3D08D001" w:rsidR="5B64B165" w:rsidRDefault="5B64B165" w:rsidP="5B64B165">
            <w:pPr>
              <w:jc w:val="center"/>
              <w:rPr>
                <w:rFonts w:eastAsia="Arial" w:cs="Arial"/>
                <w:sz w:val="24"/>
                <w:szCs w:val="24"/>
                <w:lang w:val="en-US"/>
              </w:rPr>
            </w:pPr>
            <w:r w:rsidRPr="5B64B165">
              <w:rPr>
                <w:rFonts w:eastAsia="Arial" w:cs="Arial"/>
                <w:b/>
                <w:bCs/>
                <w:sz w:val="24"/>
                <w:szCs w:val="24"/>
                <w:lang w:val="en-US"/>
              </w:rPr>
              <w:t>Constraints/Notes</w:t>
            </w:r>
          </w:p>
        </w:tc>
      </w:tr>
      <w:tr w:rsidR="052BE0F0" w14:paraId="57CF21CC" w14:textId="77777777" w:rsidTr="052BE0F0">
        <w:trPr>
          <w:trHeight w:val="300"/>
        </w:trPr>
        <w:tc>
          <w:tcPr>
            <w:tcW w:w="2340" w:type="dxa"/>
            <w:tcMar>
              <w:left w:w="105" w:type="dxa"/>
              <w:right w:w="105" w:type="dxa"/>
            </w:tcMar>
          </w:tcPr>
          <w:p w14:paraId="25AE6D03" w14:textId="7C3469F9" w:rsidR="052BE0F0" w:rsidRDefault="44BEDDA3" w:rsidP="0D7C26EE">
            <w:pPr>
              <w:rPr>
                <w:rFonts w:eastAsia="Arial" w:cs="Arial"/>
                <w:b/>
                <w:bCs/>
                <w:sz w:val="24"/>
                <w:szCs w:val="24"/>
                <w:lang w:val="en-US"/>
              </w:rPr>
            </w:pPr>
            <w:r w:rsidRPr="5EA173AA">
              <w:rPr>
                <w:rFonts w:eastAsia="Arial" w:cs="Arial"/>
                <w:b/>
                <w:bCs/>
                <w:sz w:val="24"/>
                <w:szCs w:val="24"/>
                <w:lang w:val="en-US"/>
              </w:rPr>
              <w:t>UCF</w:t>
            </w:r>
          </w:p>
        </w:tc>
        <w:tc>
          <w:tcPr>
            <w:tcW w:w="2340" w:type="dxa"/>
            <w:tcMar>
              <w:left w:w="105" w:type="dxa"/>
              <w:right w:w="105" w:type="dxa"/>
            </w:tcMar>
          </w:tcPr>
          <w:p w14:paraId="62C6A1E8" w14:textId="2576459E" w:rsidR="052BE0F0" w:rsidRDefault="052BE0F0" w:rsidP="052BE0F0">
            <w:pPr>
              <w:jc w:val="center"/>
              <w:rPr>
                <w:rFonts w:eastAsia="Arial" w:cs="Arial"/>
                <w:b/>
                <w:bCs/>
                <w:sz w:val="24"/>
                <w:szCs w:val="24"/>
                <w:lang w:val="en-US"/>
              </w:rPr>
            </w:pPr>
          </w:p>
        </w:tc>
        <w:tc>
          <w:tcPr>
            <w:tcW w:w="2340" w:type="dxa"/>
            <w:tcMar>
              <w:left w:w="105" w:type="dxa"/>
              <w:right w:w="105" w:type="dxa"/>
            </w:tcMar>
          </w:tcPr>
          <w:p w14:paraId="107ED33B" w14:textId="0D34C3C0" w:rsidR="052BE0F0" w:rsidRDefault="44BEDDA3" w:rsidP="513CC3F3">
            <w:pPr>
              <w:rPr>
                <w:rFonts w:eastAsia="Arial" w:cs="Arial"/>
                <w:sz w:val="24"/>
                <w:szCs w:val="24"/>
                <w:lang w:val="en-US"/>
              </w:rPr>
            </w:pPr>
            <w:r w:rsidRPr="3CC6559F">
              <w:rPr>
                <w:rFonts w:eastAsia="Arial" w:cs="Arial"/>
                <w:sz w:val="24"/>
                <w:szCs w:val="24"/>
                <w:lang w:val="en-US"/>
              </w:rPr>
              <w:t>Use Case Fully Diagram</w:t>
            </w:r>
          </w:p>
        </w:tc>
        <w:tc>
          <w:tcPr>
            <w:tcW w:w="2340" w:type="dxa"/>
            <w:tcMar>
              <w:left w:w="105" w:type="dxa"/>
              <w:right w:w="105" w:type="dxa"/>
            </w:tcMar>
          </w:tcPr>
          <w:p w14:paraId="4C6CEB05" w14:textId="603328D2" w:rsidR="44BEDDA3" w:rsidRDefault="44BEDDA3" w:rsidP="79EA3AE5">
            <w:pPr>
              <w:jc w:val="center"/>
              <w:rPr>
                <w:rFonts w:eastAsia="Arial" w:cs="Arial"/>
                <w:sz w:val="24"/>
                <w:szCs w:val="24"/>
                <w:lang w:val="en-US"/>
              </w:rPr>
            </w:pPr>
            <w:r w:rsidRPr="79EA3AE5">
              <w:rPr>
                <w:rFonts w:eastAsia="Arial" w:cs="Arial"/>
                <w:sz w:val="24"/>
                <w:szCs w:val="24"/>
                <w:lang w:val="en-US"/>
              </w:rPr>
              <w:t xml:space="preserve">UCF- 01 up to </w:t>
            </w:r>
          </w:p>
          <w:p w14:paraId="6B4C6759" w14:textId="4561185B" w:rsidR="052BE0F0" w:rsidRDefault="44BEDDA3" w:rsidP="052BE0F0">
            <w:pPr>
              <w:jc w:val="center"/>
              <w:rPr>
                <w:rFonts w:eastAsia="Arial" w:cs="Arial"/>
                <w:sz w:val="24"/>
                <w:szCs w:val="24"/>
                <w:lang w:val="en-US"/>
              </w:rPr>
            </w:pPr>
            <w:r w:rsidRPr="79EA3AE5">
              <w:rPr>
                <w:rFonts w:eastAsia="Arial" w:cs="Arial"/>
                <w:sz w:val="24"/>
                <w:szCs w:val="24"/>
                <w:lang w:val="en-US"/>
              </w:rPr>
              <w:t>UCF - 10</w:t>
            </w:r>
          </w:p>
        </w:tc>
      </w:tr>
      <w:tr w:rsidR="5B64B165" w14:paraId="5A569ABF" w14:textId="77777777" w:rsidTr="5B64B165">
        <w:trPr>
          <w:trHeight w:val="300"/>
        </w:trPr>
        <w:tc>
          <w:tcPr>
            <w:tcW w:w="2340" w:type="dxa"/>
            <w:tcMar>
              <w:left w:w="105" w:type="dxa"/>
              <w:right w:w="105" w:type="dxa"/>
            </w:tcMar>
          </w:tcPr>
          <w:p w14:paraId="3E51E5B7" w14:textId="25C71172" w:rsidR="5B64B165" w:rsidRDefault="5B64B165" w:rsidP="5B64B165">
            <w:pPr>
              <w:rPr>
                <w:rFonts w:eastAsia="Arial" w:cs="Arial"/>
                <w:sz w:val="24"/>
                <w:szCs w:val="24"/>
                <w:lang w:val="en-US"/>
              </w:rPr>
            </w:pPr>
            <w:r w:rsidRPr="5B64B165">
              <w:rPr>
                <w:rFonts w:eastAsia="Arial" w:cs="Arial"/>
                <w:b/>
                <w:bCs/>
                <w:sz w:val="24"/>
                <w:szCs w:val="24"/>
                <w:lang w:val="en-US"/>
              </w:rPr>
              <w:t>Supplier</w:t>
            </w:r>
          </w:p>
        </w:tc>
        <w:tc>
          <w:tcPr>
            <w:tcW w:w="2340" w:type="dxa"/>
            <w:tcMar>
              <w:left w:w="105" w:type="dxa"/>
              <w:right w:w="105" w:type="dxa"/>
            </w:tcMar>
          </w:tcPr>
          <w:p w14:paraId="7ACEB2B5" w14:textId="03AF9D6F" w:rsidR="5B64B165" w:rsidRDefault="5B64B165" w:rsidP="5B64B165">
            <w:pPr>
              <w:rPr>
                <w:rFonts w:eastAsia="Arial" w:cs="Arial"/>
                <w:sz w:val="24"/>
                <w:szCs w:val="24"/>
                <w:lang w:val="en-US"/>
              </w:rPr>
            </w:pPr>
          </w:p>
        </w:tc>
        <w:tc>
          <w:tcPr>
            <w:tcW w:w="2340" w:type="dxa"/>
            <w:tcMar>
              <w:left w:w="105" w:type="dxa"/>
              <w:right w:w="105" w:type="dxa"/>
            </w:tcMar>
          </w:tcPr>
          <w:p w14:paraId="3878E731" w14:textId="76A45216" w:rsidR="5B64B165" w:rsidRDefault="5B64B165" w:rsidP="5B64B165">
            <w:pPr>
              <w:rPr>
                <w:rFonts w:eastAsia="Arial" w:cs="Arial"/>
                <w:sz w:val="24"/>
                <w:szCs w:val="24"/>
                <w:lang w:val="en-US"/>
              </w:rPr>
            </w:pPr>
            <w:r w:rsidRPr="5B64B165">
              <w:rPr>
                <w:rFonts w:eastAsia="Arial" w:cs="Arial"/>
                <w:sz w:val="24"/>
                <w:szCs w:val="24"/>
                <w:lang w:val="en-US"/>
              </w:rPr>
              <w:t>Entity representing suppliers of products</w:t>
            </w:r>
          </w:p>
        </w:tc>
        <w:tc>
          <w:tcPr>
            <w:tcW w:w="2340" w:type="dxa"/>
            <w:tcMar>
              <w:left w:w="105" w:type="dxa"/>
              <w:right w:w="105" w:type="dxa"/>
            </w:tcMar>
          </w:tcPr>
          <w:p w14:paraId="40D3842F" w14:textId="0BE58C9E" w:rsidR="5B64B165" w:rsidRDefault="5B64B165" w:rsidP="5B64B165">
            <w:pPr>
              <w:rPr>
                <w:rFonts w:eastAsia="Arial" w:cs="Arial"/>
                <w:sz w:val="24"/>
                <w:szCs w:val="24"/>
                <w:lang w:val="en-US"/>
              </w:rPr>
            </w:pPr>
          </w:p>
        </w:tc>
      </w:tr>
      <w:tr w:rsidR="5B64B165" w14:paraId="68D510AF" w14:textId="77777777" w:rsidTr="5B64B165">
        <w:trPr>
          <w:trHeight w:val="300"/>
        </w:trPr>
        <w:tc>
          <w:tcPr>
            <w:tcW w:w="2340" w:type="dxa"/>
            <w:tcMar>
              <w:left w:w="105" w:type="dxa"/>
              <w:right w:w="105" w:type="dxa"/>
            </w:tcMar>
          </w:tcPr>
          <w:p w14:paraId="617496BC" w14:textId="41DBDC67" w:rsidR="5B64B165" w:rsidRDefault="5B64B165" w:rsidP="5B64B165">
            <w:pPr>
              <w:rPr>
                <w:rFonts w:eastAsia="Arial" w:cs="Arial"/>
                <w:sz w:val="24"/>
                <w:szCs w:val="24"/>
                <w:lang w:val="en-US"/>
              </w:rPr>
            </w:pPr>
            <w:r w:rsidRPr="5B64B165">
              <w:rPr>
                <w:rFonts w:eastAsia="Arial" w:cs="Arial"/>
                <w:sz w:val="24"/>
                <w:szCs w:val="24"/>
                <w:lang w:val="en-US"/>
              </w:rPr>
              <w:t>sup_id</w:t>
            </w:r>
          </w:p>
        </w:tc>
        <w:tc>
          <w:tcPr>
            <w:tcW w:w="2340" w:type="dxa"/>
            <w:tcMar>
              <w:left w:w="105" w:type="dxa"/>
              <w:right w:w="105" w:type="dxa"/>
            </w:tcMar>
          </w:tcPr>
          <w:p w14:paraId="0EC3EAA7" w14:textId="69A35FD6" w:rsidR="5B64B165" w:rsidRDefault="5B64B165" w:rsidP="5B64B165">
            <w:pPr>
              <w:rPr>
                <w:rFonts w:eastAsia="Arial" w:cs="Arial"/>
                <w:sz w:val="24"/>
                <w:szCs w:val="24"/>
                <w:lang w:val="en-US"/>
              </w:rPr>
            </w:pPr>
            <w:r w:rsidRPr="5B64B165">
              <w:rPr>
                <w:rFonts w:eastAsia="Arial" w:cs="Arial"/>
                <w:sz w:val="24"/>
                <w:szCs w:val="24"/>
                <w:lang w:val="en-US"/>
              </w:rPr>
              <w:t>Integer (25)</w:t>
            </w:r>
          </w:p>
        </w:tc>
        <w:tc>
          <w:tcPr>
            <w:tcW w:w="2340" w:type="dxa"/>
            <w:tcMar>
              <w:left w:w="105" w:type="dxa"/>
              <w:right w:w="105" w:type="dxa"/>
            </w:tcMar>
          </w:tcPr>
          <w:p w14:paraId="579E9041" w14:textId="504813DD" w:rsidR="5B64B165" w:rsidRDefault="5B64B165" w:rsidP="5B64B165">
            <w:pPr>
              <w:rPr>
                <w:rFonts w:eastAsia="Arial" w:cs="Arial"/>
                <w:sz w:val="24"/>
                <w:szCs w:val="24"/>
                <w:lang w:val="en-US"/>
              </w:rPr>
            </w:pPr>
            <w:r w:rsidRPr="5B64B165">
              <w:rPr>
                <w:rFonts w:eastAsia="Arial" w:cs="Arial"/>
                <w:sz w:val="24"/>
                <w:szCs w:val="24"/>
                <w:lang w:val="en-US"/>
              </w:rPr>
              <w:t>Supplier identification number.</w:t>
            </w:r>
          </w:p>
        </w:tc>
        <w:tc>
          <w:tcPr>
            <w:tcW w:w="2340" w:type="dxa"/>
            <w:tcMar>
              <w:left w:w="105" w:type="dxa"/>
              <w:right w:w="105" w:type="dxa"/>
            </w:tcMar>
          </w:tcPr>
          <w:p w14:paraId="30048320" w14:textId="4FB88FF7" w:rsidR="5B64B165" w:rsidRDefault="5B64B165" w:rsidP="5B64B165">
            <w:pPr>
              <w:rPr>
                <w:rFonts w:eastAsia="Arial" w:cs="Arial"/>
                <w:sz w:val="24"/>
                <w:szCs w:val="24"/>
                <w:lang w:val="en-US"/>
              </w:rPr>
            </w:pPr>
            <w:r w:rsidRPr="5B64B165">
              <w:rPr>
                <w:rFonts w:eastAsia="Arial" w:cs="Arial"/>
                <w:sz w:val="24"/>
                <w:szCs w:val="24"/>
                <w:lang w:val="en-US"/>
              </w:rPr>
              <w:t>Primary Key</w:t>
            </w:r>
          </w:p>
        </w:tc>
      </w:tr>
      <w:tr w:rsidR="5B64B165" w14:paraId="206FDF26" w14:textId="77777777" w:rsidTr="5B64B165">
        <w:trPr>
          <w:trHeight w:val="300"/>
        </w:trPr>
        <w:tc>
          <w:tcPr>
            <w:tcW w:w="2340" w:type="dxa"/>
            <w:tcMar>
              <w:left w:w="105" w:type="dxa"/>
              <w:right w:w="105" w:type="dxa"/>
            </w:tcMar>
          </w:tcPr>
          <w:p w14:paraId="5B53EF97" w14:textId="163DB5C8" w:rsidR="5B64B165" w:rsidRDefault="5B64B165" w:rsidP="5B64B165">
            <w:pPr>
              <w:rPr>
                <w:rFonts w:eastAsia="Arial" w:cs="Arial"/>
                <w:sz w:val="24"/>
                <w:szCs w:val="24"/>
                <w:lang w:val="en-US"/>
              </w:rPr>
            </w:pPr>
            <w:r w:rsidRPr="5B64B165">
              <w:rPr>
                <w:rFonts w:eastAsia="Arial" w:cs="Arial"/>
                <w:sz w:val="24"/>
                <w:szCs w:val="24"/>
                <w:lang w:val="en-US"/>
              </w:rPr>
              <w:t>sup_fname</w:t>
            </w:r>
          </w:p>
        </w:tc>
        <w:tc>
          <w:tcPr>
            <w:tcW w:w="2340" w:type="dxa"/>
            <w:tcMar>
              <w:left w:w="105" w:type="dxa"/>
              <w:right w:w="105" w:type="dxa"/>
            </w:tcMar>
          </w:tcPr>
          <w:p w14:paraId="6A374A0F" w14:textId="37C9141D" w:rsidR="5B64B165" w:rsidRDefault="5B64B165" w:rsidP="5B64B165">
            <w:pPr>
              <w:rPr>
                <w:rFonts w:eastAsia="Arial" w:cs="Arial"/>
                <w:sz w:val="24"/>
                <w:szCs w:val="24"/>
                <w:lang w:val="en-US"/>
              </w:rPr>
            </w:pPr>
            <w:r w:rsidRPr="5B64B165">
              <w:rPr>
                <w:rFonts w:eastAsia="Arial" w:cs="Arial"/>
                <w:sz w:val="24"/>
                <w:szCs w:val="24"/>
                <w:lang w:val="en-US"/>
              </w:rPr>
              <w:t>varchar (255)</w:t>
            </w:r>
          </w:p>
        </w:tc>
        <w:tc>
          <w:tcPr>
            <w:tcW w:w="2340" w:type="dxa"/>
            <w:tcMar>
              <w:left w:w="105" w:type="dxa"/>
              <w:right w:w="105" w:type="dxa"/>
            </w:tcMar>
          </w:tcPr>
          <w:p w14:paraId="54CD7BB7" w14:textId="46A1CC7E" w:rsidR="5B64B165" w:rsidRDefault="5B64B165" w:rsidP="5B64B165">
            <w:pPr>
              <w:rPr>
                <w:rFonts w:eastAsia="Arial" w:cs="Arial"/>
                <w:sz w:val="24"/>
                <w:szCs w:val="24"/>
                <w:lang w:val="en-US"/>
              </w:rPr>
            </w:pPr>
            <w:r w:rsidRPr="5B64B165">
              <w:rPr>
                <w:rFonts w:eastAsia="Arial" w:cs="Arial"/>
                <w:sz w:val="24"/>
                <w:szCs w:val="24"/>
                <w:lang w:val="en-US"/>
              </w:rPr>
              <w:t>First name of the supplier contact.</w:t>
            </w:r>
          </w:p>
        </w:tc>
        <w:tc>
          <w:tcPr>
            <w:tcW w:w="2340" w:type="dxa"/>
            <w:tcMar>
              <w:left w:w="105" w:type="dxa"/>
              <w:right w:w="105" w:type="dxa"/>
            </w:tcMar>
          </w:tcPr>
          <w:p w14:paraId="2643237A" w14:textId="12DAA194" w:rsidR="5B64B165" w:rsidRDefault="5B64B165" w:rsidP="5B64B165">
            <w:pPr>
              <w:rPr>
                <w:rFonts w:eastAsia="Arial" w:cs="Arial"/>
                <w:sz w:val="24"/>
                <w:szCs w:val="24"/>
                <w:lang w:val="en-US"/>
              </w:rPr>
            </w:pPr>
          </w:p>
        </w:tc>
      </w:tr>
      <w:tr w:rsidR="5B64B165" w14:paraId="09825A83" w14:textId="77777777" w:rsidTr="5B64B165">
        <w:trPr>
          <w:trHeight w:val="300"/>
        </w:trPr>
        <w:tc>
          <w:tcPr>
            <w:tcW w:w="2340" w:type="dxa"/>
            <w:tcMar>
              <w:left w:w="105" w:type="dxa"/>
              <w:right w:w="105" w:type="dxa"/>
            </w:tcMar>
          </w:tcPr>
          <w:p w14:paraId="6BFE1B80" w14:textId="3617DBF4" w:rsidR="5B64B165" w:rsidRDefault="5B64B165" w:rsidP="5B64B165">
            <w:pPr>
              <w:rPr>
                <w:rFonts w:eastAsia="Arial" w:cs="Arial"/>
                <w:sz w:val="24"/>
                <w:szCs w:val="24"/>
                <w:lang w:val="en-US"/>
              </w:rPr>
            </w:pPr>
            <w:r w:rsidRPr="5B64B165">
              <w:rPr>
                <w:rFonts w:eastAsia="Arial" w:cs="Arial"/>
                <w:sz w:val="24"/>
                <w:szCs w:val="24"/>
                <w:lang w:val="en-US"/>
              </w:rPr>
              <w:t>sup_lname</w:t>
            </w:r>
          </w:p>
        </w:tc>
        <w:tc>
          <w:tcPr>
            <w:tcW w:w="2340" w:type="dxa"/>
            <w:tcMar>
              <w:left w:w="105" w:type="dxa"/>
              <w:right w:w="105" w:type="dxa"/>
            </w:tcMar>
          </w:tcPr>
          <w:p w14:paraId="542E0085" w14:textId="29C5A5D5" w:rsidR="5B64B165" w:rsidRDefault="5B64B165" w:rsidP="5B64B165">
            <w:pPr>
              <w:rPr>
                <w:rFonts w:eastAsia="Arial" w:cs="Arial"/>
                <w:sz w:val="24"/>
                <w:szCs w:val="24"/>
                <w:lang w:val="en-US"/>
              </w:rPr>
            </w:pPr>
            <w:r w:rsidRPr="5B64B165">
              <w:rPr>
                <w:rFonts w:eastAsia="Arial" w:cs="Arial"/>
                <w:sz w:val="24"/>
                <w:szCs w:val="24"/>
                <w:lang w:val="en-US"/>
              </w:rPr>
              <w:t>varchar (255)</w:t>
            </w:r>
          </w:p>
        </w:tc>
        <w:tc>
          <w:tcPr>
            <w:tcW w:w="2340" w:type="dxa"/>
            <w:tcMar>
              <w:left w:w="105" w:type="dxa"/>
              <w:right w:w="105" w:type="dxa"/>
            </w:tcMar>
          </w:tcPr>
          <w:p w14:paraId="2B80A2E7" w14:textId="16BD6483" w:rsidR="5B64B165" w:rsidRDefault="5B64B165" w:rsidP="5B64B165">
            <w:pPr>
              <w:rPr>
                <w:rFonts w:eastAsia="Arial" w:cs="Arial"/>
                <w:sz w:val="24"/>
                <w:szCs w:val="24"/>
                <w:lang w:val="en-US"/>
              </w:rPr>
            </w:pPr>
            <w:r w:rsidRPr="5B64B165">
              <w:rPr>
                <w:rFonts w:eastAsia="Arial" w:cs="Arial"/>
                <w:sz w:val="24"/>
                <w:szCs w:val="24"/>
                <w:lang w:val="en-US"/>
              </w:rPr>
              <w:t>Last name of the supplier contact.</w:t>
            </w:r>
          </w:p>
        </w:tc>
        <w:tc>
          <w:tcPr>
            <w:tcW w:w="2340" w:type="dxa"/>
            <w:tcMar>
              <w:left w:w="105" w:type="dxa"/>
              <w:right w:w="105" w:type="dxa"/>
            </w:tcMar>
          </w:tcPr>
          <w:p w14:paraId="0448BD92" w14:textId="0AB9D28B" w:rsidR="5B64B165" w:rsidRDefault="5B64B165" w:rsidP="5B64B165">
            <w:pPr>
              <w:rPr>
                <w:rFonts w:eastAsia="Arial" w:cs="Arial"/>
                <w:sz w:val="24"/>
                <w:szCs w:val="24"/>
                <w:lang w:val="en-US"/>
              </w:rPr>
            </w:pPr>
          </w:p>
        </w:tc>
      </w:tr>
      <w:tr w:rsidR="5B64B165" w14:paraId="517413F1" w14:textId="77777777" w:rsidTr="5B64B165">
        <w:trPr>
          <w:trHeight w:val="300"/>
        </w:trPr>
        <w:tc>
          <w:tcPr>
            <w:tcW w:w="2340" w:type="dxa"/>
            <w:tcMar>
              <w:left w:w="105" w:type="dxa"/>
              <w:right w:w="105" w:type="dxa"/>
            </w:tcMar>
          </w:tcPr>
          <w:p w14:paraId="53E2CF6F" w14:textId="33C77171" w:rsidR="5B64B165" w:rsidRDefault="5B64B165" w:rsidP="5B64B165">
            <w:pPr>
              <w:rPr>
                <w:rFonts w:eastAsia="Arial" w:cs="Arial"/>
                <w:sz w:val="24"/>
                <w:szCs w:val="24"/>
                <w:lang w:val="en-US"/>
              </w:rPr>
            </w:pPr>
            <w:r w:rsidRPr="5B64B165">
              <w:rPr>
                <w:rFonts w:eastAsia="Arial" w:cs="Arial"/>
                <w:sz w:val="24"/>
                <w:szCs w:val="24"/>
                <w:lang w:val="en-US"/>
              </w:rPr>
              <w:t>sup_contact</w:t>
            </w:r>
          </w:p>
        </w:tc>
        <w:tc>
          <w:tcPr>
            <w:tcW w:w="2340" w:type="dxa"/>
            <w:tcMar>
              <w:left w:w="105" w:type="dxa"/>
              <w:right w:w="105" w:type="dxa"/>
            </w:tcMar>
          </w:tcPr>
          <w:p w14:paraId="6436DB87" w14:textId="57A68E1F" w:rsidR="5B64B165" w:rsidRDefault="5B64B165" w:rsidP="5B64B165">
            <w:pPr>
              <w:rPr>
                <w:rFonts w:eastAsia="Arial" w:cs="Arial"/>
                <w:sz w:val="24"/>
                <w:szCs w:val="24"/>
                <w:lang w:val="en-US"/>
              </w:rPr>
            </w:pPr>
            <w:r w:rsidRPr="5B64B165">
              <w:rPr>
                <w:rFonts w:eastAsia="Arial" w:cs="Arial"/>
                <w:sz w:val="24"/>
                <w:szCs w:val="24"/>
                <w:lang w:val="en-US"/>
              </w:rPr>
              <w:t>Integer (25)</w:t>
            </w:r>
          </w:p>
        </w:tc>
        <w:tc>
          <w:tcPr>
            <w:tcW w:w="2340" w:type="dxa"/>
            <w:tcMar>
              <w:left w:w="105" w:type="dxa"/>
              <w:right w:w="105" w:type="dxa"/>
            </w:tcMar>
          </w:tcPr>
          <w:p w14:paraId="2BB82639" w14:textId="21623F4D" w:rsidR="5B64B165" w:rsidRDefault="5B64B165" w:rsidP="5B64B165">
            <w:pPr>
              <w:rPr>
                <w:rFonts w:eastAsia="Arial" w:cs="Arial"/>
                <w:sz w:val="24"/>
                <w:szCs w:val="24"/>
                <w:lang w:val="en-US"/>
              </w:rPr>
            </w:pPr>
            <w:r w:rsidRPr="5B64B165">
              <w:rPr>
                <w:rFonts w:eastAsia="Arial" w:cs="Arial"/>
                <w:sz w:val="24"/>
                <w:szCs w:val="24"/>
                <w:lang w:val="en-US"/>
              </w:rPr>
              <w:t>Contact number for the supplier.</w:t>
            </w:r>
          </w:p>
        </w:tc>
        <w:tc>
          <w:tcPr>
            <w:tcW w:w="2340" w:type="dxa"/>
            <w:tcMar>
              <w:left w:w="105" w:type="dxa"/>
              <w:right w:w="105" w:type="dxa"/>
            </w:tcMar>
          </w:tcPr>
          <w:p w14:paraId="64C06B79" w14:textId="0C700899" w:rsidR="5B64B165" w:rsidRDefault="5B64B165" w:rsidP="5B64B165">
            <w:pPr>
              <w:rPr>
                <w:rFonts w:eastAsia="Arial" w:cs="Arial"/>
                <w:sz w:val="24"/>
                <w:szCs w:val="24"/>
                <w:lang w:val="en-US"/>
              </w:rPr>
            </w:pPr>
          </w:p>
        </w:tc>
      </w:tr>
      <w:tr w:rsidR="5B64B165" w14:paraId="13B15397" w14:textId="77777777" w:rsidTr="5B64B165">
        <w:trPr>
          <w:trHeight w:val="300"/>
        </w:trPr>
        <w:tc>
          <w:tcPr>
            <w:tcW w:w="2340" w:type="dxa"/>
            <w:tcMar>
              <w:left w:w="105" w:type="dxa"/>
              <w:right w:w="105" w:type="dxa"/>
            </w:tcMar>
          </w:tcPr>
          <w:p w14:paraId="732BEF34" w14:textId="2FAE2C4C" w:rsidR="5B64B165" w:rsidRDefault="5B64B165" w:rsidP="5B64B165">
            <w:pPr>
              <w:rPr>
                <w:rFonts w:eastAsia="Arial" w:cs="Arial"/>
                <w:sz w:val="24"/>
                <w:szCs w:val="24"/>
                <w:lang w:val="en-US"/>
              </w:rPr>
            </w:pPr>
            <w:r w:rsidRPr="5B64B165">
              <w:rPr>
                <w:rFonts w:eastAsia="Arial" w:cs="Arial"/>
                <w:b/>
                <w:bCs/>
                <w:sz w:val="24"/>
                <w:szCs w:val="24"/>
                <w:lang w:val="en-US"/>
              </w:rPr>
              <w:t>Customer</w:t>
            </w:r>
          </w:p>
        </w:tc>
        <w:tc>
          <w:tcPr>
            <w:tcW w:w="2340" w:type="dxa"/>
            <w:tcMar>
              <w:left w:w="105" w:type="dxa"/>
              <w:right w:w="105" w:type="dxa"/>
            </w:tcMar>
          </w:tcPr>
          <w:p w14:paraId="3092F76B" w14:textId="723769FA" w:rsidR="5B64B165" w:rsidRDefault="5B64B165" w:rsidP="5B64B165">
            <w:pPr>
              <w:rPr>
                <w:rFonts w:eastAsia="Arial" w:cs="Arial"/>
                <w:sz w:val="24"/>
                <w:szCs w:val="24"/>
                <w:lang w:val="en-US"/>
              </w:rPr>
            </w:pPr>
          </w:p>
        </w:tc>
        <w:tc>
          <w:tcPr>
            <w:tcW w:w="2340" w:type="dxa"/>
            <w:tcMar>
              <w:left w:w="105" w:type="dxa"/>
              <w:right w:w="105" w:type="dxa"/>
            </w:tcMar>
          </w:tcPr>
          <w:p w14:paraId="44F9E6DC" w14:textId="659DBA90" w:rsidR="5B64B165" w:rsidRDefault="5B64B165" w:rsidP="5B64B165">
            <w:pPr>
              <w:rPr>
                <w:rFonts w:eastAsia="Arial" w:cs="Arial"/>
                <w:sz w:val="24"/>
                <w:szCs w:val="24"/>
                <w:lang w:val="en-US"/>
              </w:rPr>
            </w:pPr>
            <w:r w:rsidRPr="5B64B165">
              <w:rPr>
                <w:rFonts w:eastAsia="Arial" w:cs="Arial"/>
                <w:b/>
                <w:bCs/>
                <w:sz w:val="24"/>
                <w:szCs w:val="24"/>
                <w:lang w:val="en-US"/>
              </w:rPr>
              <w:t>Entity representing customers who place orders</w:t>
            </w:r>
          </w:p>
        </w:tc>
        <w:tc>
          <w:tcPr>
            <w:tcW w:w="2340" w:type="dxa"/>
            <w:tcMar>
              <w:left w:w="105" w:type="dxa"/>
              <w:right w:w="105" w:type="dxa"/>
            </w:tcMar>
          </w:tcPr>
          <w:p w14:paraId="0A404AC5" w14:textId="3B39567F" w:rsidR="5B64B165" w:rsidRDefault="5B64B165" w:rsidP="5B64B165">
            <w:pPr>
              <w:rPr>
                <w:rFonts w:eastAsia="Arial" w:cs="Arial"/>
                <w:sz w:val="24"/>
                <w:szCs w:val="24"/>
                <w:lang w:val="en-US"/>
              </w:rPr>
            </w:pPr>
          </w:p>
        </w:tc>
      </w:tr>
      <w:tr w:rsidR="5B64B165" w14:paraId="53227F24" w14:textId="77777777" w:rsidTr="5B64B165">
        <w:trPr>
          <w:trHeight w:val="300"/>
        </w:trPr>
        <w:tc>
          <w:tcPr>
            <w:tcW w:w="2340" w:type="dxa"/>
            <w:tcMar>
              <w:left w:w="105" w:type="dxa"/>
              <w:right w:w="105" w:type="dxa"/>
            </w:tcMar>
          </w:tcPr>
          <w:p w14:paraId="121A5ACC" w14:textId="49654EC8" w:rsidR="5B64B165" w:rsidRDefault="5B64B165" w:rsidP="5B64B165">
            <w:pPr>
              <w:rPr>
                <w:rFonts w:eastAsia="Arial" w:cs="Arial"/>
                <w:sz w:val="24"/>
                <w:szCs w:val="24"/>
                <w:lang w:val="en-US"/>
              </w:rPr>
            </w:pPr>
            <w:r w:rsidRPr="5B64B165">
              <w:rPr>
                <w:rFonts w:eastAsia="Arial" w:cs="Arial"/>
                <w:sz w:val="24"/>
                <w:szCs w:val="24"/>
                <w:lang w:val="en-US"/>
              </w:rPr>
              <w:t>cus_id</w:t>
            </w:r>
          </w:p>
        </w:tc>
        <w:tc>
          <w:tcPr>
            <w:tcW w:w="2340" w:type="dxa"/>
            <w:tcMar>
              <w:left w:w="105" w:type="dxa"/>
              <w:right w:w="105" w:type="dxa"/>
            </w:tcMar>
          </w:tcPr>
          <w:p w14:paraId="299A55E3" w14:textId="2C9757A1" w:rsidR="5B64B165" w:rsidRDefault="5B64B165" w:rsidP="5B64B165">
            <w:pPr>
              <w:rPr>
                <w:rFonts w:eastAsia="Arial" w:cs="Arial"/>
                <w:sz w:val="24"/>
                <w:szCs w:val="24"/>
                <w:lang w:val="en-US"/>
              </w:rPr>
            </w:pPr>
            <w:r w:rsidRPr="5B64B165">
              <w:rPr>
                <w:rFonts w:eastAsia="Arial" w:cs="Arial"/>
                <w:sz w:val="24"/>
                <w:szCs w:val="24"/>
                <w:lang w:val="en-US"/>
              </w:rPr>
              <w:t>Integer (25)</w:t>
            </w:r>
          </w:p>
        </w:tc>
        <w:tc>
          <w:tcPr>
            <w:tcW w:w="2340" w:type="dxa"/>
            <w:tcMar>
              <w:left w:w="105" w:type="dxa"/>
              <w:right w:w="105" w:type="dxa"/>
            </w:tcMar>
          </w:tcPr>
          <w:p w14:paraId="6F75503E" w14:textId="5F8B7E68" w:rsidR="5B64B165" w:rsidRDefault="5B64B165" w:rsidP="5B64B165">
            <w:pPr>
              <w:rPr>
                <w:rFonts w:eastAsia="Arial" w:cs="Arial"/>
                <w:sz w:val="24"/>
                <w:szCs w:val="24"/>
                <w:lang w:val="en-US"/>
              </w:rPr>
            </w:pPr>
            <w:r w:rsidRPr="5B64B165">
              <w:rPr>
                <w:rFonts w:eastAsia="Arial" w:cs="Arial"/>
                <w:sz w:val="24"/>
                <w:szCs w:val="24"/>
                <w:lang w:val="en-US"/>
              </w:rPr>
              <w:t>Customer identification number.</w:t>
            </w:r>
          </w:p>
        </w:tc>
        <w:tc>
          <w:tcPr>
            <w:tcW w:w="2340" w:type="dxa"/>
            <w:tcMar>
              <w:left w:w="105" w:type="dxa"/>
              <w:right w:w="105" w:type="dxa"/>
            </w:tcMar>
          </w:tcPr>
          <w:p w14:paraId="7DDA41B5" w14:textId="4D17F769" w:rsidR="5B64B165" w:rsidRDefault="5B64B165" w:rsidP="5B64B165">
            <w:pPr>
              <w:rPr>
                <w:rFonts w:eastAsia="Arial" w:cs="Arial"/>
                <w:sz w:val="24"/>
                <w:szCs w:val="24"/>
                <w:lang w:val="en-US"/>
              </w:rPr>
            </w:pPr>
            <w:r w:rsidRPr="5B64B165">
              <w:rPr>
                <w:rFonts w:eastAsia="Arial" w:cs="Arial"/>
                <w:sz w:val="24"/>
                <w:szCs w:val="24"/>
                <w:lang w:val="en-US"/>
              </w:rPr>
              <w:t>Primary Key</w:t>
            </w:r>
          </w:p>
        </w:tc>
      </w:tr>
      <w:tr w:rsidR="5B64B165" w14:paraId="1339F1A8" w14:textId="77777777" w:rsidTr="5B64B165">
        <w:trPr>
          <w:trHeight w:val="300"/>
        </w:trPr>
        <w:tc>
          <w:tcPr>
            <w:tcW w:w="2340" w:type="dxa"/>
            <w:tcMar>
              <w:left w:w="105" w:type="dxa"/>
              <w:right w:w="105" w:type="dxa"/>
            </w:tcMar>
          </w:tcPr>
          <w:p w14:paraId="11B8D93A" w14:textId="0DAA294E" w:rsidR="5B64B165" w:rsidRDefault="5B64B165" w:rsidP="5B64B165">
            <w:pPr>
              <w:rPr>
                <w:rFonts w:eastAsia="Arial" w:cs="Arial"/>
                <w:sz w:val="24"/>
                <w:szCs w:val="24"/>
                <w:lang w:val="en-US"/>
              </w:rPr>
            </w:pPr>
            <w:r w:rsidRPr="5B64B165">
              <w:rPr>
                <w:rFonts w:eastAsia="Arial" w:cs="Arial"/>
                <w:sz w:val="24"/>
                <w:szCs w:val="24"/>
                <w:lang w:val="en-US"/>
              </w:rPr>
              <w:t>cus_fname</w:t>
            </w:r>
          </w:p>
        </w:tc>
        <w:tc>
          <w:tcPr>
            <w:tcW w:w="2340" w:type="dxa"/>
            <w:tcMar>
              <w:left w:w="105" w:type="dxa"/>
              <w:right w:w="105" w:type="dxa"/>
            </w:tcMar>
          </w:tcPr>
          <w:p w14:paraId="5E4795A4" w14:textId="4F064C99" w:rsidR="5B64B165" w:rsidRDefault="5B64B165" w:rsidP="5B64B165">
            <w:pPr>
              <w:rPr>
                <w:rFonts w:eastAsia="Arial" w:cs="Arial"/>
                <w:sz w:val="24"/>
                <w:szCs w:val="24"/>
                <w:lang w:val="en-US"/>
              </w:rPr>
            </w:pPr>
            <w:r w:rsidRPr="5B64B165">
              <w:rPr>
                <w:rFonts w:eastAsia="Arial" w:cs="Arial"/>
                <w:sz w:val="24"/>
                <w:szCs w:val="24"/>
                <w:lang w:val="en-US"/>
              </w:rPr>
              <w:t>varchar (255)</w:t>
            </w:r>
          </w:p>
        </w:tc>
        <w:tc>
          <w:tcPr>
            <w:tcW w:w="2340" w:type="dxa"/>
            <w:tcMar>
              <w:left w:w="105" w:type="dxa"/>
              <w:right w:w="105" w:type="dxa"/>
            </w:tcMar>
          </w:tcPr>
          <w:p w14:paraId="21AF379A" w14:textId="770FBC29" w:rsidR="5B64B165" w:rsidRDefault="5B64B165" w:rsidP="5B64B165">
            <w:pPr>
              <w:rPr>
                <w:rFonts w:eastAsia="Arial" w:cs="Arial"/>
                <w:sz w:val="24"/>
                <w:szCs w:val="24"/>
                <w:lang w:val="en-US"/>
              </w:rPr>
            </w:pPr>
            <w:r w:rsidRPr="5B64B165">
              <w:rPr>
                <w:rFonts w:eastAsia="Arial" w:cs="Arial"/>
                <w:sz w:val="24"/>
                <w:szCs w:val="24"/>
                <w:lang w:val="en-US"/>
              </w:rPr>
              <w:t>First name of the customer.</w:t>
            </w:r>
          </w:p>
        </w:tc>
        <w:tc>
          <w:tcPr>
            <w:tcW w:w="2340" w:type="dxa"/>
            <w:tcMar>
              <w:left w:w="105" w:type="dxa"/>
              <w:right w:w="105" w:type="dxa"/>
            </w:tcMar>
          </w:tcPr>
          <w:p w14:paraId="418D78B7" w14:textId="66C9C1AE" w:rsidR="5B64B165" w:rsidRDefault="5B64B165" w:rsidP="5B64B165">
            <w:pPr>
              <w:rPr>
                <w:rFonts w:eastAsia="Arial" w:cs="Arial"/>
                <w:sz w:val="24"/>
                <w:szCs w:val="24"/>
                <w:lang w:val="en-US"/>
              </w:rPr>
            </w:pPr>
          </w:p>
        </w:tc>
      </w:tr>
      <w:tr w:rsidR="5B64B165" w14:paraId="1A4A70B5" w14:textId="77777777" w:rsidTr="5B64B165">
        <w:trPr>
          <w:trHeight w:val="300"/>
        </w:trPr>
        <w:tc>
          <w:tcPr>
            <w:tcW w:w="2340" w:type="dxa"/>
            <w:tcMar>
              <w:left w:w="105" w:type="dxa"/>
              <w:right w:w="105" w:type="dxa"/>
            </w:tcMar>
          </w:tcPr>
          <w:p w14:paraId="53591817" w14:textId="160168CE" w:rsidR="5B64B165" w:rsidRDefault="5B64B165" w:rsidP="5B64B165">
            <w:pPr>
              <w:rPr>
                <w:rFonts w:eastAsia="Arial" w:cs="Arial"/>
                <w:sz w:val="24"/>
                <w:szCs w:val="24"/>
                <w:lang w:val="en-US"/>
              </w:rPr>
            </w:pPr>
            <w:r w:rsidRPr="5B64B165">
              <w:rPr>
                <w:rFonts w:eastAsia="Arial" w:cs="Arial"/>
                <w:sz w:val="24"/>
                <w:szCs w:val="24"/>
                <w:lang w:val="en-US"/>
              </w:rPr>
              <w:t>cus_lname</w:t>
            </w:r>
          </w:p>
        </w:tc>
        <w:tc>
          <w:tcPr>
            <w:tcW w:w="2340" w:type="dxa"/>
            <w:tcMar>
              <w:left w:w="105" w:type="dxa"/>
              <w:right w:w="105" w:type="dxa"/>
            </w:tcMar>
          </w:tcPr>
          <w:p w14:paraId="68007A8C" w14:textId="408AEFE4" w:rsidR="5B64B165" w:rsidRDefault="5B64B165" w:rsidP="5B64B165">
            <w:pPr>
              <w:rPr>
                <w:rFonts w:eastAsia="Arial" w:cs="Arial"/>
                <w:sz w:val="24"/>
                <w:szCs w:val="24"/>
                <w:lang w:val="en-US"/>
              </w:rPr>
            </w:pPr>
            <w:r w:rsidRPr="5B64B165">
              <w:rPr>
                <w:rFonts w:eastAsia="Arial" w:cs="Arial"/>
                <w:sz w:val="24"/>
                <w:szCs w:val="24"/>
                <w:lang w:val="en-US"/>
              </w:rPr>
              <w:t>varchar (255)</w:t>
            </w:r>
          </w:p>
        </w:tc>
        <w:tc>
          <w:tcPr>
            <w:tcW w:w="2340" w:type="dxa"/>
            <w:tcMar>
              <w:left w:w="105" w:type="dxa"/>
              <w:right w:w="105" w:type="dxa"/>
            </w:tcMar>
          </w:tcPr>
          <w:p w14:paraId="2A4BAB30" w14:textId="2CE56AC0" w:rsidR="5B64B165" w:rsidRDefault="5B64B165" w:rsidP="5B64B165">
            <w:pPr>
              <w:rPr>
                <w:rFonts w:eastAsia="Arial" w:cs="Arial"/>
                <w:sz w:val="24"/>
                <w:szCs w:val="24"/>
                <w:lang w:val="en-US"/>
              </w:rPr>
            </w:pPr>
            <w:r w:rsidRPr="5B64B165">
              <w:rPr>
                <w:rFonts w:eastAsia="Arial" w:cs="Arial"/>
                <w:sz w:val="24"/>
                <w:szCs w:val="24"/>
                <w:lang w:val="en-US"/>
              </w:rPr>
              <w:t>Last name of the customer.</w:t>
            </w:r>
          </w:p>
        </w:tc>
        <w:tc>
          <w:tcPr>
            <w:tcW w:w="2340" w:type="dxa"/>
            <w:tcMar>
              <w:left w:w="105" w:type="dxa"/>
              <w:right w:w="105" w:type="dxa"/>
            </w:tcMar>
          </w:tcPr>
          <w:p w14:paraId="34EF8F56" w14:textId="6208F408" w:rsidR="5B64B165" w:rsidRDefault="5B64B165" w:rsidP="5B64B165">
            <w:pPr>
              <w:rPr>
                <w:rFonts w:eastAsia="Arial" w:cs="Arial"/>
                <w:sz w:val="24"/>
                <w:szCs w:val="24"/>
                <w:lang w:val="en-US"/>
              </w:rPr>
            </w:pPr>
          </w:p>
        </w:tc>
      </w:tr>
      <w:tr w:rsidR="5B64B165" w14:paraId="7B9623E5" w14:textId="77777777" w:rsidTr="5B64B165">
        <w:trPr>
          <w:trHeight w:val="300"/>
        </w:trPr>
        <w:tc>
          <w:tcPr>
            <w:tcW w:w="2340" w:type="dxa"/>
            <w:tcMar>
              <w:left w:w="105" w:type="dxa"/>
              <w:right w:w="105" w:type="dxa"/>
            </w:tcMar>
          </w:tcPr>
          <w:p w14:paraId="2A5BD306" w14:textId="3B1CE128" w:rsidR="5B64B165" w:rsidRDefault="5B64B165" w:rsidP="5B64B165">
            <w:pPr>
              <w:rPr>
                <w:rFonts w:eastAsia="Arial" w:cs="Arial"/>
                <w:sz w:val="24"/>
                <w:szCs w:val="24"/>
                <w:lang w:val="en-US"/>
              </w:rPr>
            </w:pPr>
            <w:r w:rsidRPr="5B64B165">
              <w:rPr>
                <w:rFonts w:eastAsia="Arial" w:cs="Arial"/>
                <w:sz w:val="24"/>
                <w:szCs w:val="24"/>
                <w:lang w:val="en-US"/>
              </w:rPr>
              <w:t>cus_address</w:t>
            </w:r>
          </w:p>
        </w:tc>
        <w:tc>
          <w:tcPr>
            <w:tcW w:w="2340" w:type="dxa"/>
            <w:tcMar>
              <w:left w:w="105" w:type="dxa"/>
              <w:right w:w="105" w:type="dxa"/>
            </w:tcMar>
          </w:tcPr>
          <w:p w14:paraId="34E83C0D" w14:textId="627DCEDC" w:rsidR="5B64B165" w:rsidRDefault="5B64B165" w:rsidP="5B64B165">
            <w:pPr>
              <w:rPr>
                <w:rFonts w:eastAsia="Arial" w:cs="Arial"/>
                <w:sz w:val="24"/>
                <w:szCs w:val="24"/>
                <w:lang w:val="en-US"/>
              </w:rPr>
            </w:pPr>
            <w:r w:rsidRPr="5B64B165">
              <w:rPr>
                <w:rFonts w:eastAsia="Arial" w:cs="Arial"/>
                <w:sz w:val="24"/>
                <w:szCs w:val="24"/>
                <w:lang w:val="en-US"/>
              </w:rPr>
              <w:t>varchar (255)</w:t>
            </w:r>
          </w:p>
        </w:tc>
        <w:tc>
          <w:tcPr>
            <w:tcW w:w="2340" w:type="dxa"/>
            <w:tcMar>
              <w:left w:w="105" w:type="dxa"/>
              <w:right w:w="105" w:type="dxa"/>
            </w:tcMar>
          </w:tcPr>
          <w:p w14:paraId="39783BEA" w14:textId="424348CB" w:rsidR="5B64B165" w:rsidRDefault="5B64B165" w:rsidP="5B64B165">
            <w:pPr>
              <w:rPr>
                <w:rFonts w:eastAsia="Arial" w:cs="Arial"/>
                <w:sz w:val="24"/>
                <w:szCs w:val="24"/>
                <w:lang w:val="en-US"/>
              </w:rPr>
            </w:pPr>
            <w:r w:rsidRPr="5B64B165">
              <w:rPr>
                <w:rFonts w:eastAsia="Arial" w:cs="Arial"/>
                <w:sz w:val="24"/>
                <w:szCs w:val="24"/>
                <w:lang w:val="en-US"/>
              </w:rPr>
              <w:t>Address of the customer.</w:t>
            </w:r>
          </w:p>
        </w:tc>
        <w:tc>
          <w:tcPr>
            <w:tcW w:w="2340" w:type="dxa"/>
            <w:tcMar>
              <w:left w:w="105" w:type="dxa"/>
              <w:right w:w="105" w:type="dxa"/>
            </w:tcMar>
          </w:tcPr>
          <w:p w14:paraId="0F815916" w14:textId="7AA00C82" w:rsidR="5B64B165" w:rsidRDefault="5B64B165" w:rsidP="5B64B165">
            <w:pPr>
              <w:rPr>
                <w:rFonts w:eastAsia="Arial" w:cs="Arial"/>
                <w:sz w:val="24"/>
                <w:szCs w:val="24"/>
                <w:lang w:val="en-US"/>
              </w:rPr>
            </w:pPr>
          </w:p>
        </w:tc>
      </w:tr>
      <w:tr w:rsidR="5B64B165" w14:paraId="00ED97C3" w14:textId="77777777" w:rsidTr="5B64B165">
        <w:trPr>
          <w:trHeight w:val="300"/>
        </w:trPr>
        <w:tc>
          <w:tcPr>
            <w:tcW w:w="2340" w:type="dxa"/>
            <w:tcMar>
              <w:left w:w="105" w:type="dxa"/>
              <w:right w:w="105" w:type="dxa"/>
            </w:tcMar>
          </w:tcPr>
          <w:p w14:paraId="250BFB5B" w14:textId="4E16E5E7" w:rsidR="5B64B165" w:rsidRDefault="5B64B165" w:rsidP="5B64B165">
            <w:pPr>
              <w:rPr>
                <w:rFonts w:eastAsia="Arial" w:cs="Arial"/>
                <w:sz w:val="24"/>
                <w:szCs w:val="24"/>
                <w:lang w:val="en-US"/>
              </w:rPr>
            </w:pPr>
            <w:r w:rsidRPr="5B64B165">
              <w:rPr>
                <w:rFonts w:eastAsia="Arial" w:cs="Arial"/>
                <w:sz w:val="24"/>
                <w:szCs w:val="24"/>
                <w:lang w:val="en-US"/>
              </w:rPr>
              <w:t>cus_contact</w:t>
            </w:r>
          </w:p>
        </w:tc>
        <w:tc>
          <w:tcPr>
            <w:tcW w:w="2340" w:type="dxa"/>
            <w:tcMar>
              <w:left w:w="105" w:type="dxa"/>
              <w:right w:w="105" w:type="dxa"/>
            </w:tcMar>
          </w:tcPr>
          <w:p w14:paraId="6A16DF8C" w14:textId="7B23AE49" w:rsidR="5B64B165" w:rsidRDefault="5B64B165" w:rsidP="5B64B165">
            <w:pPr>
              <w:rPr>
                <w:rFonts w:eastAsia="Arial" w:cs="Arial"/>
                <w:sz w:val="24"/>
                <w:szCs w:val="24"/>
                <w:lang w:val="en-US"/>
              </w:rPr>
            </w:pPr>
            <w:r w:rsidRPr="5B64B165">
              <w:rPr>
                <w:rFonts w:eastAsia="Arial" w:cs="Arial"/>
                <w:sz w:val="24"/>
                <w:szCs w:val="24"/>
                <w:lang w:val="en-US"/>
              </w:rPr>
              <w:t>Integer (25)</w:t>
            </w:r>
          </w:p>
        </w:tc>
        <w:tc>
          <w:tcPr>
            <w:tcW w:w="2340" w:type="dxa"/>
            <w:tcMar>
              <w:left w:w="105" w:type="dxa"/>
              <w:right w:w="105" w:type="dxa"/>
            </w:tcMar>
          </w:tcPr>
          <w:p w14:paraId="20392B04" w14:textId="1228810E" w:rsidR="5B64B165" w:rsidRDefault="5B64B165" w:rsidP="5B64B165">
            <w:pPr>
              <w:rPr>
                <w:rFonts w:eastAsia="Arial" w:cs="Arial"/>
                <w:sz w:val="24"/>
                <w:szCs w:val="24"/>
                <w:lang w:val="en-US"/>
              </w:rPr>
            </w:pPr>
            <w:r w:rsidRPr="5B64B165">
              <w:rPr>
                <w:rFonts w:eastAsia="Arial" w:cs="Arial"/>
                <w:sz w:val="24"/>
                <w:szCs w:val="24"/>
                <w:lang w:val="en-US"/>
              </w:rPr>
              <w:t>Contact number for the customer.</w:t>
            </w:r>
          </w:p>
        </w:tc>
        <w:tc>
          <w:tcPr>
            <w:tcW w:w="2340" w:type="dxa"/>
            <w:tcMar>
              <w:left w:w="105" w:type="dxa"/>
              <w:right w:w="105" w:type="dxa"/>
            </w:tcMar>
          </w:tcPr>
          <w:p w14:paraId="62218E38" w14:textId="36D880D5" w:rsidR="5B64B165" w:rsidRDefault="5B64B165" w:rsidP="5B64B165">
            <w:pPr>
              <w:rPr>
                <w:rFonts w:eastAsia="Arial" w:cs="Arial"/>
                <w:sz w:val="24"/>
                <w:szCs w:val="24"/>
                <w:lang w:val="en-US"/>
              </w:rPr>
            </w:pPr>
          </w:p>
        </w:tc>
      </w:tr>
      <w:tr w:rsidR="5B64B165" w14:paraId="15CEAFDE" w14:textId="77777777" w:rsidTr="5B64B165">
        <w:trPr>
          <w:trHeight w:val="300"/>
        </w:trPr>
        <w:tc>
          <w:tcPr>
            <w:tcW w:w="2340" w:type="dxa"/>
            <w:tcMar>
              <w:left w:w="105" w:type="dxa"/>
              <w:right w:w="105" w:type="dxa"/>
            </w:tcMar>
          </w:tcPr>
          <w:p w14:paraId="3ABAFC48" w14:textId="1E379BCE" w:rsidR="5B64B165" w:rsidRDefault="5B64B165" w:rsidP="5B64B165">
            <w:pPr>
              <w:rPr>
                <w:rFonts w:eastAsia="Arial" w:cs="Arial"/>
                <w:sz w:val="24"/>
                <w:szCs w:val="24"/>
                <w:lang w:val="en-US"/>
              </w:rPr>
            </w:pPr>
            <w:r w:rsidRPr="5B64B165">
              <w:rPr>
                <w:rFonts w:eastAsia="Arial" w:cs="Arial"/>
                <w:sz w:val="24"/>
                <w:szCs w:val="24"/>
                <w:lang w:val="en-US"/>
              </w:rPr>
              <w:t>cus_email</w:t>
            </w:r>
          </w:p>
        </w:tc>
        <w:tc>
          <w:tcPr>
            <w:tcW w:w="2340" w:type="dxa"/>
            <w:tcMar>
              <w:left w:w="105" w:type="dxa"/>
              <w:right w:w="105" w:type="dxa"/>
            </w:tcMar>
          </w:tcPr>
          <w:p w14:paraId="655AF051" w14:textId="0CE183FD" w:rsidR="5B64B165" w:rsidRDefault="5B64B165" w:rsidP="5B64B165">
            <w:pPr>
              <w:rPr>
                <w:rFonts w:eastAsia="Arial" w:cs="Arial"/>
                <w:sz w:val="24"/>
                <w:szCs w:val="24"/>
                <w:lang w:val="en-US"/>
              </w:rPr>
            </w:pPr>
            <w:r w:rsidRPr="5B64B165">
              <w:rPr>
                <w:rFonts w:eastAsia="Arial" w:cs="Arial"/>
                <w:sz w:val="24"/>
                <w:szCs w:val="24"/>
                <w:lang w:val="en-US"/>
              </w:rPr>
              <w:t>varchar (255)</w:t>
            </w:r>
          </w:p>
        </w:tc>
        <w:tc>
          <w:tcPr>
            <w:tcW w:w="2340" w:type="dxa"/>
            <w:tcMar>
              <w:left w:w="105" w:type="dxa"/>
              <w:right w:w="105" w:type="dxa"/>
            </w:tcMar>
          </w:tcPr>
          <w:p w14:paraId="604BFCAB" w14:textId="0F57CD64" w:rsidR="5B64B165" w:rsidRDefault="5B64B165" w:rsidP="5B64B165">
            <w:pPr>
              <w:rPr>
                <w:rFonts w:eastAsia="Arial" w:cs="Arial"/>
                <w:sz w:val="24"/>
                <w:szCs w:val="24"/>
                <w:lang w:val="en-US"/>
              </w:rPr>
            </w:pPr>
            <w:r w:rsidRPr="5B64B165">
              <w:rPr>
                <w:rFonts w:eastAsia="Arial" w:cs="Arial"/>
                <w:sz w:val="24"/>
                <w:szCs w:val="24"/>
                <w:lang w:val="en-US"/>
              </w:rPr>
              <w:t>Email address of the customer.</w:t>
            </w:r>
          </w:p>
        </w:tc>
        <w:tc>
          <w:tcPr>
            <w:tcW w:w="2340" w:type="dxa"/>
            <w:tcMar>
              <w:left w:w="105" w:type="dxa"/>
              <w:right w:w="105" w:type="dxa"/>
            </w:tcMar>
          </w:tcPr>
          <w:p w14:paraId="2D488CA9" w14:textId="49CF4D35" w:rsidR="5B64B165" w:rsidRDefault="5B64B165" w:rsidP="5B64B165">
            <w:pPr>
              <w:rPr>
                <w:rFonts w:eastAsia="Arial" w:cs="Arial"/>
                <w:sz w:val="24"/>
                <w:szCs w:val="24"/>
                <w:lang w:val="en-US"/>
              </w:rPr>
            </w:pPr>
          </w:p>
        </w:tc>
      </w:tr>
      <w:tr w:rsidR="5B64B165" w14:paraId="431C77AC" w14:textId="77777777" w:rsidTr="5B64B165">
        <w:trPr>
          <w:trHeight w:val="300"/>
        </w:trPr>
        <w:tc>
          <w:tcPr>
            <w:tcW w:w="2340" w:type="dxa"/>
            <w:tcMar>
              <w:left w:w="105" w:type="dxa"/>
              <w:right w:w="105" w:type="dxa"/>
            </w:tcMar>
          </w:tcPr>
          <w:p w14:paraId="093D0D14" w14:textId="0480BAB3" w:rsidR="5B64B165" w:rsidRDefault="5B64B165" w:rsidP="5B64B165">
            <w:pPr>
              <w:rPr>
                <w:rFonts w:eastAsia="Arial" w:cs="Arial"/>
                <w:sz w:val="24"/>
                <w:szCs w:val="24"/>
                <w:lang w:val="en-US"/>
              </w:rPr>
            </w:pPr>
            <w:r w:rsidRPr="5B64B165">
              <w:rPr>
                <w:rFonts w:eastAsia="Arial" w:cs="Arial"/>
                <w:b/>
                <w:bCs/>
                <w:sz w:val="24"/>
                <w:szCs w:val="24"/>
                <w:lang w:val="en-US"/>
              </w:rPr>
              <w:t>Shipment</w:t>
            </w:r>
          </w:p>
        </w:tc>
        <w:tc>
          <w:tcPr>
            <w:tcW w:w="2340" w:type="dxa"/>
            <w:tcMar>
              <w:left w:w="105" w:type="dxa"/>
              <w:right w:w="105" w:type="dxa"/>
            </w:tcMar>
          </w:tcPr>
          <w:p w14:paraId="72944726" w14:textId="05871D27" w:rsidR="5B64B165" w:rsidRDefault="5B64B165" w:rsidP="5B64B165">
            <w:pPr>
              <w:rPr>
                <w:rFonts w:eastAsia="Arial" w:cs="Arial"/>
                <w:sz w:val="24"/>
                <w:szCs w:val="24"/>
                <w:lang w:val="en-US"/>
              </w:rPr>
            </w:pPr>
          </w:p>
        </w:tc>
        <w:tc>
          <w:tcPr>
            <w:tcW w:w="2340" w:type="dxa"/>
            <w:tcMar>
              <w:left w:w="105" w:type="dxa"/>
              <w:right w:w="105" w:type="dxa"/>
            </w:tcMar>
          </w:tcPr>
          <w:p w14:paraId="12E78FD5" w14:textId="1C7490B7" w:rsidR="5B64B165" w:rsidRDefault="5B64B165" w:rsidP="5B64B165">
            <w:pPr>
              <w:rPr>
                <w:rFonts w:eastAsia="Arial" w:cs="Arial"/>
                <w:sz w:val="24"/>
                <w:szCs w:val="24"/>
                <w:lang w:val="en-US"/>
              </w:rPr>
            </w:pPr>
            <w:r w:rsidRPr="5B64B165">
              <w:rPr>
                <w:rFonts w:eastAsia="Arial" w:cs="Arial"/>
                <w:b/>
                <w:bCs/>
                <w:sz w:val="24"/>
                <w:szCs w:val="24"/>
                <w:lang w:val="en-US"/>
              </w:rPr>
              <w:t>Entity for tracking product shipments</w:t>
            </w:r>
          </w:p>
        </w:tc>
        <w:tc>
          <w:tcPr>
            <w:tcW w:w="2340" w:type="dxa"/>
            <w:tcMar>
              <w:left w:w="105" w:type="dxa"/>
              <w:right w:w="105" w:type="dxa"/>
            </w:tcMar>
          </w:tcPr>
          <w:p w14:paraId="54379A7F" w14:textId="5947E45B" w:rsidR="5B64B165" w:rsidRDefault="5B64B165" w:rsidP="5B64B165">
            <w:pPr>
              <w:rPr>
                <w:rFonts w:eastAsia="Arial" w:cs="Arial"/>
                <w:sz w:val="24"/>
                <w:szCs w:val="24"/>
                <w:lang w:val="en-US"/>
              </w:rPr>
            </w:pPr>
          </w:p>
        </w:tc>
      </w:tr>
      <w:tr w:rsidR="5B64B165" w14:paraId="0D5B9CB7" w14:textId="77777777" w:rsidTr="5B64B165">
        <w:trPr>
          <w:trHeight w:val="300"/>
        </w:trPr>
        <w:tc>
          <w:tcPr>
            <w:tcW w:w="2340" w:type="dxa"/>
            <w:tcMar>
              <w:left w:w="105" w:type="dxa"/>
              <w:right w:w="105" w:type="dxa"/>
            </w:tcMar>
          </w:tcPr>
          <w:p w14:paraId="2B7AFAFF" w14:textId="0D0A47E2" w:rsidR="5B64B165" w:rsidRDefault="5B64B165" w:rsidP="5B64B165">
            <w:pPr>
              <w:rPr>
                <w:rFonts w:eastAsia="Arial" w:cs="Arial"/>
                <w:sz w:val="24"/>
                <w:szCs w:val="24"/>
                <w:lang w:val="en-US"/>
              </w:rPr>
            </w:pPr>
            <w:r w:rsidRPr="5B64B165">
              <w:rPr>
                <w:rFonts w:eastAsia="Arial" w:cs="Arial"/>
                <w:sz w:val="24"/>
                <w:szCs w:val="24"/>
                <w:lang w:val="en-US"/>
              </w:rPr>
              <w:t>ship_id</w:t>
            </w:r>
          </w:p>
        </w:tc>
        <w:tc>
          <w:tcPr>
            <w:tcW w:w="2340" w:type="dxa"/>
            <w:tcMar>
              <w:left w:w="105" w:type="dxa"/>
              <w:right w:w="105" w:type="dxa"/>
            </w:tcMar>
          </w:tcPr>
          <w:p w14:paraId="4C05AD92" w14:textId="01CC99D8" w:rsidR="5B64B165" w:rsidRDefault="5B64B165" w:rsidP="5B64B165">
            <w:pPr>
              <w:rPr>
                <w:rFonts w:eastAsia="Arial" w:cs="Arial"/>
                <w:sz w:val="24"/>
                <w:szCs w:val="24"/>
                <w:lang w:val="en-US"/>
              </w:rPr>
            </w:pPr>
            <w:r w:rsidRPr="5B64B165">
              <w:rPr>
                <w:rFonts w:eastAsia="Arial" w:cs="Arial"/>
                <w:sz w:val="24"/>
                <w:szCs w:val="24"/>
                <w:lang w:val="en-US"/>
              </w:rPr>
              <w:t>Integer (25)</w:t>
            </w:r>
          </w:p>
        </w:tc>
        <w:tc>
          <w:tcPr>
            <w:tcW w:w="2340" w:type="dxa"/>
            <w:tcMar>
              <w:left w:w="105" w:type="dxa"/>
              <w:right w:w="105" w:type="dxa"/>
            </w:tcMar>
          </w:tcPr>
          <w:p w14:paraId="63B1A5FB" w14:textId="184A6FA0" w:rsidR="5B64B165" w:rsidRDefault="5B64B165" w:rsidP="5B64B165">
            <w:pPr>
              <w:rPr>
                <w:rFonts w:eastAsia="Arial" w:cs="Arial"/>
                <w:sz w:val="24"/>
                <w:szCs w:val="24"/>
                <w:lang w:val="en-US"/>
              </w:rPr>
            </w:pPr>
            <w:r w:rsidRPr="5B64B165">
              <w:rPr>
                <w:rFonts w:eastAsia="Arial" w:cs="Arial"/>
                <w:sz w:val="24"/>
                <w:szCs w:val="24"/>
                <w:lang w:val="en-US"/>
              </w:rPr>
              <w:t>Shipment identification number.</w:t>
            </w:r>
          </w:p>
        </w:tc>
        <w:tc>
          <w:tcPr>
            <w:tcW w:w="2340" w:type="dxa"/>
            <w:tcMar>
              <w:left w:w="105" w:type="dxa"/>
              <w:right w:w="105" w:type="dxa"/>
            </w:tcMar>
          </w:tcPr>
          <w:p w14:paraId="503EA545" w14:textId="0FAF1A94" w:rsidR="5B64B165" w:rsidRDefault="5B64B165" w:rsidP="5B64B165">
            <w:pPr>
              <w:rPr>
                <w:rFonts w:eastAsia="Arial" w:cs="Arial"/>
                <w:sz w:val="24"/>
                <w:szCs w:val="24"/>
                <w:lang w:val="en-US"/>
              </w:rPr>
            </w:pPr>
            <w:r w:rsidRPr="5B64B165">
              <w:rPr>
                <w:rFonts w:eastAsia="Arial" w:cs="Arial"/>
                <w:sz w:val="24"/>
                <w:szCs w:val="24"/>
                <w:lang w:val="en-US"/>
              </w:rPr>
              <w:t>Primary Key</w:t>
            </w:r>
          </w:p>
        </w:tc>
      </w:tr>
      <w:tr w:rsidR="5B64B165" w14:paraId="2F5FFBC2" w14:textId="77777777" w:rsidTr="5B64B165">
        <w:trPr>
          <w:trHeight w:val="300"/>
        </w:trPr>
        <w:tc>
          <w:tcPr>
            <w:tcW w:w="2340" w:type="dxa"/>
            <w:tcMar>
              <w:left w:w="105" w:type="dxa"/>
              <w:right w:w="105" w:type="dxa"/>
            </w:tcMar>
          </w:tcPr>
          <w:p w14:paraId="4DEC19E3" w14:textId="48B97C9E" w:rsidR="5B64B165" w:rsidRDefault="5B64B165" w:rsidP="5B64B165">
            <w:pPr>
              <w:rPr>
                <w:rFonts w:eastAsia="Arial" w:cs="Arial"/>
                <w:sz w:val="24"/>
                <w:szCs w:val="24"/>
                <w:lang w:val="en-US"/>
              </w:rPr>
            </w:pPr>
            <w:r w:rsidRPr="5B64B165">
              <w:rPr>
                <w:rFonts w:eastAsia="Arial" w:cs="Arial"/>
                <w:sz w:val="24"/>
                <w:szCs w:val="24"/>
                <w:lang w:val="en-US"/>
              </w:rPr>
              <w:t>prdct_id</w:t>
            </w:r>
          </w:p>
        </w:tc>
        <w:tc>
          <w:tcPr>
            <w:tcW w:w="2340" w:type="dxa"/>
            <w:tcMar>
              <w:left w:w="105" w:type="dxa"/>
              <w:right w:w="105" w:type="dxa"/>
            </w:tcMar>
          </w:tcPr>
          <w:p w14:paraId="278C5ADD" w14:textId="63E1D8A1" w:rsidR="5B64B165" w:rsidRDefault="5B64B165" w:rsidP="5B64B165">
            <w:pPr>
              <w:rPr>
                <w:rFonts w:eastAsia="Arial" w:cs="Arial"/>
                <w:sz w:val="24"/>
                <w:szCs w:val="24"/>
                <w:lang w:val="en-US"/>
              </w:rPr>
            </w:pPr>
            <w:r w:rsidRPr="5B64B165">
              <w:rPr>
                <w:rFonts w:eastAsia="Arial" w:cs="Arial"/>
                <w:sz w:val="24"/>
                <w:szCs w:val="24"/>
                <w:lang w:val="en-US"/>
              </w:rPr>
              <w:t>Integer (25)</w:t>
            </w:r>
          </w:p>
        </w:tc>
        <w:tc>
          <w:tcPr>
            <w:tcW w:w="2340" w:type="dxa"/>
            <w:tcMar>
              <w:left w:w="105" w:type="dxa"/>
              <w:right w:w="105" w:type="dxa"/>
            </w:tcMar>
          </w:tcPr>
          <w:p w14:paraId="14A29971" w14:textId="2B37C889" w:rsidR="5B64B165" w:rsidRDefault="5B64B165" w:rsidP="5B64B165">
            <w:pPr>
              <w:rPr>
                <w:rFonts w:eastAsia="Arial" w:cs="Arial"/>
                <w:sz w:val="24"/>
                <w:szCs w:val="24"/>
                <w:lang w:val="en-US"/>
              </w:rPr>
            </w:pPr>
            <w:r w:rsidRPr="5B64B165">
              <w:rPr>
                <w:rFonts w:eastAsia="Arial" w:cs="Arial"/>
                <w:sz w:val="24"/>
                <w:szCs w:val="24"/>
                <w:lang w:val="en-US"/>
              </w:rPr>
              <w:t>Identifier for the product being shipped.</w:t>
            </w:r>
          </w:p>
        </w:tc>
        <w:tc>
          <w:tcPr>
            <w:tcW w:w="2340" w:type="dxa"/>
            <w:tcMar>
              <w:left w:w="105" w:type="dxa"/>
              <w:right w:w="105" w:type="dxa"/>
            </w:tcMar>
          </w:tcPr>
          <w:p w14:paraId="19F47040" w14:textId="5358FEFC" w:rsidR="5B64B165" w:rsidRDefault="5B64B165" w:rsidP="5B64B165">
            <w:pPr>
              <w:rPr>
                <w:rFonts w:eastAsia="Arial" w:cs="Arial"/>
                <w:sz w:val="24"/>
                <w:szCs w:val="24"/>
                <w:lang w:val="en-US"/>
              </w:rPr>
            </w:pPr>
            <w:r w:rsidRPr="5B64B165">
              <w:rPr>
                <w:rFonts w:eastAsia="Arial" w:cs="Arial"/>
                <w:sz w:val="24"/>
                <w:szCs w:val="24"/>
                <w:lang w:val="en-US"/>
              </w:rPr>
              <w:t>Foreign Key from product</w:t>
            </w:r>
          </w:p>
        </w:tc>
      </w:tr>
      <w:tr w:rsidR="5B64B165" w14:paraId="1AA46E72" w14:textId="77777777" w:rsidTr="5B64B165">
        <w:trPr>
          <w:trHeight w:val="300"/>
        </w:trPr>
        <w:tc>
          <w:tcPr>
            <w:tcW w:w="2340" w:type="dxa"/>
            <w:tcMar>
              <w:left w:w="105" w:type="dxa"/>
              <w:right w:w="105" w:type="dxa"/>
            </w:tcMar>
          </w:tcPr>
          <w:p w14:paraId="0AE59C1D" w14:textId="100AB028" w:rsidR="5B64B165" w:rsidRDefault="5B64B165" w:rsidP="5B64B165">
            <w:pPr>
              <w:rPr>
                <w:rFonts w:eastAsia="Arial" w:cs="Arial"/>
                <w:sz w:val="24"/>
                <w:szCs w:val="24"/>
                <w:lang w:val="en-US"/>
              </w:rPr>
            </w:pPr>
            <w:r w:rsidRPr="5B64B165">
              <w:rPr>
                <w:rFonts w:eastAsia="Arial" w:cs="Arial"/>
                <w:sz w:val="24"/>
                <w:szCs w:val="24"/>
                <w:lang w:val="en-US"/>
              </w:rPr>
              <w:t>po_id</w:t>
            </w:r>
          </w:p>
        </w:tc>
        <w:tc>
          <w:tcPr>
            <w:tcW w:w="2340" w:type="dxa"/>
            <w:tcMar>
              <w:left w:w="105" w:type="dxa"/>
              <w:right w:w="105" w:type="dxa"/>
            </w:tcMar>
          </w:tcPr>
          <w:p w14:paraId="55272F33" w14:textId="0729EA1A" w:rsidR="5B64B165" w:rsidRDefault="5B64B165" w:rsidP="5B64B165">
            <w:pPr>
              <w:rPr>
                <w:rFonts w:eastAsia="Arial" w:cs="Arial"/>
                <w:sz w:val="24"/>
                <w:szCs w:val="24"/>
                <w:lang w:val="en-US"/>
              </w:rPr>
            </w:pPr>
            <w:r w:rsidRPr="5B64B165">
              <w:rPr>
                <w:rFonts w:eastAsia="Arial" w:cs="Arial"/>
                <w:sz w:val="24"/>
                <w:szCs w:val="24"/>
                <w:lang w:val="en-US"/>
              </w:rPr>
              <w:t>Integer (25)</w:t>
            </w:r>
          </w:p>
        </w:tc>
        <w:tc>
          <w:tcPr>
            <w:tcW w:w="2340" w:type="dxa"/>
            <w:tcMar>
              <w:left w:w="105" w:type="dxa"/>
              <w:right w:w="105" w:type="dxa"/>
            </w:tcMar>
          </w:tcPr>
          <w:p w14:paraId="36BC5895" w14:textId="5203A5D4" w:rsidR="5B64B165" w:rsidRDefault="5B64B165" w:rsidP="5B64B165">
            <w:pPr>
              <w:rPr>
                <w:rFonts w:eastAsia="Arial" w:cs="Arial"/>
                <w:sz w:val="24"/>
                <w:szCs w:val="24"/>
                <w:lang w:val="en-US"/>
              </w:rPr>
            </w:pPr>
            <w:r w:rsidRPr="5B64B165">
              <w:rPr>
                <w:rFonts w:eastAsia="Arial" w:cs="Arial"/>
                <w:sz w:val="24"/>
                <w:szCs w:val="24"/>
                <w:lang w:val="en-US"/>
              </w:rPr>
              <w:t>Identifier for the associated purchase order.</w:t>
            </w:r>
          </w:p>
        </w:tc>
        <w:tc>
          <w:tcPr>
            <w:tcW w:w="2340" w:type="dxa"/>
            <w:tcMar>
              <w:left w:w="105" w:type="dxa"/>
              <w:right w:w="105" w:type="dxa"/>
            </w:tcMar>
          </w:tcPr>
          <w:p w14:paraId="43202717" w14:textId="0EB89181" w:rsidR="5B64B165" w:rsidRDefault="5B64B165" w:rsidP="5B64B165">
            <w:pPr>
              <w:rPr>
                <w:rFonts w:eastAsia="Arial" w:cs="Arial"/>
                <w:sz w:val="24"/>
                <w:szCs w:val="24"/>
                <w:lang w:val="en-US"/>
              </w:rPr>
            </w:pPr>
            <w:r w:rsidRPr="5B64B165">
              <w:rPr>
                <w:rFonts w:eastAsia="Arial" w:cs="Arial"/>
                <w:sz w:val="24"/>
                <w:szCs w:val="24"/>
                <w:lang w:val="en-US"/>
              </w:rPr>
              <w:t>Foreign Key from purchase_order</w:t>
            </w:r>
          </w:p>
        </w:tc>
      </w:tr>
      <w:tr w:rsidR="5B64B165" w14:paraId="0F0DBF76" w14:textId="77777777" w:rsidTr="5B64B165">
        <w:trPr>
          <w:trHeight w:val="300"/>
        </w:trPr>
        <w:tc>
          <w:tcPr>
            <w:tcW w:w="2340" w:type="dxa"/>
            <w:tcMar>
              <w:left w:w="105" w:type="dxa"/>
              <w:right w:w="105" w:type="dxa"/>
            </w:tcMar>
          </w:tcPr>
          <w:p w14:paraId="73DA396F" w14:textId="04122F49" w:rsidR="5B64B165" w:rsidRDefault="5B64B165" w:rsidP="5B64B165">
            <w:pPr>
              <w:rPr>
                <w:rFonts w:eastAsia="Arial" w:cs="Arial"/>
                <w:sz w:val="24"/>
                <w:szCs w:val="24"/>
                <w:lang w:val="en-US"/>
              </w:rPr>
            </w:pPr>
            <w:r w:rsidRPr="5B64B165">
              <w:rPr>
                <w:rFonts w:eastAsia="Arial" w:cs="Arial"/>
                <w:sz w:val="24"/>
                <w:szCs w:val="24"/>
                <w:lang w:val="en-US"/>
              </w:rPr>
              <w:t>ship_status</w:t>
            </w:r>
          </w:p>
        </w:tc>
        <w:tc>
          <w:tcPr>
            <w:tcW w:w="2340" w:type="dxa"/>
            <w:tcMar>
              <w:left w:w="105" w:type="dxa"/>
              <w:right w:w="105" w:type="dxa"/>
            </w:tcMar>
          </w:tcPr>
          <w:p w14:paraId="2C2C4EA1" w14:textId="1E413535" w:rsidR="5B64B165" w:rsidRDefault="5B64B165" w:rsidP="5B64B165">
            <w:pPr>
              <w:rPr>
                <w:rFonts w:eastAsia="Arial" w:cs="Arial"/>
                <w:sz w:val="24"/>
                <w:szCs w:val="24"/>
                <w:lang w:val="en-US"/>
              </w:rPr>
            </w:pPr>
            <w:r w:rsidRPr="5B64B165">
              <w:rPr>
                <w:rFonts w:eastAsia="Arial" w:cs="Arial"/>
                <w:sz w:val="24"/>
                <w:szCs w:val="24"/>
                <w:lang w:val="en-US"/>
              </w:rPr>
              <w:t>varchar (255)</w:t>
            </w:r>
          </w:p>
        </w:tc>
        <w:tc>
          <w:tcPr>
            <w:tcW w:w="2340" w:type="dxa"/>
            <w:tcMar>
              <w:left w:w="105" w:type="dxa"/>
              <w:right w:w="105" w:type="dxa"/>
            </w:tcMar>
          </w:tcPr>
          <w:p w14:paraId="16D1E91B" w14:textId="56C2A451" w:rsidR="5B64B165" w:rsidRDefault="5B64B165" w:rsidP="5B64B165">
            <w:pPr>
              <w:rPr>
                <w:rFonts w:eastAsia="Arial" w:cs="Arial"/>
                <w:sz w:val="24"/>
                <w:szCs w:val="24"/>
                <w:lang w:val="en-US"/>
              </w:rPr>
            </w:pPr>
            <w:r w:rsidRPr="5B64B165">
              <w:rPr>
                <w:rFonts w:eastAsia="Arial" w:cs="Arial"/>
                <w:sz w:val="24"/>
                <w:szCs w:val="24"/>
                <w:lang w:val="en-US"/>
              </w:rPr>
              <w:t>Status of the shipment (Retrieval, Shipment).</w:t>
            </w:r>
          </w:p>
        </w:tc>
        <w:tc>
          <w:tcPr>
            <w:tcW w:w="2340" w:type="dxa"/>
            <w:tcMar>
              <w:left w:w="105" w:type="dxa"/>
              <w:right w:w="105" w:type="dxa"/>
            </w:tcMar>
          </w:tcPr>
          <w:p w14:paraId="1C6675F5" w14:textId="339453CB" w:rsidR="5B64B165" w:rsidRDefault="5B64B165" w:rsidP="5B64B165">
            <w:pPr>
              <w:rPr>
                <w:rFonts w:eastAsia="Arial" w:cs="Arial"/>
                <w:sz w:val="24"/>
                <w:szCs w:val="24"/>
                <w:lang w:val="en-US"/>
              </w:rPr>
            </w:pPr>
          </w:p>
        </w:tc>
      </w:tr>
      <w:tr w:rsidR="5B64B165" w14:paraId="6352D0EE" w14:textId="77777777" w:rsidTr="5B64B165">
        <w:trPr>
          <w:trHeight w:val="300"/>
        </w:trPr>
        <w:tc>
          <w:tcPr>
            <w:tcW w:w="2340" w:type="dxa"/>
            <w:tcMar>
              <w:left w:w="105" w:type="dxa"/>
              <w:right w:w="105" w:type="dxa"/>
            </w:tcMar>
          </w:tcPr>
          <w:p w14:paraId="5A7E06C2" w14:textId="23318EBE" w:rsidR="5B64B165" w:rsidRDefault="5B64B165" w:rsidP="5B64B165">
            <w:pPr>
              <w:rPr>
                <w:rFonts w:eastAsia="Arial" w:cs="Arial"/>
                <w:sz w:val="24"/>
                <w:szCs w:val="24"/>
                <w:lang w:val="en-US"/>
              </w:rPr>
            </w:pPr>
            <w:r w:rsidRPr="5B64B165">
              <w:rPr>
                <w:rFonts w:eastAsia="Arial" w:cs="Arial"/>
                <w:sz w:val="24"/>
                <w:szCs w:val="24"/>
                <w:lang w:val="en-US"/>
              </w:rPr>
              <w:t>ship_date</w:t>
            </w:r>
          </w:p>
        </w:tc>
        <w:tc>
          <w:tcPr>
            <w:tcW w:w="2340" w:type="dxa"/>
            <w:tcMar>
              <w:left w:w="105" w:type="dxa"/>
              <w:right w:w="105" w:type="dxa"/>
            </w:tcMar>
          </w:tcPr>
          <w:p w14:paraId="303C0F08" w14:textId="63316920" w:rsidR="5B64B165" w:rsidRDefault="5B64B165" w:rsidP="5B64B165">
            <w:pPr>
              <w:rPr>
                <w:rFonts w:eastAsia="Arial" w:cs="Arial"/>
                <w:sz w:val="24"/>
                <w:szCs w:val="24"/>
                <w:lang w:val="en-US"/>
              </w:rPr>
            </w:pPr>
            <w:r w:rsidRPr="5B64B165">
              <w:rPr>
                <w:rFonts w:eastAsia="Arial" w:cs="Arial"/>
                <w:sz w:val="24"/>
                <w:szCs w:val="24"/>
                <w:lang w:val="en-US"/>
              </w:rPr>
              <w:t>date</w:t>
            </w:r>
          </w:p>
        </w:tc>
        <w:tc>
          <w:tcPr>
            <w:tcW w:w="2340" w:type="dxa"/>
            <w:tcMar>
              <w:left w:w="105" w:type="dxa"/>
              <w:right w:w="105" w:type="dxa"/>
            </w:tcMar>
          </w:tcPr>
          <w:p w14:paraId="4FA4A017" w14:textId="1457E7DA" w:rsidR="5B64B165" w:rsidRDefault="5B64B165" w:rsidP="5B64B165">
            <w:pPr>
              <w:rPr>
                <w:rFonts w:eastAsia="Arial" w:cs="Arial"/>
                <w:sz w:val="24"/>
                <w:szCs w:val="24"/>
                <w:lang w:val="en-US"/>
              </w:rPr>
            </w:pPr>
            <w:r w:rsidRPr="5B64B165">
              <w:rPr>
                <w:rFonts w:eastAsia="Arial" w:cs="Arial"/>
                <w:sz w:val="24"/>
                <w:szCs w:val="24"/>
                <w:lang w:val="en-US"/>
              </w:rPr>
              <w:t>Date of the shipment.</w:t>
            </w:r>
          </w:p>
        </w:tc>
        <w:tc>
          <w:tcPr>
            <w:tcW w:w="2340" w:type="dxa"/>
            <w:tcMar>
              <w:left w:w="105" w:type="dxa"/>
              <w:right w:w="105" w:type="dxa"/>
            </w:tcMar>
          </w:tcPr>
          <w:p w14:paraId="0844A78F" w14:textId="3107B36F" w:rsidR="5B64B165" w:rsidRDefault="5B64B165" w:rsidP="5B64B165">
            <w:pPr>
              <w:rPr>
                <w:rFonts w:eastAsia="Arial" w:cs="Arial"/>
                <w:sz w:val="24"/>
                <w:szCs w:val="24"/>
                <w:lang w:val="en-US"/>
              </w:rPr>
            </w:pPr>
          </w:p>
        </w:tc>
      </w:tr>
      <w:tr w:rsidR="5B64B165" w14:paraId="58B0B36A" w14:textId="77777777" w:rsidTr="5B64B165">
        <w:trPr>
          <w:trHeight w:val="300"/>
        </w:trPr>
        <w:tc>
          <w:tcPr>
            <w:tcW w:w="2340" w:type="dxa"/>
            <w:tcMar>
              <w:left w:w="105" w:type="dxa"/>
              <w:right w:w="105" w:type="dxa"/>
            </w:tcMar>
          </w:tcPr>
          <w:p w14:paraId="246ABB60" w14:textId="791FD134" w:rsidR="5B64B165" w:rsidRDefault="5B64B165" w:rsidP="5B64B165">
            <w:pPr>
              <w:rPr>
                <w:rFonts w:eastAsia="Arial" w:cs="Arial"/>
                <w:sz w:val="24"/>
                <w:szCs w:val="24"/>
                <w:lang w:val="en-US"/>
              </w:rPr>
            </w:pPr>
            <w:r w:rsidRPr="5B64B165">
              <w:rPr>
                <w:rFonts w:eastAsia="Arial" w:cs="Arial"/>
                <w:b/>
                <w:bCs/>
                <w:sz w:val="24"/>
                <w:szCs w:val="24"/>
                <w:lang w:val="en-US"/>
              </w:rPr>
              <w:t>Inventory</w:t>
            </w:r>
          </w:p>
        </w:tc>
        <w:tc>
          <w:tcPr>
            <w:tcW w:w="2340" w:type="dxa"/>
            <w:tcMar>
              <w:left w:w="105" w:type="dxa"/>
              <w:right w:w="105" w:type="dxa"/>
            </w:tcMar>
          </w:tcPr>
          <w:p w14:paraId="4D970D0D" w14:textId="6E146BF3" w:rsidR="5B64B165" w:rsidRDefault="5B64B165" w:rsidP="5B64B165">
            <w:pPr>
              <w:rPr>
                <w:rFonts w:eastAsia="Arial" w:cs="Arial"/>
                <w:sz w:val="24"/>
                <w:szCs w:val="24"/>
                <w:lang w:val="en-US"/>
              </w:rPr>
            </w:pPr>
          </w:p>
        </w:tc>
        <w:tc>
          <w:tcPr>
            <w:tcW w:w="2340" w:type="dxa"/>
            <w:tcMar>
              <w:left w:w="105" w:type="dxa"/>
              <w:right w:w="105" w:type="dxa"/>
            </w:tcMar>
          </w:tcPr>
          <w:p w14:paraId="145C798E" w14:textId="17E7B717" w:rsidR="5B64B165" w:rsidRDefault="5B64B165" w:rsidP="5B64B165">
            <w:pPr>
              <w:rPr>
                <w:rFonts w:eastAsia="Arial" w:cs="Arial"/>
                <w:sz w:val="24"/>
                <w:szCs w:val="24"/>
                <w:lang w:val="en-US"/>
              </w:rPr>
            </w:pPr>
            <w:r w:rsidRPr="5B64B165">
              <w:rPr>
                <w:rFonts w:eastAsia="Arial" w:cs="Arial"/>
                <w:b/>
                <w:bCs/>
                <w:sz w:val="24"/>
                <w:szCs w:val="24"/>
                <w:lang w:val="en-US"/>
              </w:rPr>
              <w:t>Entity for managing inventory details</w:t>
            </w:r>
          </w:p>
        </w:tc>
        <w:tc>
          <w:tcPr>
            <w:tcW w:w="2340" w:type="dxa"/>
            <w:tcMar>
              <w:left w:w="105" w:type="dxa"/>
              <w:right w:w="105" w:type="dxa"/>
            </w:tcMar>
          </w:tcPr>
          <w:p w14:paraId="473388A3" w14:textId="04937C2A" w:rsidR="5B64B165" w:rsidRDefault="5B64B165" w:rsidP="5B64B165">
            <w:pPr>
              <w:rPr>
                <w:rFonts w:eastAsia="Arial" w:cs="Arial"/>
                <w:sz w:val="24"/>
                <w:szCs w:val="24"/>
                <w:lang w:val="en-US"/>
              </w:rPr>
            </w:pPr>
          </w:p>
        </w:tc>
      </w:tr>
      <w:tr w:rsidR="5B64B165" w14:paraId="27DDB139" w14:textId="77777777" w:rsidTr="5B64B165">
        <w:trPr>
          <w:trHeight w:val="300"/>
        </w:trPr>
        <w:tc>
          <w:tcPr>
            <w:tcW w:w="2340" w:type="dxa"/>
            <w:tcMar>
              <w:left w:w="105" w:type="dxa"/>
              <w:right w:w="105" w:type="dxa"/>
            </w:tcMar>
          </w:tcPr>
          <w:p w14:paraId="7FE63BDB" w14:textId="1A6E862E" w:rsidR="5B64B165" w:rsidRDefault="5B64B165" w:rsidP="5B64B165">
            <w:pPr>
              <w:rPr>
                <w:rFonts w:eastAsia="Arial" w:cs="Arial"/>
                <w:sz w:val="24"/>
                <w:szCs w:val="24"/>
                <w:lang w:val="en-US"/>
              </w:rPr>
            </w:pPr>
            <w:r w:rsidRPr="5B64B165">
              <w:rPr>
                <w:rFonts w:eastAsia="Arial" w:cs="Arial"/>
                <w:sz w:val="24"/>
                <w:szCs w:val="24"/>
                <w:lang w:val="en-US"/>
              </w:rPr>
              <w:t>Invent_Id</w:t>
            </w:r>
          </w:p>
        </w:tc>
        <w:tc>
          <w:tcPr>
            <w:tcW w:w="2340" w:type="dxa"/>
            <w:tcMar>
              <w:left w:w="105" w:type="dxa"/>
              <w:right w:w="105" w:type="dxa"/>
            </w:tcMar>
          </w:tcPr>
          <w:p w14:paraId="4E5E7EE1" w14:textId="4D2F8195" w:rsidR="5B64B165" w:rsidRDefault="5B64B165" w:rsidP="5B64B165">
            <w:pPr>
              <w:rPr>
                <w:rFonts w:eastAsia="Arial" w:cs="Arial"/>
                <w:sz w:val="24"/>
                <w:szCs w:val="24"/>
                <w:lang w:val="en-US"/>
              </w:rPr>
            </w:pPr>
            <w:r w:rsidRPr="5B64B165">
              <w:rPr>
                <w:rFonts w:eastAsia="Arial" w:cs="Arial"/>
                <w:sz w:val="24"/>
                <w:szCs w:val="24"/>
                <w:lang w:val="en-US"/>
              </w:rPr>
              <w:t>Integer (25)</w:t>
            </w:r>
          </w:p>
        </w:tc>
        <w:tc>
          <w:tcPr>
            <w:tcW w:w="2340" w:type="dxa"/>
            <w:tcMar>
              <w:left w:w="105" w:type="dxa"/>
              <w:right w:w="105" w:type="dxa"/>
            </w:tcMar>
          </w:tcPr>
          <w:p w14:paraId="746B29A0" w14:textId="3B8421A1" w:rsidR="5B64B165" w:rsidRDefault="5B64B165" w:rsidP="5B64B165">
            <w:pPr>
              <w:rPr>
                <w:rFonts w:eastAsia="Arial" w:cs="Arial"/>
                <w:sz w:val="24"/>
                <w:szCs w:val="24"/>
                <w:lang w:val="en-US"/>
              </w:rPr>
            </w:pPr>
            <w:r w:rsidRPr="5B64B165">
              <w:rPr>
                <w:rFonts w:eastAsia="Arial" w:cs="Arial"/>
                <w:sz w:val="24"/>
                <w:szCs w:val="24"/>
                <w:lang w:val="en-US"/>
              </w:rPr>
              <w:t>Inventory record identification number.</w:t>
            </w:r>
          </w:p>
        </w:tc>
        <w:tc>
          <w:tcPr>
            <w:tcW w:w="2340" w:type="dxa"/>
            <w:tcMar>
              <w:left w:w="105" w:type="dxa"/>
              <w:right w:w="105" w:type="dxa"/>
            </w:tcMar>
          </w:tcPr>
          <w:p w14:paraId="16D0F677" w14:textId="40C30F34" w:rsidR="5B64B165" w:rsidRDefault="5B64B165" w:rsidP="5B64B165">
            <w:pPr>
              <w:rPr>
                <w:rFonts w:eastAsia="Arial" w:cs="Arial"/>
                <w:sz w:val="24"/>
                <w:szCs w:val="24"/>
                <w:lang w:val="en-US"/>
              </w:rPr>
            </w:pPr>
            <w:r w:rsidRPr="5B64B165">
              <w:rPr>
                <w:rFonts w:eastAsia="Arial" w:cs="Arial"/>
                <w:sz w:val="24"/>
                <w:szCs w:val="24"/>
                <w:lang w:val="en-US"/>
              </w:rPr>
              <w:t>Primary Key</w:t>
            </w:r>
          </w:p>
        </w:tc>
      </w:tr>
      <w:tr w:rsidR="5B64B165" w14:paraId="0C4875E7" w14:textId="77777777" w:rsidTr="5B64B165">
        <w:trPr>
          <w:trHeight w:val="300"/>
        </w:trPr>
        <w:tc>
          <w:tcPr>
            <w:tcW w:w="2340" w:type="dxa"/>
            <w:tcMar>
              <w:left w:w="105" w:type="dxa"/>
              <w:right w:w="105" w:type="dxa"/>
            </w:tcMar>
          </w:tcPr>
          <w:p w14:paraId="040CDF4D" w14:textId="5C4B5009" w:rsidR="5B64B165" w:rsidRDefault="5B64B165" w:rsidP="5B64B165">
            <w:pPr>
              <w:rPr>
                <w:rFonts w:eastAsia="Arial" w:cs="Arial"/>
                <w:sz w:val="24"/>
                <w:szCs w:val="24"/>
                <w:lang w:val="en-US"/>
              </w:rPr>
            </w:pPr>
            <w:r w:rsidRPr="5B64B165">
              <w:rPr>
                <w:rFonts w:eastAsia="Arial" w:cs="Arial"/>
                <w:sz w:val="24"/>
                <w:szCs w:val="24"/>
                <w:lang w:val="en-US"/>
              </w:rPr>
              <w:t>prdct_id</w:t>
            </w:r>
          </w:p>
        </w:tc>
        <w:tc>
          <w:tcPr>
            <w:tcW w:w="2340" w:type="dxa"/>
            <w:tcMar>
              <w:left w:w="105" w:type="dxa"/>
              <w:right w:w="105" w:type="dxa"/>
            </w:tcMar>
          </w:tcPr>
          <w:p w14:paraId="4FF38D3A" w14:textId="3191D05C" w:rsidR="5B64B165" w:rsidRDefault="5B64B165" w:rsidP="5B64B165">
            <w:pPr>
              <w:rPr>
                <w:rFonts w:eastAsia="Arial" w:cs="Arial"/>
                <w:sz w:val="24"/>
                <w:szCs w:val="24"/>
                <w:lang w:val="en-US"/>
              </w:rPr>
            </w:pPr>
            <w:r w:rsidRPr="5B64B165">
              <w:rPr>
                <w:rFonts w:eastAsia="Arial" w:cs="Arial"/>
                <w:sz w:val="24"/>
                <w:szCs w:val="24"/>
                <w:lang w:val="en-US"/>
              </w:rPr>
              <w:t>Integer (25)</w:t>
            </w:r>
          </w:p>
        </w:tc>
        <w:tc>
          <w:tcPr>
            <w:tcW w:w="2340" w:type="dxa"/>
            <w:tcMar>
              <w:left w:w="105" w:type="dxa"/>
              <w:right w:w="105" w:type="dxa"/>
            </w:tcMar>
          </w:tcPr>
          <w:p w14:paraId="6D3905F4" w14:textId="79EA96ED" w:rsidR="5B64B165" w:rsidRDefault="5B64B165" w:rsidP="5B64B165">
            <w:pPr>
              <w:rPr>
                <w:rFonts w:eastAsia="Arial" w:cs="Arial"/>
                <w:sz w:val="24"/>
                <w:szCs w:val="24"/>
                <w:lang w:val="en-US"/>
              </w:rPr>
            </w:pPr>
            <w:r w:rsidRPr="5B64B165">
              <w:rPr>
                <w:rFonts w:eastAsia="Arial" w:cs="Arial"/>
                <w:sz w:val="24"/>
                <w:szCs w:val="24"/>
                <w:lang w:val="en-US"/>
              </w:rPr>
              <w:t>Identifier for the product in inventory.</w:t>
            </w:r>
          </w:p>
        </w:tc>
        <w:tc>
          <w:tcPr>
            <w:tcW w:w="2340" w:type="dxa"/>
            <w:tcMar>
              <w:left w:w="105" w:type="dxa"/>
              <w:right w:w="105" w:type="dxa"/>
            </w:tcMar>
          </w:tcPr>
          <w:p w14:paraId="7800079C" w14:textId="2EACBA9B" w:rsidR="5B64B165" w:rsidRDefault="5B64B165" w:rsidP="5B64B165">
            <w:pPr>
              <w:rPr>
                <w:rFonts w:eastAsia="Arial" w:cs="Arial"/>
                <w:sz w:val="24"/>
                <w:szCs w:val="24"/>
                <w:lang w:val="en-US"/>
              </w:rPr>
            </w:pPr>
            <w:r w:rsidRPr="5B64B165">
              <w:rPr>
                <w:rFonts w:eastAsia="Arial" w:cs="Arial"/>
                <w:sz w:val="24"/>
                <w:szCs w:val="24"/>
                <w:lang w:val="en-US"/>
              </w:rPr>
              <w:t>Foreign Key from product</w:t>
            </w:r>
          </w:p>
        </w:tc>
      </w:tr>
      <w:tr w:rsidR="5B64B165" w14:paraId="2E06BD0B" w14:textId="77777777" w:rsidTr="5B64B165">
        <w:trPr>
          <w:trHeight w:val="300"/>
        </w:trPr>
        <w:tc>
          <w:tcPr>
            <w:tcW w:w="2340" w:type="dxa"/>
            <w:tcMar>
              <w:left w:w="105" w:type="dxa"/>
              <w:right w:w="105" w:type="dxa"/>
            </w:tcMar>
          </w:tcPr>
          <w:p w14:paraId="3EC9CE73" w14:textId="715C754C" w:rsidR="5B64B165" w:rsidRDefault="5B64B165" w:rsidP="5B64B165">
            <w:pPr>
              <w:rPr>
                <w:rFonts w:eastAsia="Arial" w:cs="Arial"/>
                <w:sz w:val="24"/>
                <w:szCs w:val="24"/>
                <w:lang w:val="en-US"/>
              </w:rPr>
            </w:pPr>
            <w:r w:rsidRPr="5B64B165">
              <w:rPr>
                <w:rFonts w:eastAsia="Arial" w:cs="Arial"/>
                <w:sz w:val="24"/>
                <w:szCs w:val="24"/>
                <w:lang w:val="en-US"/>
              </w:rPr>
              <w:t>prdct_categ</w:t>
            </w:r>
          </w:p>
        </w:tc>
        <w:tc>
          <w:tcPr>
            <w:tcW w:w="2340" w:type="dxa"/>
            <w:tcMar>
              <w:left w:w="105" w:type="dxa"/>
              <w:right w:w="105" w:type="dxa"/>
            </w:tcMar>
          </w:tcPr>
          <w:p w14:paraId="6B69B766" w14:textId="484FC38C" w:rsidR="5B64B165" w:rsidRDefault="5B64B165" w:rsidP="5B64B165">
            <w:pPr>
              <w:rPr>
                <w:rFonts w:eastAsia="Arial" w:cs="Arial"/>
                <w:sz w:val="24"/>
                <w:szCs w:val="24"/>
                <w:lang w:val="en-US"/>
              </w:rPr>
            </w:pPr>
            <w:r w:rsidRPr="5B64B165">
              <w:rPr>
                <w:rFonts w:eastAsia="Arial" w:cs="Arial"/>
                <w:sz w:val="24"/>
                <w:szCs w:val="24"/>
                <w:lang w:val="en-US"/>
              </w:rPr>
              <w:t>varchar (255)</w:t>
            </w:r>
          </w:p>
        </w:tc>
        <w:tc>
          <w:tcPr>
            <w:tcW w:w="2340" w:type="dxa"/>
            <w:tcMar>
              <w:left w:w="105" w:type="dxa"/>
              <w:right w:w="105" w:type="dxa"/>
            </w:tcMar>
          </w:tcPr>
          <w:p w14:paraId="4631ACC0" w14:textId="618361CE" w:rsidR="5B64B165" w:rsidRDefault="5B64B165" w:rsidP="5B64B165">
            <w:pPr>
              <w:rPr>
                <w:rFonts w:eastAsia="Arial" w:cs="Arial"/>
                <w:sz w:val="24"/>
                <w:szCs w:val="24"/>
                <w:lang w:val="en-US"/>
              </w:rPr>
            </w:pPr>
            <w:r w:rsidRPr="5B64B165">
              <w:rPr>
                <w:rFonts w:eastAsia="Arial" w:cs="Arial"/>
                <w:sz w:val="24"/>
                <w:szCs w:val="24"/>
                <w:lang w:val="en-US"/>
              </w:rPr>
              <w:t>Category of the product.</w:t>
            </w:r>
          </w:p>
        </w:tc>
        <w:tc>
          <w:tcPr>
            <w:tcW w:w="2340" w:type="dxa"/>
            <w:tcMar>
              <w:left w:w="105" w:type="dxa"/>
              <w:right w:w="105" w:type="dxa"/>
            </w:tcMar>
          </w:tcPr>
          <w:p w14:paraId="7EF89842" w14:textId="5BBF9A07" w:rsidR="5B64B165" w:rsidRDefault="5B64B165" w:rsidP="5B64B165">
            <w:pPr>
              <w:rPr>
                <w:rFonts w:eastAsia="Arial" w:cs="Arial"/>
                <w:sz w:val="24"/>
                <w:szCs w:val="24"/>
                <w:lang w:val="en-US"/>
              </w:rPr>
            </w:pPr>
          </w:p>
        </w:tc>
      </w:tr>
      <w:tr w:rsidR="5B64B165" w14:paraId="2829DA15" w14:textId="77777777" w:rsidTr="5B64B165">
        <w:trPr>
          <w:trHeight w:val="300"/>
        </w:trPr>
        <w:tc>
          <w:tcPr>
            <w:tcW w:w="2340" w:type="dxa"/>
            <w:tcMar>
              <w:left w:w="105" w:type="dxa"/>
              <w:right w:w="105" w:type="dxa"/>
            </w:tcMar>
          </w:tcPr>
          <w:p w14:paraId="48832620" w14:textId="07B3E642" w:rsidR="5B64B165" w:rsidRDefault="5B64B165" w:rsidP="5B64B165">
            <w:pPr>
              <w:rPr>
                <w:rFonts w:eastAsia="Arial" w:cs="Arial"/>
                <w:sz w:val="24"/>
                <w:szCs w:val="24"/>
                <w:lang w:val="en-US"/>
              </w:rPr>
            </w:pPr>
            <w:r w:rsidRPr="5B64B165">
              <w:rPr>
                <w:rFonts w:eastAsia="Arial" w:cs="Arial"/>
                <w:sz w:val="24"/>
                <w:szCs w:val="24"/>
                <w:lang w:val="en-US"/>
              </w:rPr>
              <w:t>prdtc_desc</w:t>
            </w:r>
          </w:p>
        </w:tc>
        <w:tc>
          <w:tcPr>
            <w:tcW w:w="2340" w:type="dxa"/>
            <w:tcMar>
              <w:left w:w="105" w:type="dxa"/>
              <w:right w:w="105" w:type="dxa"/>
            </w:tcMar>
          </w:tcPr>
          <w:p w14:paraId="3803E9C0" w14:textId="289FD26D" w:rsidR="5B64B165" w:rsidRDefault="5B64B165" w:rsidP="5B64B165">
            <w:pPr>
              <w:rPr>
                <w:rFonts w:eastAsia="Arial" w:cs="Arial"/>
                <w:sz w:val="24"/>
                <w:szCs w:val="24"/>
                <w:lang w:val="en-US"/>
              </w:rPr>
            </w:pPr>
            <w:r w:rsidRPr="5B64B165">
              <w:rPr>
                <w:rFonts w:eastAsia="Arial" w:cs="Arial"/>
                <w:sz w:val="24"/>
                <w:szCs w:val="24"/>
                <w:lang w:val="en-US"/>
              </w:rPr>
              <w:t>varchar (255)</w:t>
            </w:r>
          </w:p>
        </w:tc>
        <w:tc>
          <w:tcPr>
            <w:tcW w:w="2340" w:type="dxa"/>
            <w:tcMar>
              <w:left w:w="105" w:type="dxa"/>
              <w:right w:w="105" w:type="dxa"/>
            </w:tcMar>
          </w:tcPr>
          <w:p w14:paraId="6A5C8D68" w14:textId="4554C5DF" w:rsidR="5B64B165" w:rsidRDefault="5B64B165" w:rsidP="5B64B165">
            <w:pPr>
              <w:rPr>
                <w:rFonts w:eastAsia="Arial" w:cs="Arial"/>
                <w:sz w:val="24"/>
                <w:szCs w:val="24"/>
                <w:lang w:val="en-US"/>
              </w:rPr>
            </w:pPr>
            <w:r w:rsidRPr="5B64B165">
              <w:rPr>
                <w:rFonts w:eastAsia="Arial" w:cs="Arial"/>
                <w:sz w:val="24"/>
                <w:szCs w:val="24"/>
                <w:lang w:val="en-US"/>
              </w:rPr>
              <w:t>Description of the product.</w:t>
            </w:r>
          </w:p>
        </w:tc>
        <w:tc>
          <w:tcPr>
            <w:tcW w:w="2340" w:type="dxa"/>
            <w:tcMar>
              <w:left w:w="105" w:type="dxa"/>
              <w:right w:w="105" w:type="dxa"/>
            </w:tcMar>
          </w:tcPr>
          <w:p w14:paraId="2B302F8C" w14:textId="49633A05" w:rsidR="5B64B165" w:rsidRDefault="5B64B165" w:rsidP="5B64B165">
            <w:pPr>
              <w:rPr>
                <w:rFonts w:eastAsia="Arial" w:cs="Arial"/>
                <w:sz w:val="24"/>
                <w:szCs w:val="24"/>
                <w:lang w:val="en-US"/>
              </w:rPr>
            </w:pPr>
          </w:p>
        </w:tc>
      </w:tr>
      <w:tr w:rsidR="5B64B165" w14:paraId="088DF01E" w14:textId="77777777" w:rsidTr="5B64B165">
        <w:trPr>
          <w:trHeight w:val="300"/>
        </w:trPr>
        <w:tc>
          <w:tcPr>
            <w:tcW w:w="2340" w:type="dxa"/>
            <w:tcMar>
              <w:left w:w="105" w:type="dxa"/>
              <w:right w:w="105" w:type="dxa"/>
            </w:tcMar>
          </w:tcPr>
          <w:p w14:paraId="1DF24BC2" w14:textId="38CC46DF" w:rsidR="5B64B165" w:rsidRDefault="5B64B165" w:rsidP="5B64B165">
            <w:pPr>
              <w:rPr>
                <w:rFonts w:eastAsia="Arial" w:cs="Arial"/>
                <w:sz w:val="24"/>
                <w:szCs w:val="24"/>
                <w:lang w:val="en-US"/>
              </w:rPr>
            </w:pPr>
            <w:r w:rsidRPr="5B64B165">
              <w:rPr>
                <w:rFonts w:eastAsia="Arial" w:cs="Arial"/>
                <w:sz w:val="24"/>
                <w:szCs w:val="24"/>
                <w:lang w:val="en-US"/>
              </w:rPr>
              <w:t>prdtc_name</w:t>
            </w:r>
          </w:p>
        </w:tc>
        <w:tc>
          <w:tcPr>
            <w:tcW w:w="2340" w:type="dxa"/>
            <w:tcMar>
              <w:left w:w="105" w:type="dxa"/>
              <w:right w:w="105" w:type="dxa"/>
            </w:tcMar>
          </w:tcPr>
          <w:p w14:paraId="2CF55C96" w14:textId="12ECC87B" w:rsidR="5B64B165" w:rsidRDefault="5B64B165" w:rsidP="5B64B165">
            <w:pPr>
              <w:rPr>
                <w:rFonts w:eastAsia="Arial" w:cs="Arial"/>
                <w:sz w:val="24"/>
                <w:szCs w:val="24"/>
                <w:lang w:val="en-US"/>
              </w:rPr>
            </w:pPr>
            <w:r w:rsidRPr="5B64B165">
              <w:rPr>
                <w:rFonts w:eastAsia="Arial" w:cs="Arial"/>
                <w:sz w:val="24"/>
                <w:szCs w:val="24"/>
                <w:lang w:val="en-US"/>
              </w:rPr>
              <w:t>varchar (255)</w:t>
            </w:r>
          </w:p>
        </w:tc>
        <w:tc>
          <w:tcPr>
            <w:tcW w:w="2340" w:type="dxa"/>
            <w:tcMar>
              <w:left w:w="105" w:type="dxa"/>
              <w:right w:w="105" w:type="dxa"/>
            </w:tcMar>
          </w:tcPr>
          <w:p w14:paraId="3B8779C0" w14:textId="1F181456" w:rsidR="5B64B165" w:rsidRDefault="5B64B165" w:rsidP="5B64B165">
            <w:pPr>
              <w:rPr>
                <w:rFonts w:eastAsia="Arial" w:cs="Arial"/>
                <w:sz w:val="24"/>
                <w:szCs w:val="24"/>
                <w:lang w:val="en-US"/>
              </w:rPr>
            </w:pPr>
            <w:r w:rsidRPr="5B64B165">
              <w:rPr>
                <w:rFonts w:eastAsia="Arial" w:cs="Arial"/>
                <w:sz w:val="24"/>
                <w:szCs w:val="24"/>
                <w:lang w:val="en-US"/>
              </w:rPr>
              <w:t>Name of the product.</w:t>
            </w:r>
          </w:p>
        </w:tc>
        <w:tc>
          <w:tcPr>
            <w:tcW w:w="2340" w:type="dxa"/>
            <w:tcMar>
              <w:left w:w="105" w:type="dxa"/>
              <w:right w:w="105" w:type="dxa"/>
            </w:tcMar>
          </w:tcPr>
          <w:p w14:paraId="03C02F50" w14:textId="18795E23" w:rsidR="5B64B165" w:rsidRDefault="5B64B165" w:rsidP="5B64B165">
            <w:pPr>
              <w:rPr>
                <w:rFonts w:eastAsia="Arial" w:cs="Arial"/>
                <w:sz w:val="24"/>
                <w:szCs w:val="24"/>
                <w:lang w:val="en-US"/>
              </w:rPr>
            </w:pPr>
          </w:p>
        </w:tc>
      </w:tr>
      <w:tr w:rsidR="5B64B165" w14:paraId="5E2865FD" w14:textId="77777777" w:rsidTr="5B64B165">
        <w:trPr>
          <w:trHeight w:val="300"/>
        </w:trPr>
        <w:tc>
          <w:tcPr>
            <w:tcW w:w="2340" w:type="dxa"/>
            <w:tcMar>
              <w:left w:w="105" w:type="dxa"/>
              <w:right w:w="105" w:type="dxa"/>
            </w:tcMar>
          </w:tcPr>
          <w:p w14:paraId="6C68A4A0" w14:textId="21A9BB1B" w:rsidR="5B64B165" w:rsidRDefault="5B64B165" w:rsidP="5B64B165">
            <w:pPr>
              <w:rPr>
                <w:rFonts w:eastAsia="Arial" w:cs="Arial"/>
                <w:sz w:val="24"/>
                <w:szCs w:val="24"/>
                <w:lang w:val="en-US"/>
              </w:rPr>
            </w:pPr>
            <w:r w:rsidRPr="5B64B165">
              <w:rPr>
                <w:rFonts w:eastAsia="Arial" w:cs="Arial"/>
                <w:sz w:val="24"/>
                <w:szCs w:val="24"/>
                <w:lang w:val="en-US"/>
              </w:rPr>
              <w:t>prdct_quan</w:t>
            </w:r>
          </w:p>
        </w:tc>
        <w:tc>
          <w:tcPr>
            <w:tcW w:w="2340" w:type="dxa"/>
            <w:tcMar>
              <w:left w:w="105" w:type="dxa"/>
              <w:right w:w="105" w:type="dxa"/>
            </w:tcMar>
          </w:tcPr>
          <w:p w14:paraId="78E98C2F" w14:textId="33BFAE1F" w:rsidR="5B64B165" w:rsidRDefault="5B64B165" w:rsidP="5B64B165">
            <w:pPr>
              <w:rPr>
                <w:rFonts w:eastAsia="Arial" w:cs="Arial"/>
                <w:sz w:val="24"/>
                <w:szCs w:val="24"/>
                <w:lang w:val="en-US"/>
              </w:rPr>
            </w:pPr>
            <w:r w:rsidRPr="5B64B165">
              <w:rPr>
                <w:rFonts w:eastAsia="Arial" w:cs="Arial"/>
                <w:sz w:val="24"/>
                <w:szCs w:val="24"/>
                <w:lang w:val="en-US"/>
              </w:rPr>
              <w:t>Integer (25)</w:t>
            </w:r>
          </w:p>
        </w:tc>
        <w:tc>
          <w:tcPr>
            <w:tcW w:w="2340" w:type="dxa"/>
            <w:tcMar>
              <w:left w:w="105" w:type="dxa"/>
              <w:right w:w="105" w:type="dxa"/>
            </w:tcMar>
          </w:tcPr>
          <w:p w14:paraId="5D4F4387" w14:textId="3A40E77D" w:rsidR="5B64B165" w:rsidRDefault="5B64B165" w:rsidP="5B64B165">
            <w:pPr>
              <w:rPr>
                <w:rFonts w:eastAsia="Arial" w:cs="Arial"/>
                <w:sz w:val="24"/>
                <w:szCs w:val="24"/>
                <w:lang w:val="en-US"/>
              </w:rPr>
            </w:pPr>
            <w:r w:rsidRPr="5B64B165">
              <w:rPr>
                <w:rFonts w:eastAsia="Arial" w:cs="Arial"/>
                <w:sz w:val="24"/>
                <w:szCs w:val="24"/>
                <w:lang w:val="en-US"/>
              </w:rPr>
              <w:t>Quantity of the product available in inventory.</w:t>
            </w:r>
          </w:p>
        </w:tc>
        <w:tc>
          <w:tcPr>
            <w:tcW w:w="2340" w:type="dxa"/>
            <w:tcMar>
              <w:left w:w="105" w:type="dxa"/>
              <w:right w:w="105" w:type="dxa"/>
            </w:tcMar>
          </w:tcPr>
          <w:p w14:paraId="38542D85" w14:textId="34C569BE" w:rsidR="5B64B165" w:rsidRDefault="5B64B165" w:rsidP="5B64B165">
            <w:pPr>
              <w:rPr>
                <w:rFonts w:eastAsia="Arial" w:cs="Arial"/>
                <w:sz w:val="24"/>
                <w:szCs w:val="24"/>
                <w:lang w:val="en-US"/>
              </w:rPr>
            </w:pPr>
          </w:p>
        </w:tc>
      </w:tr>
      <w:tr w:rsidR="5B64B165" w14:paraId="2737F0E3" w14:textId="77777777" w:rsidTr="5B64B165">
        <w:trPr>
          <w:trHeight w:val="300"/>
        </w:trPr>
        <w:tc>
          <w:tcPr>
            <w:tcW w:w="2340" w:type="dxa"/>
            <w:tcMar>
              <w:left w:w="105" w:type="dxa"/>
              <w:right w:w="105" w:type="dxa"/>
            </w:tcMar>
          </w:tcPr>
          <w:p w14:paraId="1C0078A1" w14:textId="3C03A939" w:rsidR="5B64B165" w:rsidRDefault="5B64B165" w:rsidP="5B64B165">
            <w:pPr>
              <w:rPr>
                <w:rFonts w:eastAsia="Arial" w:cs="Arial"/>
                <w:sz w:val="24"/>
                <w:szCs w:val="24"/>
                <w:lang w:val="en-US"/>
              </w:rPr>
            </w:pPr>
            <w:r w:rsidRPr="5B64B165">
              <w:rPr>
                <w:rFonts w:eastAsia="Arial" w:cs="Arial"/>
                <w:sz w:val="24"/>
                <w:szCs w:val="24"/>
                <w:lang w:val="en-US"/>
              </w:rPr>
              <w:t>Warehouse_Id</w:t>
            </w:r>
          </w:p>
        </w:tc>
        <w:tc>
          <w:tcPr>
            <w:tcW w:w="2340" w:type="dxa"/>
            <w:tcMar>
              <w:left w:w="105" w:type="dxa"/>
              <w:right w:w="105" w:type="dxa"/>
            </w:tcMar>
          </w:tcPr>
          <w:p w14:paraId="43C505F5" w14:textId="14DFF8EE" w:rsidR="5B64B165" w:rsidRDefault="5B64B165" w:rsidP="5B64B165">
            <w:pPr>
              <w:rPr>
                <w:rFonts w:eastAsia="Arial" w:cs="Arial"/>
                <w:sz w:val="24"/>
                <w:szCs w:val="24"/>
                <w:lang w:val="en-US"/>
              </w:rPr>
            </w:pPr>
            <w:r w:rsidRPr="5B64B165">
              <w:rPr>
                <w:rFonts w:eastAsia="Arial" w:cs="Arial"/>
                <w:sz w:val="24"/>
                <w:szCs w:val="24"/>
                <w:lang w:val="en-US"/>
              </w:rPr>
              <w:t>Integer (25)</w:t>
            </w:r>
          </w:p>
        </w:tc>
        <w:tc>
          <w:tcPr>
            <w:tcW w:w="2340" w:type="dxa"/>
            <w:tcMar>
              <w:left w:w="105" w:type="dxa"/>
              <w:right w:w="105" w:type="dxa"/>
            </w:tcMar>
          </w:tcPr>
          <w:p w14:paraId="675FE71E" w14:textId="15FAE437" w:rsidR="5B64B165" w:rsidRDefault="5B64B165" w:rsidP="5B64B165">
            <w:pPr>
              <w:rPr>
                <w:rFonts w:eastAsia="Arial" w:cs="Arial"/>
                <w:sz w:val="24"/>
                <w:szCs w:val="24"/>
                <w:lang w:val="en-US"/>
              </w:rPr>
            </w:pPr>
            <w:r w:rsidRPr="5B64B165">
              <w:rPr>
                <w:rFonts w:eastAsia="Arial" w:cs="Arial"/>
                <w:sz w:val="24"/>
                <w:szCs w:val="24"/>
                <w:lang w:val="en-US"/>
              </w:rPr>
              <w:t>Identifier for the warehouse storing the product.</w:t>
            </w:r>
          </w:p>
        </w:tc>
        <w:tc>
          <w:tcPr>
            <w:tcW w:w="2340" w:type="dxa"/>
            <w:tcMar>
              <w:left w:w="105" w:type="dxa"/>
              <w:right w:w="105" w:type="dxa"/>
            </w:tcMar>
          </w:tcPr>
          <w:p w14:paraId="297CB705" w14:textId="65F7CD7B" w:rsidR="5B64B165" w:rsidRDefault="5B64B165" w:rsidP="5B64B165">
            <w:pPr>
              <w:rPr>
                <w:rFonts w:eastAsia="Arial" w:cs="Arial"/>
                <w:sz w:val="24"/>
                <w:szCs w:val="24"/>
                <w:lang w:val="en-US"/>
              </w:rPr>
            </w:pPr>
            <w:r w:rsidRPr="5B64B165">
              <w:rPr>
                <w:rFonts w:eastAsia="Arial" w:cs="Arial"/>
                <w:sz w:val="24"/>
                <w:szCs w:val="24"/>
                <w:lang w:val="en-US"/>
              </w:rPr>
              <w:t>Foreign Key from Warehouse</w:t>
            </w:r>
          </w:p>
        </w:tc>
      </w:tr>
      <w:tr w:rsidR="5B64B165" w14:paraId="4EDDC06F" w14:textId="77777777" w:rsidTr="5B64B165">
        <w:trPr>
          <w:trHeight w:val="300"/>
        </w:trPr>
        <w:tc>
          <w:tcPr>
            <w:tcW w:w="2340" w:type="dxa"/>
            <w:tcMar>
              <w:left w:w="105" w:type="dxa"/>
              <w:right w:w="105" w:type="dxa"/>
            </w:tcMar>
          </w:tcPr>
          <w:p w14:paraId="68ED462E" w14:textId="7CB7D96C" w:rsidR="5B64B165" w:rsidRDefault="5B64B165" w:rsidP="5B64B165">
            <w:pPr>
              <w:rPr>
                <w:rFonts w:eastAsia="Arial" w:cs="Arial"/>
                <w:sz w:val="24"/>
                <w:szCs w:val="24"/>
                <w:lang w:val="en-US"/>
              </w:rPr>
            </w:pPr>
            <w:r w:rsidRPr="5B64B165">
              <w:rPr>
                <w:rFonts w:eastAsia="Arial" w:cs="Arial"/>
                <w:b/>
                <w:bCs/>
                <w:sz w:val="24"/>
                <w:szCs w:val="24"/>
                <w:lang w:val="en-US"/>
              </w:rPr>
              <w:t>AI_chats</w:t>
            </w:r>
          </w:p>
        </w:tc>
        <w:tc>
          <w:tcPr>
            <w:tcW w:w="2340" w:type="dxa"/>
            <w:tcMar>
              <w:left w:w="105" w:type="dxa"/>
              <w:right w:w="105" w:type="dxa"/>
            </w:tcMar>
          </w:tcPr>
          <w:p w14:paraId="330564BA" w14:textId="1F0CC312" w:rsidR="5B64B165" w:rsidRDefault="5B64B165" w:rsidP="5B64B165">
            <w:pPr>
              <w:rPr>
                <w:rFonts w:eastAsia="Arial" w:cs="Arial"/>
                <w:sz w:val="24"/>
                <w:szCs w:val="24"/>
                <w:lang w:val="en-US"/>
              </w:rPr>
            </w:pPr>
          </w:p>
        </w:tc>
        <w:tc>
          <w:tcPr>
            <w:tcW w:w="2340" w:type="dxa"/>
            <w:tcMar>
              <w:left w:w="105" w:type="dxa"/>
              <w:right w:w="105" w:type="dxa"/>
            </w:tcMar>
          </w:tcPr>
          <w:p w14:paraId="20067E7D" w14:textId="6BEB0A82" w:rsidR="5B64B165" w:rsidRDefault="5B64B165" w:rsidP="5B64B165">
            <w:pPr>
              <w:rPr>
                <w:rFonts w:eastAsia="Arial" w:cs="Arial"/>
                <w:sz w:val="24"/>
                <w:szCs w:val="24"/>
                <w:lang w:val="en-US"/>
              </w:rPr>
            </w:pPr>
            <w:r w:rsidRPr="5B64B165">
              <w:rPr>
                <w:rFonts w:eastAsia="Arial" w:cs="Arial"/>
                <w:b/>
                <w:bCs/>
                <w:sz w:val="24"/>
                <w:szCs w:val="24"/>
                <w:lang w:val="en-US"/>
              </w:rPr>
              <w:t>Entity for storing AI chat interactions</w:t>
            </w:r>
          </w:p>
        </w:tc>
        <w:tc>
          <w:tcPr>
            <w:tcW w:w="2340" w:type="dxa"/>
            <w:tcMar>
              <w:left w:w="105" w:type="dxa"/>
              <w:right w:w="105" w:type="dxa"/>
            </w:tcMar>
          </w:tcPr>
          <w:p w14:paraId="5587072E" w14:textId="065F662B" w:rsidR="5B64B165" w:rsidRDefault="5B64B165" w:rsidP="5B64B165">
            <w:pPr>
              <w:rPr>
                <w:rFonts w:eastAsia="Arial" w:cs="Arial"/>
                <w:sz w:val="24"/>
                <w:szCs w:val="24"/>
                <w:lang w:val="en-US"/>
              </w:rPr>
            </w:pPr>
          </w:p>
        </w:tc>
      </w:tr>
      <w:tr w:rsidR="5B64B165" w14:paraId="407F4153" w14:textId="77777777" w:rsidTr="5B64B165">
        <w:trPr>
          <w:trHeight w:val="300"/>
        </w:trPr>
        <w:tc>
          <w:tcPr>
            <w:tcW w:w="2340" w:type="dxa"/>
            <w:tcMar>
              <w:left w:w="105" w:type="dxa"/>
              <w:right w:w="105" w:type="dxa"/>
            </w:tcMar>
          </w:tcPr>
          <w:p w14:paraId="2CFDE3BA" w14:textId="2696D1A9" w:rsidR="5B64B165" w:rsidRDefault="5B64B165" w:rsidP="5B64B165">
            <w:pPr>
              <w:rPr>
                <w:rFonts w:eastAsia="Arial" w:cs="Arial"/>
                <w:sz w:val="24"/>
                <w:szCs w:val="24"/>
                <w:lang w:val="en-US"/>
              </w:rPr>
            </w:pPr>
            <w:r w:rsidRPr="5B64B165">
              <w:rPr>
                <w:rFonts w:eastAsia="Arial" w:cs="Arial"/>
                <w:sz w:val="24"/>
                <w:szCs w:val="24"/>
                <w:lang w:val="en-US"/>
              </w:rPr>
              <w:t>AI_chat_ID</w:t>
            </w:r>
          </w:p>
        </w:tc>
        <w:tc>
          <w:tcPr>
            <w:tcW w:w="2340" w:type="dxa"/>
            <w:tcMar>
              <w:left w:w="105" w:type="dxa"/>
              <w:right w:w="105" w:type="dxa"/>
            </w:tcMar>
          </w:tcPr>
          <w:p w14:paraId="7871282B" w14:textId="357E1810" w:rsidR="5B64B165" w:rsidRDefault="5B64B165" w:rsidP="5B64B165">
            <w:pPr>
              <w:rPr>
                <w:rFonts w:eastAsia="Arial" w:cs="Arial"/>
                <w:sz w:val="24"/>
                <w:szCs w:val="24"/>
                <w:lang w:val="en-US"/>
              </w:rPr>
            </w:pPr>
            <w:r w:rsidRPr="5B64B165">
              <w:rPr>
                <w:rFonts w:eastAsia="Arial" w:cs="Arial"/>
                <w:sz w:val="24"/>
                <w:szCs w:val="24"/>
                <w:lang w:val="en-US"/>
              </w:rPr>
              <w:t>Integer (25)</w:t>
            </w:r>
          </w:p>
        </w:tc>
        <w:tc>
          <w:tcPr>
            <w:tcW w:w="2340" w:type="dxa"/>
            <w:tcMar>
              <w:left w:w="105" w:type="dxa"/>
              <w:right w:w="105" w:type="dxa"/>
            </w:tcMar>
          </w:tcPr>
          <w:p w14:paraId="27C1689E" w14:textId="61E5E6E7" w:rsidR="5B64B165" w:rsidRDefault="5B64B165" w:rsidP="5B64B165">
            <w:pPr>
              <w:rPr>
                <w:rFonts w:eastAsia="Arial" w:cs="Arial"/>
                <w:sz w:val="24"/>
                <w:szCs w:val="24"/>
                <w:lang w:val="en-US"/>
              </w:rPr>
            </w:pPr>
            <w:r w:rsidRPr="5B64B165">
              <w:rPr>
                <w:rFonts w:eastAsia="Arial" w:cs="Arial"/>
                <w:sz w:val="24"/>
                <w:szCs w:val="24"/>
                <w:lang w:val="en-US"/>
              </w:rPr>
              <w:t>Unique identifier for each AI chat entry.</w:t>
            </w:r>
          </w:p>
        </w:tc>
        <w:tc>
          <w:tcPr>
            <w:tcW w:w="2340" w:type="dxa"/>
            <w:tcMar>
              <w:left w:w="105" w:type="dxa"/>
              <w:right w:w="105" w:type="dxa"/>
            </w:tcMar>
          </w:tcPr>
          <w:p w14:paraId="4DC8F7C0" w14:textId="2529F9F8" w:rsidR="5B64B165" w:rsidRDefault="5B64B165" w:rsidP="5B64B165">
            <w:pPr>
              <w:rPr>
                <w:rFonts w:eastAsia="Arial" w:cs="Arial"/>
                <w:sz w:val="24"/>
                <w:szCs w:val="24"/>
                <w:lang w:val="en-US"/>
              </w:rPr>
            </w:pPr>
            <w:r w:rsidRPr="5B64B165">
              <w:rPr>
                <w:rFonts w:eastAsia="Arial" w:cs="Arial"/>
                <w:sz w:val="24"/>
                <w:szCs w:val="24"/>
                <w:lang w:val="en-US"/>
              </w:rPr>
              <w:t>Primary Key</w:t>
            </w:r>
          </w:p>
        </w:tc>
      </w:tr>
      <w:tr w:rsidR="5B64B165" w14:paraId="7C70BDE5" w14:textId="77777777" w:rsidTr="5B64B165">
        <w:trPr>
          <w:trHeight w:val="300"/>
        </w:trPr>
        <w:tc>
          <w:tcPr>
            <w:tcW w:w="2340" w:type="dxa"/>
            <w:tcMar>
              <w:left w:w="105" w:type="dxa"/>
              <w:right w:w="105" w:type="dxa"/>
            </w:tcMar>
          </w:tcPr>
          <w:p w14:paraId="60A38FBB" w14:textId="47990B29" w:rsidR="5B64B165" w:rsidRDefault="5B64B165" w:rsidP="5B64B165">
            <w:pPr>
              <w:rPr>
                <w:rFonts w:eastAsia="Arial" w:cs="Arial"/>
                <w:sz w:val="24"/>
                <w:szCs w:val="24"/>
                <w:lang w:val="en-US"/>
              </w:rPr>
            </w:pPr>
            <w:r w:rsidRPr="5B64B165">
              <w:rPr>
                <w:rFonts w:eastAsia="Arial" w:cs="Arial"/>
                <w:sz w:val="24"/>
                <w:szCs w:val="24"/>
                <w:lang w:val="en-US"/>
              </w:rPr>
              <w:t>AI_chat</w:t>
            </w:r>
          </w:p>
        </w:tc>
        <w:tc>
          <w:tcPr>
            <w:tcW w:w="2340" w:type="dxa"/>
            <w:tcMar>
              <w:left w:w="105" w:type="dxa"/>
              <w:right w:w="105" w:type="dxa"/>
            </w:tcMar>
          </w:tcPr>
          <w:p w14:paraId="7843542D" w14:textId="09F22D10" w:rsidR="5B64B165" w:rsidRDefault="5B64B165" w:rsidP="5B64B165">
            <w:pPr>
              <w:rPr>
                <w:rFonts w:eastAsia="Arial" w:cs="Arial"/>
                <w:sz w:val="24"/>
                <w:szCs w:val="24"/>
                <w:lang w:val="en-US"/>
              </w:rPr>
            </w:pPr>
            <w:r w:rsidRPr="5B64B165">
              <w:rPr>
                <w:rFonts w:eastAsia="Arial" w:cs="Arial"/>
                <w:sz w:val="24"/>
                <w:szCs w:val="24"/>
                <w:lang w:val="en-US"/>
              </w:rPr>
              <w:t>varchar (255)</w:t>
            </w:r>
          </w:p>
        </w:tc>
        <w:tc>
          <w:tcPr>
            <w:tcW w:w="2340" w:type="dxa"/>
            <w:tcMar>
              <w:left w:w="105" w:type="dxa"/>
              <w:right w:w="105" w:type="dxa"/>
            </w:tcMar>
          </w:tcPr>
          <w:p w14:paraId="59FDEA16" w14:textId="172A25B7" w:rsidR="5B64B165" w:rsidRDefault="5B64B165" w:rsidP="5B64B165">
            <w:pPr>
              <w:rPr>
                <w:rFonts w:eastAsia="Arial" w:cs="Arial"/>
                <w:sz w:val="24"/>
                <w:szCs w:val="24"/>
                <w:lang w:val="en-US"/>
              </w:rPr>
            </w:pPr>
            <w:r w:rsidRPr="5B64B165">
              <w:rPr>
                <w:rFonts w:eastAsia="Arial" w:cs="Arial"/>
                <w:sz w:val="24"/>
                <w:szCs w:val="24"/>
                <w:lang w:val="en-US"/>
              </w:rPr>
              <w:t>Text of the chat entry.</w:t>
            </w:r>
          </w:p>
        </w:tc>
        <w:tc>
          <w:tcPr>
            <w:tcW w:w="2340" w:type="dxa"/>
            <w:tcMar>
              <w:left w:w="105" w:type="dxa"/>
              <w:right w:w="105" w:type="dxa"/>
            </w:tcMar>
          </w:tcPr>
          <w:p w14:paraId="187E4FE7" w14:textId="0375EC28" w:rsidR="5B64B165" w:rsidRDefault="5B64B165" w:rsidP="5B64B165">
            <w:pPr>
              <w:rPr>
                <w:rFonts w:eastAsia="Arial" w:cs="Arial"/>
                <w:sz w:val="24"/>
                <w:szCs w:val="24"/>
                <w:lang w:val="en-US"/>
              </w:rPr>
            </w:pPr>
          </w:p>
        </w:tc>
      </w:tr>
      <w:tr w:rsidR="5B64B165" w14:paraId="29A0602C" w14:textId="77777777" w:rsidTr="5B64B165">
        <w:trPr>
          <w:trHeight w:val="300"/>
        </w:trPr>
        <w:tc>
          <w:tcPr>
            <w:tcW w:w="2340" w:type="dxa"/>
            <w:tcMar>
              <w:left w:w="105" w:type="dxa"/>
              <w:right w:w="105" w:type="dxa"/>
            </w:tcMar>
          </w:tcPr>
          <w:p w14:paraId="0F00C7AB" w14:textId="1078A163" w:rsidR="5B64B165" w:rsidRDefault="5B64B165" w:rsidP="5B64B165">
            <w:pPr>
              <w:rPr>
                <w:rFonts w:eastAsia="Arial" w:cs="Arial"/>
                <w:sz w:val="24"/>
                <w:szCs w:val="24"/>
                <w:lang w:val="en-US"/>
              </w:rPr>
            </w:pPr>
            <w:r w:rsidRPr="5B64B165">
              <w:rPr>
                <w:rFonts w:eastAsia="Arial" w:cs="Arial"/>
                <w:sz w:val="24"/>
                <w:szCs w:val="24"/>
                <w:lang w:val="en-US"/>
              </w:rPr>
              <w:t>AI_chat_type</w:t>
            </w:r>
          </w:p>
        </w:tc>
        <w:tc>
          <w:tcPr>
            <w:tcW w:w="2340" w:type="dxa"/>
            <w:tcMar>
              <w:left w:w="105" w:type="dxa"/>
              <w:right w:w="105" w:type="dxa"/>
            </w:tcMar>
          </w:tcPr>
          <w:p w14:paraId="6E71364D" w14:textId="198AAF4A" w:rsidR="5B64B165" w:rsidRDefault="5B64B165" w:rsidP="5B64B165">
            <w:pPr>
              <w:rPr>
                <w:rFonts w:eastAsia="Arial" w:cs="Arial"/>
                <w:sz w:val="24"/>
                <w:szCs w:val="24"/>
                <w:lang w:val="en-US"/>
              </w:rPr>
            </w:pPr>
            <w:r w:rsidRPr="5B64B165">
              <w:rPr>
                <w:rFonts w:eastAsia="Arial" w:cs="Arial"/>
                <w:sz w:val="24"/>
                <w:szCs w:val="24"/>
                <w:lang w:val="en-US"/>
              </w:rPr>
              <w:t>ENUM</w:t>
            </w:r>
          </w:p>
        </w:tc>
        <w:tc>
          <w:tcPr>
            <w:tcW w:w="2340" w:type="dxa"/>
            <w:tcMar>
              <w:left w:w="105" w:type="dxa"/>
              <w:right w:w="105" w:type="dxa"/>
            </w:tcMar>
          </w:tcPr>
          <w:p w14:paraId="33F64295" w14:textId="3DA981AE" w:rsidR="5B64B165" w:rsidRDefault="5B64B165" w:rsidP="5B64B165">
            <w:pPr>
              <w:rPr>
                <w:rFonts w:eastAsia="Arial" w:cs="Arial"/>
                <w:sz w:val="24"/>
                <w:szCs w:val="24"/>
                <w:lang w:val="en-US"/>
              </w:rPr>
            </w:pPr>
            <w:r w:rsidRPr="5B64B165">
              <w:rPr>
                <w:rFonts w:eastAsia="Arial" w:cs="Arial"/>
                <w:sz w:val="24"/>
                <w:szCs w:val="24"/>
                <w:lang w:val="en-US"/>
              </w:rPr>
              <w:t>Type of chat entry (e.g., "query" or "response").</w:t>
            </w:r>
          </w:p>
        </w:tc>
        <w:tc>
          <w:tcPr>
            <w:tcW w:w="2340" w:type="dxa"/>
            <w:tcMar>
              <w:left w:w="105" w:type="dxa"/>
              <w:right w:w="105" w:type="dxa"/>
            </w:tcMar>
          </w:tcPr>
          <w:p w14:paraId="36FDB887" w14:textId="69D3C192" w:rsidR="5B64B165" w:rsidRDefault="5B64B165" w:rsidP="5B64B165">
            <w:pPr>
              <w:rPr>
                <w:rFonts w:eastAsia="Arial" w:cs="Arial"/>
                <w:sz w:val="24"/>
                <w:szCs w:val="24"/>
                <w:lang w:val="en-US"/>
              </w:rPr>
            </w:pPr>
          </w:p>
        </w:tc>
      </w:tr>
      <w:tr w:rsidR="5B64B165" w14:paraId="52BBC90F" w14:textId="77777777" w:rsidTr="5B64B165">
        <w:trPr>
          <w:trHeight w:val="300"/>
        </w:trPr>
        <w:tc>
          <w:tcPr>
            <w:tcW w:w="2340" w:type="dxa"/>
            <w:tcMar>
              <w:left w:w="105" w:type="dxa"/>
              <w:right w:w="105" w:type="dxa"/>
            </w:tcMar>
          </w:tcPr>
          <w:p w14:paraId="646A6556" w14:textId="0BC428D4" w:rsidR="5B64B165" w:rsidRDefault="5B64B165" w:rsidP="5B64B165">
            <w:pPr>
              <w:rPr>
                <w:rFonts w:eastAsia="Arial" w:cs="Arial"/>
                <w:sz w:val="24"/>
                <w:szCs w:val="24"/>
                <w:lang w:val="en-US"/>
              </w:rPr>
            </w:pPr>
            <w:r w:rsidRPr="5B64B165">
              <w:rPr>
                <w:rFonts w:eastAsia="Arial" w:cs="Arial"/>
                <w:b/>
                <w:bCs/>
                <w:sz w:val="24"/>
                <w:szCs w:val="24"/>
                <w:lang w:val="en-US"/>
              </w:rPr>
              <w:t>Product</w:t>
            </w:r>
          </w:p>
        </w:tc>
        <w:tc>
          <w:tcPr>
            <w:tcW w:w="2340" w:type="dxa"/>
            <w:tcMar>
              <w:left w:w="105" w:type="dxa"/>
              <w:right w:w="105" w:type="dxa"/>
            </w:tcMar>
          </w:tcPr>
          <w:p w14:paraId="695C2471" w14:textId="4F7EF1E2" w:rsidR="5B64B165" w:rsidRDefault="5B64B165" w:rsidP="5B64B165">
            <w:pPr>
              <w:rPr>
                <w:rFonts w:eastAsia="Arial" w:cs="Arial"/>
                <w:sz w:val="24"/>
                <w:szCs w:val="24"/>
                <w:lang w:val="en-US"/>
              </w:rPr>
            </w:pPr>
          </w:p>
        </w:tc>
        <w:tc>
          <w:tcPr>
            <w:tcW w:w="2340" w:type="dxa"/>
            <w:tcMar>
              <w:left w:w="105" w:type="dxa"/>
              <w:right w:w="105" w:type="dxa"/>
            </w:tcMar>
          </w:tcPr>
          <w:p w14:paraId="7C30F1E6" w14:textId="028C35DE" w:rsidR="5B64B165" w:rsidRDefault="5B64B165" w:rsidP="5B64B165">
            <w:pPr>
              <w:rPr>
                <w:rFonts w:eastAsia="Arial" w:cs="Arial"/>
                <w:sz w:val="24"/>
                <w:szCs w:val="24"/>
                <w:lang w:val="en-US"/>
              </w:rPr>
            </w:pPr>
            <w:r w:rsidRPr="5B64B165">
              <w:rPr>
                <w:rFonts w:eastAsia="Arial" w:cs="Arial"/>
                <w:b/>
                <w:bCs/>
                <w:sz w:val="24"/>
                <w:szCs w:val="24"/>
                <w:lang w:val="en-US"/>
              </w:rPr>
              <w:t>Entity representing products available for sale or inventory</w:t>
            </w:r>
          </w:p>
        </w:tc>
        <w:tc>
          <w:tcPr>
            <w:tcW w:w="2340" w:type="dxa"/>
            <w:tcMar>
              <w:left w:w="105" w:type="dxa"/>
              <w:right w:w="105" w:type="dxa"/>
            </w:tcMar>
          </w:tcPr>
          <w:p w14:paraId="5954459A" w14:textId="6B5872E2" w:rsidR="5B64B165" w:rsidRDefault="5B64B165" w:rsidP="5B64B165">
            <w:pPr>
              <w:rPr>
                <w:rFonts w:eastAsia="Arial" w:cs="Arial"/>
                <w:sz w:val="24"/>
                <w:szCs w:val="24"/>
                <w:lang w:val="en-US"/>
              </w:rPr>
            </w:pPr>
          </w:p>
        </w:tc>
      </w:tr>
      <w:tr w:rsidR="5B64B165" w14:paraId="7BBBBE01" w14:textId="77777777" w:rsidTr="5B64B165">
        <w:trPr>
          <w:trHeight w:val="300"/>
        </w:trPr>
        <w:tc>
          <w:tcPr>
            <w:tcW w:w="2340" w:type="dxa"/>
            <w:tcMar>
              <w:left w:w="105" w:type="dxa"/>
              <w:right w:w="105" w:type="dxa"/>
            </w:tcMar>
          </w:tcPr>
          <w:p w14:paraId="3AC8DDA9" w14:textId="1DEE2DD6" w:rsidR="5B64B165" w:rsidRDefault="5B64B165" w:rsidP="5B64B165">
            <w:pPr>
              <w:rPr>
                <w:rFonts w:eastAsia="Arial" w:cs="Arial"/>
                <w:sz w:val="24"/>
                <w:szCs w:val="24"/>
                <w:lang w:val="en-US"/>
              </w:rPr>
            </w:pPr>
            <w:r w:rsidRPr="5B64B165">
              <w:rPr>
                <w:rFonts w:eastAsia="Arial" w:cs="Arial"/>
                <w:sz w:val="24"/>
                <w:szCs w:val="24"/>
                <w:lang w:val="en-US"/>
              </w:rPr>
              <w:t>prdtc_id</w:t>
            </w:r>
          </w:p>
        </w:tc>
        <w:tc>
          <w:tcPr>
            <w:tcW w:w="2340" w:type="dxa"/>
            <w:tcMar>
              <w:left w:w="105" w:type="dxa"/>
              <w:right w:w="105" w:type="dxa"/>
            </w:tcMar>
          </w:tcPr>
          <w:p w14:paraId="3147907E" w14:textId="75DDC2E1" w:rsidR="5B64B165" w:rsidRDefault="5B64B165" w:rsidP="5B64B165">
            <w:pPr>
              <w:rPr>
                <w:rFonts w:eastAsia="Arial" w:cs="Arial"/>
                <w:sz w:val="24"/>
                <w:szCs w:val="24"/>
                <w:lang w:val="en-US"/>
              </w:rPr>
            </w:pPr>
            <w:r w:rsidRPr="5B64B165">
              <w:rPr>
                <w:rFonts w:eastAsia="Arial" w:cs="Arial"/>
                <w:sz w:val="24"/>
                <w:szCs w:val="24"/>
                <w:lang w:val="en-US"/>
              </w:rPr>
              <w:t>Integer (25)</w:t>
            </w:r>
          </w:p>
        </w:tc>
        <w:tc>
          <w:tcPr>
            <w:tcW w:w="2340" w:type="dxa"/>
            <w:tcMar>
              <w:left w:w="105" w:type="dxa"/>
              <w:right w:w="105" w:type="dxa"/>
            </w:tcMar>
          </w:tcPr>
          <w:p w14:paraId="720A51C2" w14:textId="404B72FB" w:rsidR="5B64B165" w:rsidRDefault="5B64B165" w:rsidP="5B64B165">
            <w:pPr>
              <w:rPr>
                <w:rFonts w:eastAsia="Arial" w:cs="Arial"/>
                <w:sz w:val="24"/>
                <w:szCs w:val="24"/>
                <w:lang w:val="en-US"/>
              </w:rPr>
            </w:pPr>
            <w:r w:rsidRPr="5B64B165">
              <w:rPr>
                <w:rFonts w:eastAsia="Arial" w:cs="Arial"/>
                <w:sz w:val="24"/>
                <w:szCs w:val="24"/>
                <w:lang w:val="en-US"/>
              </w:rPr>
              <w:t>Product identification number.</w:t>
            </w:r>
          </w:p>
        </w:tc>
        <w:tc>
          <w:tcPr>
            <w:tcW w:w="2340" w:type="dxa"/>
            <w:tcMar>
              <w:left w:w="105" w:type="dxa"/>
              <w:right w:w="105" w:type="dxa"/>
            </w:tcMar>
          </w:tcPr>
          <w:p w14:paraId="7F77E40A" w14:textId="71E495DD" w:rsidR="5B64B165" w:rsidRDefault="5B64B165" w:rsidP="5B64B165">
            <w:pPr>
              <w:rPr>
                <w:rFonts w:eastAsia="Arial" w:cs="Arial"/>
                <w:sz w:val="24"/>
                <w:szCs w:val="24"/>
                <w:lang w:val="en-US"/>
              </w:rPr>
            </w:pPr>
            <w:r w:rsidRPr="5B64B165">
              <w:rPr>
                <w:rFonts w:eastAsia="Arial" w:cs="Arial"/>
                <w:sz w:val="24"/>
                <w:szCs w:val="24"/>
                <w:lang w:val="en-US"/>
              </w:rPr>
              <w:t>Primary Key</w:t>
            </w:r>
          </w:p>
        </w:tc>
      </w:tr>
      <w:tr w:rsidR="5B64B165" w14:paraId="6758A49C" w14:textId="77777777" w:rsidTr="5B64B165">
        <w:trPr>
          <w:trHeight w:val="300"/>
        </w:trPr>
        <w:tc>
          <w:tcPr>
            <w:tcW w:w="2340" w:type="dxa"/>
            <w:tcMar>
              <w:left w:w="105" w:type="dxa"/>
              <w:right w:w="105" w:type="dxa"/>
            </w:tcMar>
          </w:tcPr>
          <w:p w14:paraId="57D45B40" w14:textId="539DABF8" w:rsidR="5B64B165" w:rsidRDefault="5B64B165" w:rsidP="5B64B165">
            <w:pPr>
              <w:rPr>
                <w:rFonts w:eastAsia="Arial" w:cs="Arial"/>
                <w:sz w:val="24"/>
                <w:szCs w:val="24"/>
                <w:lang w:val="en-US"/>
              </w:rPr>
            </w:pPr>
            <w:r w:rsidRPr="5B64B165">
              <w:rPr>
                <w:rFonts w:eastAsia="Arial" w:cs="Arial"/>
                <w:sz w:val="24"/>
                <w:szCs w:val="24"/>
                <w:lang w:val="en-US"/>
              </w:rPr>
              <w:t>prdtc_categ</w:t>
            </w:r>
          </w:p>
        </w:tc>
        <w:tc>
          <w:tcPr>
            <w:tcW w:w="2340" w:type="dxa"/>
            <w:tcMar>
              <w:left w:w="105" w:type="dxa"/>
              <w:right w:w="105" w:type="dxa"/>
            </w:tcMar>
          </w:tcPr>
          <w:p w14:paraId="6C457F2F" w14:textId="7C898BA8" w:rsidR="5B64B165" w:rsidRDefault="5B64B165" w:rsidP="5B64B165">
            <w:pPr>
              <w:rPr>
                <w:rFonts w:eastAsia="Arial" w:cs="Arial"/>
                <w:sz w:val="24"/>
                <w:szCs w:val="24"/>
                <w:lang w:val="en-US"/>
              </w:rPr>
            </w:pPr>
            <w:r w:rsidRPr="5B64B165">
              <w:rPr>
                <w:rFonts w:eastAsia="Arial" w:cs="Arial"/>
                <w:sz w:val="24"/>
                <w:szCs w:val="24"/>
                <w:lang w:val="en-US"/>
              </w:rPr>
              <w:t>varchar (255)</w:t>
            </w:r>
          </w:p>
        </w:tc>
        <w:tc>
          <w:tcPr>
            <w:tcW w:w="2340" w:type="dxa"/>
            <w:tcMar>
              <w:left w:w="105" w:type="dxa"/>
              <w:right w:w="105" w:type="dxa"/>
            </w:tcMar>
          </w:tcPr>
          <w:p w14:paraId="42852AE1" w14:textId="44163CCF" w:rsidR="5B64B165" w:rsidRDefault="5B64B165" w:rsidP="5B64B165">
            <w:pPr>
              <w:rPr>
                <w:rFonts w:eastAsia="Arial" w:cs="Arial"/>
                <w:sz w:val="24"/>
                <w:szCs w:val="24"/>
                <w:lang w:val="en-US"/>
              </w:rPr>
            </w:pPr>
            <w:r w:rsidRPr="5B64B165">
              <w:rPr>
                <w:rFonts w:eastAsia="Arial" w:cs="Arial"/>
                <w:sz w:val="24"/>
                <w:szCs w:val="24"/>
                <w:lang w:val="en-US"/>
              </w:rPr>
              <w:t>Category of the product.</w:t>
            </w:r>
          </w:p>
        </w:tc>
        <w:tc>
          <w:tcPr>
            <w:tcW w:w="2340" w:type="dxa"/>
            <w:tcMar>
              <w:left w:w="105" w:type="dxa"/>
              <w:right w:w="105" w:type="dxa"/>
            </w:tcMar>
          </w:tcPr>
          <w:p w14:paraId="0AE454A7" w14:textId="6A9C3E12" w:rsidR="5B64B165" w:rsidRDefault="5B64B165" w:rsidP="5B64B165">
            <w:pPr>
              <w:rPr>
                <w:rFonts w:eastAsia="Arial" w:cs="Arial"/>
                <w:sz w:val="24"/>
                <w:szCs w:val="24"/>
                <w:lang w:val="en-US"/>
              </w:rPr>
            </w:pPr>
          </w:p>
        </w:tc>
      </w:tr>
      <w:tr w:rsidR="5B64B165" w14:paraId="426550BD" w14:textId="77777777" w:rsidTr="5B64B165">
        <w:trPr>
          <w:trHeight w:val="300"/>
        </w:trPr>
        <w:tc>
          <w:tcPr>
            <w:tcW w:w="2340" w:type="dxa"/>
            <w:tcMar>
              <w:left w:w="105" w:type="dxa"/>
              <w:right w:w="105" w:type="dxa"/>
            </w:tcMar>
          </w:tcPr>
          <w:p w14:paraId="1A0A8C73" w14:textId="5C249D34" w:rsidR="5B64B165" w:rsidRDefault="5B64B165" w:rsidP="5B64B165">
            <w:pPr>
              <w:rPr>
                <w:rFonts w:eastAsia="Arial" w:cs="Arial"/>
                <w:sz w:val="24"/>
                <w:szCs w:val="24"/>
                <w:lang w:val="en-US"/>
              </w:rPr>
            </w:pPr>
            <w:r w:rsidRPr="5B64B165">
              <w:rPr>
                <w:rFonts w:eastAsia="Arial" w:cs="Arial"/>
                <w:sz w:val="24"/>
                <w:szCs w:val="24"/>
                <w:lang w:val="en-US"/>
              </w:rPr>
              <w:t>prdtc_desc</w:t>
            </w:r>
          </w:p>
        </w:tc>
        <w:tc>
          <w:tcPr>
            <w:tcW w:w="2340" w:type="dxa"/>
            <w:tcMar>
              <w:left w:w="105" w:type="dxa"/>
              <w:right w:w="105" w:type="dxa"/>
            </w:tcMar>
          </w:tcPr>
          <w:p w14:paraId="4403BFEE" w14:textId="3683DB14" w:rsidR="5B64B165" w:rsidRDefault="5B64B165" w:rsidP="5B64B165">
            <w:pPr>
              <w:rPr>
                <w:rFonts w:eastAsia="Arial" w:cs="Arial"/>
                <w:sz w:val="24"/>
                <w:szCs w:val="24"/>
                <w:lang w:val="en-US"/>
              </w:rPr>
            </w:pPr>
            <w:r w:rsidRPr="5B64B165">
              <w:rPr>
                <w:rFonts w:eastAsia="Arial" w:cs="Arial"/>
                <w:sz w:val="24"/>
                <w:szCs w:val="24"/>
                <w:lang w:val="en-US"/>
              </w:rPr>
              <w:t>varchar (255)</w:t>
            </w:r>
          </w:p>
        </w:tc>
        <w:tc>
          <w:tcPr>
            <w:tcW w:w="2340" w:type="dxa"/>
            <w:tcMar>
              <w:left w:w="105" w:type="dxa"/>
              <w:right w:w="105" w:type="dxa"/>
            </w:tcMar>
          </w:tcPr>
          <w:p w14:paraId="03EB84F3" w14:textId="381AFF4E" w:rsidR="5B64B165" w:rsidRDefault="5B64B165" w:rsidP="5B64B165">
            <w:pPr>
              <w:rPr>
                <w:rFonts w:eastAsia="Arial" w:cs="Arial"/>
                <w:sz w:val="24"/>
                <w:szCs w:val="24"/>
                <w:lang w:val="en-US"/>
              </w:rPr>
            </w:pPr>
            <w:r w:rsidRPr="5B64B165">
              <w:rPr>
                <w:rFonts w:eastAsia="Arial" w:cs="Arial"/>
                <w:sz w:val="24"/>
                <w:szCs w:val="24"/>
                <w:lang w:val="en-US"/>
              </w:rPr>
              <w:t>Description of the product.</w:t>
            </w:r>
          </w:p>
        </w:tc>
        <w:tc>
          <w:tcPr>
            <w:tcW w:w="2340" w:type="dxa"/>
            <w:tcMar>
              <w:left w:w="105" w:type="dxa"/>
              <w:right w:w="105" w:type="dxa"/>
            </w:tcMar>
          </w:tcPr>
          <w:p w14:paraId="68F1CD41" w14:textId="76D1CDE6" w:rsidR="5B64B165" w:rsidRDefault="5B64B165" w:rsidP="5B64B165">
            <w:pPr>
              <w:rPr>
                <w:rFonts w:eastAsia="Arial" w:cs="Arial"/>
                <w:sz w:val="24"/>
                <w:szCs w:val="24"/>
                <w:lang w:val="en-US"/>
              </w:rPr>
            </w:pPr>
          </w:p>
        </w:tc>
      </w:tr>
      <w:tr w:rsidR="5B64B165" w14:paraId="214AC409" w14:textId="77777777" w:rsidTr="5B64B165">
        <w:trPr>
          <w:trHeight w:val="300"/>
        </w:trPr>
        <w:tc>
          <w:tcPr>
            <w:tcW w:w="2340" w:type="dxa"/>
            <w:tcMar>
              <w:left w:w="105" w:type="dxa"/>
              <w:right w:w="105" w:type="dxa"/>
            </w:tcMar>
          </w:tcPr>
          <w:p w14:paraId="355DA7BB" w14:textId="5F82062E" w:rsidR="5B64B165" w:rsidRDefault="5B64B165" w:rsidP="5B64B165">
            <w:pPr>
              <w:rPr>
                <w:rFonts w:eastAsia="Arial" w:cs="Arial"/>
                <w:sz w:val="24"/>
                <w:szCs w:val="24"/>
                <w:lang w:val="en-US"/>
              </w:rPr>
            </w:pPr>
            <w:r w:rsidRPr="5B64B165">
              <w:rPr>
                <w:rFonts w:eastAsia="Arial" w:cs="Arial"/>
                <w:sz w:val="24"/>
                <w:szCs w:val="24"/>
                <w:lang w:val="en-US"/>
              </w:rPr>
              <w:t>prdtc_amt</w:t>
            </w:r>
          </w:p>
        </w:tc>
        <w:tc>
          <w:tcPr>
            <w:tcW w:w="2340" w:type="dxa"/>
            <w:tcMar>
              <w:left w:w="105" w:type="dxa"/>
              <w:right w:w="105" w:type="dxa"/>
            </w:tcMar>
          </w:tcPr>
          <w:p w14:paraId="7519B9A0" w14:textId="024060D6" w:rsidR="5B64B165" w:rsidRDefault="5B64B165" w:rsidP="5B64B165">
            <w:pPr>
              <w:rPr>
                <w:rFonts w:eastAsia="Arial" w:cs="Arial"/>
                <w:sz w:val="24"/>
                <w:szCs w:val="24"/>
                <w:lang w:val="en-US"/>
              </w:rPr>
            </w:pPr>
            <w:r w:rsidRPr="5B64B165">
              <w:rPr>
                <w:rFonts w:eastAsia="Arial" w:cs="Arial"/>
                <w:sz w:val="24"/>
                <w:szCs w:val="24"/>
                <w:lang w:val="en-US"/>
              </w:rPr>
              <w:t>Integer (25)</w:t>
            </w:r>
          </w:p>
        </w:tc>
        <w:tc>
          <w:tcPr>
            <w:tcW w:w="2340" w:type="dxa"/>
            <w:tcMar>
              <w:left w:w="105" w:type="dxa"/>
              <w:right w:w="105" w:type="dxa"/>
            </w:tcMar>
          </w:tcPr>
          <w:p w14:paraId="0F4FB589" w14:textId="0A3004C2" w:rsidR="5B64B165" w:rsidRDefault="5B64B165" w:rsidP="5B64B165">
            <w:pPr>
              <w:rPr>
                <w:rFonts w:eastAsia="Arial" w:cs="Arial"/>
                <w:sz w:val="24"/>
                <w:szCs w:val="24"/>
                <w:lang w:val="en-US"/>
              </w:rPr>
            </w:pPr>
            <w:r w:rsidRPr="5B64B165">
              <w:rPr>
                <w:rFonts w:eastAsia="Arial" w:cs="Arial"/>
                <w:sz w:val="24"/>
                <w:szCs w:val="24"/>
                <w:lang w:val="en-US"/>
              </w:rPr>
              <w:t>Amount available or total count of the product in stock.</w:t>
            </w:r>
          </w:p>
        </w:tc>
        <w:tc>
          <w:tcPr>
            <w:tcW w:w="2340" w:type="dxa"/>
            <w:tcMar>
              <w:left w:w="105" w:type="dxa"/>
              <w:right w:w="105" w:type="dxa"/>
            </w:tcMar>
          </w:tcPr>
          <w:p w14:paraId="755218FC" w14:textId="3A8F2A30" w:rsidR="5B64B165" w:rsidRDefault="5B64B165" w:rsidP="5B64B165">
            <w:pPr>
              <w:rPr>
                <w:rFonts w:eastAsia="Arial" w:cs="Arial"/>
                <w:sz w:val="24"/>
                <w:szCs w:val="24"/>
                <w:lang w:val="en-US"/>
              </w:rPr>
            </w:pPr>
          </w:p>
        </w:tc>
      </w:tr>
      <w:tr w:rsidR="5B64B165" w14:paraId="0D0131DD" w14:textId="77777777" w:rsidTr="5B64B165">
        <w:trPr>
          <w:trHeight w:val="300"/>
        </w:trPr>
        <w:tc>
          <w:tcPr>
            <w:tcW w:w="2340" w:type="dxa"/>
            <w:tcMar>
              <w:left w:w="105" w:type="dxa"/>
              <w:right w:w="105" w:type="dxa"/>
            </w:tcMar>
          </w:tcPr>
          <w:p w14:paraId="4D70FC3E" w14:textId="46FB1B35" w:rsidR="5B64B165" w:rsidRDefault="5B64B165" w:rsidP="5B64B165">
            <w:pPr>
              <w:rPr>
                <w:rFonts w:eastAsia="Arial" w:cs="Arial"/>
                <w:sz w:val="24"/>
                <w:szCs w:val="24"/>
                <w:lang w:val="en-US"/>
              </w:rPr>
            </w:pPr>
            <w:r w:rsidRPr="5B64B165">
              <w:rPr>
                <w:rFonts w:eastAsia="Arial" w:cs="Arial"/>
                <w:sz w:val="24"/>
                <w:szCs w:val="24"/>
                <w:lang w:val="en-US"/>
              </w:rPr>
              <w:t>prdtc_price</w:t>
            </w:r>
          </w:p>
        </w:tc>
        <w:tc>
          <w:tcPr>
            <w:tcW w:w="2340" w:type="dxa"/>
            <w:tcMar>
              <w:left w:w="105" w:type="dxa"/>
              <w:right w:w="105" w:type="dxa"/>
            </w:tcMar>
          </w:tcPr>
          <w:p w14:paraId="7C8B22E6" w14:textId="5F0D6432" w:rsidR="5B64B165" w:rsidRDefault="5B64B165" w:rsidP="5B64B165">
            <w:pPr>
              <w:rPr>
                <w:rFonts w:eastAsia="Arial" w:cs="Arial"/>
                <w:sz w:val="24"/>
                <w:szCs w:val="24"/>
                <w:lang w:val="en-US"/>
              </w:rPr>
            </w:pPr>
            <w:r w:rsidRPr="5B64B165">
              <w:rPr>
                <w:rFonts w:eastAsia="Arial" w:cs="Arial"/>
                <w:sz w:val="24"/>
                <w:szCs w:val="24"/>
                <w:lang w:val="en-US"/>
              </w:rPr>
              <w:t>Integer (25)</w:t>
            </w:r>
          </w:p>
        </w:tc>
        <w:tc>
          <w:tcPr>
            <w:tcW w:w="2340" w:type="dxa"/>
            <w:tcMar>
              <w:left w:w="105" w:type="dxa"/>
              <w:right w:w="105" w:type="dxa"/>
            </w:tcMar>
          </w:tcPr>
          <w:p w14:paraId="55C8004C" w14:textId="795FE669" w:rsidR="5B64B165" w:rsidRDefault="5B64B165" w:rsidP="5B64B165">
            <w:pPr>
              <w:rPr>
                <w:rFonts w:eastAsia="Arial" w:cs="Arial"/>
                <w:sz w:val="24"/>
                <w:szCs w:val="24"/>
                <w:lang w:val="en-US"/>
              </w:rPr>
            </w:pPr>
            <w:r w:rsidRPr="5B64B165">
              <w:rPr>
                <w:rFonts w:eastAsia="Arial" w:cs="Arial"/>
                <w:sz w:val="24"/>
                <w:szCs w:val="24"/>
                <w:lang w:val="en-US"/>
              </w:rPr>
              <w:t>Price of the product.</w:t>
            </w:r>
          </w:p>
        </w:tc>
        <w:tc>
          <w:tcPr>
            <w:tcW w:w="2340" w:type="dxa"/>
            <w:tcMar>
              <w:left w:w="105" w:type="dxa"/>
              <w:right w:w="105" w:type="dxa"/>
            </w:tcMar>
          </w:tcPr>
          <w:p w14:paraId="784D1F1C" w14:textId="6469B928" w:rsidR="5B64B165" w:rsidRDefault="5B64B165" w:rsidP="5B64B165">
            <w:pPr>
              <w:rPr>
                <w:rFonts w:eastAsia="Arial" w:cs="Arial"/>
                <w:sz w:val="24"/>
                <w:szCs w:val="24"/>
                <w:lang w:val="en-US"/>
              </w:rPr>
            </w:pPr>
          </w:p>
        </w:tc>
      </w:tr>
      <w:tr w:rsidR="5B64B165" w14:paraId="20572F18" w14:textId="77777777" w:rsidTr="5B64B165">
        <w:trPr>
          <w:trHeight w:val="300"/>
        </w:trPr>
        <w:tc>
          <w:tcPr>
            <w:tcW w:w="2340" w:type="dxa"/>
            <w:tcMar>
              <w:left w:w="105" w:type="dxa"/>
              <w:right w:w="105" w:type="dxa"/>
            </w:tcMar>
          </w:tcPr>
          <w:p w14:paraId="13871A87" w14:textId="1F20CDAA" w:rsidR="5B64B165" w:rsidRDefault="5B64B165" w:rsidP="5B64B165">
            <w:pPr>
              <w:rPr>
                <w:rFonts w:eastAsia="Arial" w:cs="Arial"/>
                <w:sz w:val="24"/>
                <w:szCs w:val="24"/>
                <w:lang w:val="en-US"/>
              </w:rPr>
            </w:pPr>
            <w:r w:rsidRPr="5B64B165">
              <w:rPr>
                <w:rFonts w:eastAsia="Arial" w:cs="Arial"/>
                <w:sz w:val="24"/>
                <w:szCs w:val="24"/>
                <w:lang w:val="en-US"/>
              </w:rPr>
              <w:t>prdtc_name</w:t>
            </w:r>
          </w:p>
        </w:tc>
        <w:tc>
          <w:tcPr>
            <w:tcW w:w="2340" w:type="dxa"/>
            <w:tcMar>
              <w:left w:w="105" w:type="dxa"/>
              <w:right w:w="105" w:type="dxa"/>
            </w:tcMar>
          </w:tcPr>
          <w:p w14:paraId="30D9E49C" w14:textId="5A981F18" w:rsidR="5B64B165" w:rsidRDefault="5B64B165" w:rsidP="5B64B165">
            <w:pPr>
              <w:rPr>
                <w:rFonts w:eastAsia="Arial" w:cs="Arial"/>
                <w:sz w:val="24"/>
                <w:szCs w:val="24"/>
                <w:lang w:val="en-US"/>
              </w:rPr>
            </w:pPr>
            <w:r w:rsidRPr="5B64B165">
              <w:rPr>
                <w:rFonts w:eastAsia="Arial" w:cs="Arial"/>
                <w:sz w:val="24"/>
                <w:szCs w:val="24"/>
                <w:lang w:val="en-US"/>
              </w:rPr>
              <w:t>varchar (255)</w:t>
            </w:r>
          </w:p>
        </w:tc>
        <w:tc>
          <w:tcPr>
            <w:tcW w:w="2340" w:type="dxa"/>
            <w:tcMar>
              <w:left w:w="105" w:type="dxa"/>
              <w:right w:w="105" w:type="dxa"/>
            </w:tcMar>
          </w:tcPr>
          <w:p w14:paraId="748E6D18" w14:textId="48794080" w:rsidR="5B64B165" w:rsidRDefault="5B64B165" w:rsidP="5B64B165">
            <w:pPr>
              <w:rPr>
                <w:rFonts w:eastAsia="Arial" w:cs="Arial"/>
                <w:sz w:val="24"/>
                <w:szCs w:val="24"/>
                <w:lang w:val="en-US"/>
              </w:rPr>
            </w:pPr>
            <w:r w:rsidRPr="5B64B165">
              <w:rPr>
                <w:rFonts w:eastAsia="Arial" w:cs="Arial"/>
                <w:sz w:val="24"/>
                <w:szCs w:val="24"/>
                <w:lang w:val="en-US"/>
              </w:rPr>
              <w:t>Name of the product.</w:t>
            </w:r>
          </w:p>
        </w:tc>
        <w:tc>
          <w:tcPr>
            <w:tcW w:w="2340" w:type="dxa"/>
            <w:tcMar>
              <w:left w:w="105" w:type="dxa"/>
              <w:right w:w="105" w:type="dxa"/>
            </w:tcMar>
          </w:tcPr>
          <w:p w14:paraId="013AFAFA" w14:textId="5CB7EC2B" w:rsidR="5B64B165" w:rsidRDefault="5B64B165" w:rsidP="5B64B165">
            <w:pPr>
              <w:rPr>
                <w:rFonts w:eastAsia="Arial" w:cs="Arial"/>
                <w:sz w:val="24"/>
                <w:szCs w:val="24"/>
                <w:lang w:val="en-US"/>
              </w:rPr>
            </w:pPr>
          </w:p>
        </w:tc>
      </w:tr>
      <w:tr w:rsidR="5B64B165" w14:paraId="0FC46C46" w14:textId="77777777" w:rsidTr="5B64B165">
        <w:trPr>
          <w:trHeight w:val="300"/>
        </w:trPr>
        <w:tc>
          <w:tcPr>
            <w:tcW w:w="2340" w:type="dxa"/>
            <w:tcMar>
              <w:left w:w="105" w:type="dxa"/>
              <w:right w:w="105" w:type="dxa"/>
            </w:tcMar>
          </w:tcPr>
          <w:p w14:paraId="6CEB2A32" w14:textId="2A63A313" w:rsidR="5B64B165" w:rsidRDefault="5B64B165" w:rsidP="5B64B165">
            <w:pPr>
              <w:rPr>
                <w:rFonts w:eastAsia="Arial" w:cs="Arial"/>
                <w:sz w:val="24"/>
                <w:szCs w:val="24"/>
                <w:lang w:val="en-US"/>
              </w:rPr>
            </w:pPr>
            <w:r w:rsidRPr="5B64B165">
              <w:rPr>
                <w:rFonts w:eastAsia="Arial" w:cs="Arial"/>
                <w:b/>
                <w:bCs/>
                <w:sz w:val="24"/>
                <w:szCs w:val="24"/>
                <w:lang w:val="en-US"/>
              </w:rPr>
              <w:t>AI_chat_history</w:t>
            </w:r>
          </w:p>
        </w:tc>
        <w:tc>
          <w:tcPr>
            <w:tcW w:w="2340" w:type="dxa"/>
            <w:tcMar>
              <w:left w:w="105" w:type="dxa"/>
              <w:right w:w="105" w:type="dxa"/>
            </w:tcMar>
          </w:tcPr>
          <w:p w14:paraId="15BC2CE1" w14:textId="143EED9B" w:rsidR="5B64B165" w:rsidRDefault="5B64B165" w:rsidP="5B64B165">
            <w:pPr>
              <w:rPr>
                <w:rFonts w:eastAsia="Arial" w:cs="Arial"/>
                <w:sz w:val="24"/>
                <w:szCs w:val="24"/>
                <w:lang w:val="en-US"/>
              </w:rPr>
            </w:pPr>
          </w:p>
        </w:tc>
        <w:tc>
          <w:tcPr>
            <w:tcW w:w="2340" w:type="dxa"/>
            <w:tcMar>
              <w:left w:w="105" w:type="dxa"/>
              <w:right w:w="105" w:type="dxa"/>
            </w:tcMar>
          </w:tcPr>
          <w:p w14:paraId="65C26D18" w14:textId="1905A19B" w:rsidR="5B64B165" w:rsidRDefault="5B64B165" w:rsidP="5B64B165">
            <w:pPr>
              <w:rPr>
                <w:rFonts w:eastAsia="Arial" w:cs="Arial"/>
                <w:sz w:val="24"/>
                <w:szCs w:val="24"/>
                <w:lang w:val="en-US"/>
              </w:rPr>
            </w:pPr>
            <w:r w:rsidRPr="5B64B165">
              <w:rPr>
                <w:rFonts w:eastAsia="Arial" w:cs="Arial"/>
                <w:b/>
                <w:bCs/>
                <w:sz w:val="24"/>
                <w:szCs w:val="24"/>
                <w:lang w:val="en-US"/>
              </w:rPr>
              <w:t>Entity for logging AI chat history</w:t>
            </w:r>
          </w:p>
        </w:tc>
        <w:tc>
          <w:tcPr>
            <w:tcW w:w="2340" w:type="dxa"/>
            <w:tcMar>
              <w:left w:w="105" w:type="dxa"/>
              <w:right w:w="105" w:type="dxa"/>
            </w:tcMar>
          </w:tcPr>
          <w:p w14:paraId="75F62614" w14:textId="21683A22" w:rsidR="5B64B165" w:rsidRDefault="5B64B165" w:rsidP="5B64B165">
            <w:pPr>
              <w:rPr>
                <w:rFonts w:eastAsia="Arial" w:cs="Arial"/>
                <w:sz w:val="24"/>
                <w:szCs w:val="24"/>
                <w:lang w:val="en-US"/>
              </w:rPr>
            </w:pPr>
          </w:p>
        </w:tc>
      </w:tr>
      <w:tr w:rsidR="5B64B165" w14:paraId="2C975406" w14:textId="77777777" w:rsidTr="5B64B165">
        <w:trPr>
          <w:trHeight w:val="300"/>
        </w:trPr>
        <w:tc>
          <w:tcPr>
            <w:tcW w:w="2340" w:type="dxa"/>
            <w:tcMar>
              <w:left w:w="105" w:type="dxa"/>
              <w:right w:w="105" w:type="dxa"/>
            </w:tcMar>
          </w:tcPr>
          <w:p w14:paraId="525194A6" w14:textId="15676A96" w:rsidR="5B64B165" w:rsidRDefault="5B64B165" w:rsidP="5B64B165">
            <w:pPr>
              <w:rPr>
                <w:rFonts w:eastAsia="Arial" w:cs="Arial"/>
                <w:sz w:val="24"/>
                <w:szCs w:val="24"/>
                <w:lang w:val="en-US"/>
              </w:rPr>
            </w:pPr>
            <w:r w:rsidRPr="5B64B165">
              <w:rPr>
                <w:rFonts w:eastAsia="Arial" w:cs="Arial"/>
                <w:sz w:val="24"/>
                <w:szCs w:val="24"/>
                <w:lang w:val="en-US"/>
              </w:rPr>
              <w:t>AI_chat_history_ID</w:t>
            </w:r>
          </w:p>
        </w:tc>
        <w:tc>
          <w:tcPr>
            <w:tcW w:w="2340" w:type="dxa"/>
            <w:tcMar>
              <w:left w:w="105" w:type="dxa"/>
              <w:right w:w="105" w:type="dxa"/>
            </w:tcMar>
          </w:tcPr>
          <w:p w14:paraId="51409D85" w14:textId="6A61508E" w:rsidR="5B64B165" w:rsidRDefault="5B64B165" w:rsidP="5B64B165">
            <w:pPr>
              <w:rPr>
                <w:rFonts w:eastAsia="Arial" w:cs="Arial"/>
                <w:sz w:val="24"/>
                <w:szCs w:val="24"/>
                <w:lang w:val="en-US"/>
              </w:rPr>
            </w:pPr>
            <w:r w:rsidRPr="5B64B165">
              <w:rPr>
                <w:rFonts w:eastAsia="Arial" w:cs="Arial"/>
                <w:sz w:val="24"/>
                <w:szCs w:val="24"/>
                <w:lang w:val="en-US"/>
              </w:rPr>
              <w:t>INT (10)</w:t>
            </w:r>
          </w:p>
        </w:tc>
        <w:tc>
          <w:tcPr>
            <w:tcW w:w="2340" w:type="dxa"/>
            <w:tcMar>
              <w:left w:w="105" w:type="dxa"/>
              <w:right w:w="105" w:type="dxa"/>
            </w:tcMar>
          </w:tcPr>
          <w:p w14:paraId="05B007AF" w14:textId="69EFB330" w:rsidR="5B64B165" w:rsidRDefault="5B64B165" w:rsidP="5B64B165">
            <w:pPr>
              <w:rPr>
                <w:rFonts w:eastAsia="Arial" w:cs="Arial"/>
                <w:sz w:val="24"/>
                <w:szCs w:val="24"/>
                <w:lang w:val="en-US"/>
              </w:rPr>
            </w:pPr>
            <w:r w:rsidRPr="5B64B165">
              <w:rPr>
                <w:rFonts w:eastAsia="Arial" w:cs="Arial"/>
                <w:sz w:val="24"/>
                <w:szCs w:val="24"/>
                <w:lang w:val="en-US"/>
              </w:rPr>
              <w:t>Unique identifier for each chat history record.</w:t>
            </w:r>
          </w:p>
        </w:tc>
        <w:tc>
          <w:tcPr>
            <w:tcW w:w="2340" w:type="dxa"/>
            <w:tcMar>
              <w:left w:w="105" w:type="dxa"/>
              <w:right w:w="105" w:type="dxa"/>
            </w:tcMar>
          </w:tcPr>
          <w:p w14:paraId="5CF608EF" w14:textId="4B1CE619" w:rsidR="5B64B165" w:rsidRDefault="5B64B165" w:rsidP="5B64B165">
            <w:pPr>
              <w:rPr>
                <w:rFonts w:eastAsia="Arial" w:cs="Arial"/>
                <w:sz w:val="24"/>
                <w:szCs w:val="24"/>
                <w:lang w:val="en-US"/>
              </w:rPr>
            </w:pPr>
            <w:r w:rsidRPr="5B64B165">
              <w:rPr>
                <w:rFonts w:eastAsia="Arial" w:cs="Arial"/>
                <w:sz w:val="24"/>
                <w:szCs w:val="24"/>
                <w:lang w:val="en-US"/>
              </w:rPr>
              <w:t>Primary Key</w:t>
            </w:r>
          </w:p>
        </w:tc>
      </w:tr>
      <w:tr w:rsidR="5B64B165" w14:paraId="05B4E2EE" w14:textId="77777777" w:rsidTr="5B64B165">
        <w:trPr>
          <w:trHeight w:val="300"/>
        </w:trPr>
        <w:tc>
          <w:tcPr>
            <w:tcW w:w="2340" w:type="dxa"/>
            <w:tcMar>
              <w:left w:w="105" w:type="dxa"/>
              <w:right w:w="105" w:type="dxa"/>
            </w:tcMar>
          </w:tcPr>
          <w:p w14:paraId="0BAA032C" w14:textId="32474883" w:rsidR="5B64B165" w:rsidRDefault="5B64B165" w:rsidP="5B64B165">
            <w:pPr>
              <w:rPr>
                <w:rFonts w:eastAsia="Arial" w:cs="Arial"/>
                <w:sz w:val="24"/>
                <w:szCs w:val="24"/>
                <w:lang w:val="en-US"/>
              </w:rPr>
            </w:pPr>
            <w:r w:rsidRPr="5B64B165">
              <w:rPr>
                <w:rFonts w:eastAsia="Arial" w:cs="Arial"/>
                <w:sz w:val="24"/>
                <w:szCs w:val="24"/>
                <w:lang w:val="en-US"/>
              </w:rPr>
              <w:t>AI_chat_history_name</w:t>
            </w:r>
          </w:p>
        </w:tc>
        <w:tc>
          <w:tcPr>
            <w:tcW w:w="2340" w:type="dxa"/>
            <w:tcMar>
              <w:left w:w="105" w:type="dxa"/>
              <w:right w:w="105" w:type="dxa"/>
            </w:tcMar>
          </w:tcPr>
          <w:p w14:paraId="75E3A9A6" w14:textId="7F031C9A" w:rsidR="5B64B165" w:rsidRDefault="5B64B165" w:rsidP="5B64B165">
            <w:pPr>
              <w:rPr>
                <w:rFonts w:eastAsia="Arial" w:cs="Arial"/>
                <w:sz w:val="24"/>
                <w:szCs w:val="24"/>
                <w:lang w:val="en-US"/>
              </w:rPr>
            </w:pPr>
            <w:r w:rsidRPr="5B64B165">
              <w:rPr>
                <w:rFonts w:eastAsia="Arial" w:cs="Arial"/>
                <w:sz w:val="24"/>
                <w:szCs w:val="24"/>
                <w:lang w:val="en-US"/>
              </w:rPr>
              <w:t>VARCHAR (30)</w:t>
            </w:r>
          </w:p>
        </w:tc>
        <w:tc>
          <w:tcPr>
            <w:tcW w:w="2340" w:type="dxa"/>
            <w:tcMar>
              <w:left w:w="105" w:type="dxa"/>
              <w:right w:w="105" w:type="dxa"/>
            </w:tcMar>
          </w:tcPr>
          <w:p w14:paraId="3E3DF94E" w14:textId="398DF84D" w:rsidR="5B64B165" w:rsidRDefault="5B64B165" w:rsidP="5B64B165">
            <w:pPr>
              <w:rPr>
                <w:rFonts w:eastAsia="Arial" w:cs="Arial"/>
                <w:sz w:val="24"/>
                <w:szCs w:val="24"/>
                <w:lang w:val="en-US"/>
              </w:rPr>
            </w:pPr>
            <w:r w:rsidRPr="5B64B165">
              <w:rPr>
                <w:rFonts w:eastAsia="Arial" w:cs="Arial"/>
                <w:sz w:val="24"/>
                <w:szCs w:val="24"/>
                <w:lang w:val="en-US"/>
              </w:rPr>
              <w:t>Name associated with the chat history record.</w:t>
            </w:r>
          </w:p>
        </w:tc>
        <w:tc>
          <w:tcPr>
            <w:tcW w:w="2340" w:type="dxa"/>
            <w:tcMar>
              <w:left w:w="105" w:type="dxa"/>
              <w:right w:w="105" w:type="dxa"/>
            </w:tcMar>
          </w:tcPr>
          <w:p w14:paraId="685CDBCF" w14:textId="4A8DE725" w:rsidR="5B64B165" w:rsidRDefault="5B64B165" w:rsidP="5B64B165">
            <w:pPr>
              <w:rPr>
                <w:rFonts w:eastAsia="Arial" w:cs="Arial"/>
                <w:sz w:val="24"/>
                <w:szCs w:val="24"/>
                <w:lang w:val="en-US"/>
              </w:rPr>
            </w:pPr>
          </w:p>
        </w:tc>
      </w:tr>
      <w:tr w:rsidR="5B64B165" w14:paraId="6D1A3617" w14:textId="77777777" w:rsidTr="5B64B165">
        <w:trPr>
          <w:trHeight w:val="300"/>
        </w:trPr>
        <w:tc>
          <w:tcPr>
            <w:tcW w:w="2340" w:type="dxa"/>
            <w:tcMar>
              <w:left w:w="105" w:type="dxa"/>
              <w:right w:w="105" w:type="dxa"/>
            </w:tcMar>
          </w:tcPr>
          <w:p w14:paraId="3116E1B3" w14:textId="189ABE57" w:rsidR="5B64B165" w:rsidRDefault="5B64B165" w:rsidP="5B64B165">
            <w:pPr>
              <w:rPr>
                <w:rFonts w:eastAsia="Arial" w:cs="Arial"/>
                <w:sz w:val="24"/>
                <w:szCs w:val="24"/>
                <w:lang w:val="en-US"/>
              </w:rPr>
            </w:pPr>
            <w:r w:rsidRPr="5B64B165">
              <w:rPr>
                <w:rFonts w:eastAsia="Arial" w:cs="Arial"/>
                <w:sz w:val="24"/>
                <w:szCs w:val="24"/>
                <w:lang w:val="en-US"/>
              </w:rPr>
              <w:t>user_id</w:t>
            </w:r>
          </w:p>
        </w:tc>
        <w:tc>
          <w:tcPr>
            <w:tcW w:w="2340" w:type="dxa"/>
            <w:tcMar>
              <w:left w:w="105" w:type="dxa"/>
              <w:right w:w="105" w:type="dxa"/>
            </w:tcMar>
          </w:tcPr>
          <w:p w14:paraId="284C1B52" w14:textId="4329D4B4" w:rsidR="5B64B165" w:rsidRDefault="5B64B165" w:rsidP="5B64B165">
            <w:pPr>
              <w:rPr>
                <w:rFonts w:eastAsia="Arial" w:cs="Arial"/>
                <w:sz w:val="24"/>
                <w:szCs w:val="24"/>
                <w:lang w:val="en-US"/>
              </w:rPr>
            </w:pPr>
            <w:r w:rsidRPr="5B64B165">
              <w:rPr>
                <w:rFonts w:eastAsia="Arial" w:cs="Arial"/>
                <w:sz w:val="24"/>
                <w:szCs w:val="24"/>
                <w:lang w:val="en-US"/>
              </w:rPr>
              <w:t>INT (10)</w:t>
            </w:r>
          </w:p>
        </w:tc>
        <w:tc>
          <w:tcPr>
            <w:tcW w:w="2340" w:type="dxa"/>
            <w:tcMar>
              <w:left w:w="105" w:type="dxa"/>
              <w:right w:w="105" w:type="dxa"/>
            </w:tcMar>
          </w:tcPr>
          <w:p w14:paraId="46A22B98" w14:textId="6876606B" w:rsidR="5B64B165" w:rsidRDefault="5B64B165" w:rsidP="5B64B165">
            <w:pPr>
              <w:rPr>
                <w:rFonts w:eastAsia="Arial" w:cs="Arial"/>
                <w:sz w:val="24"/>
                <w:szCs w:val="24"/>
                <w:lang w:val="en-US"/>
              </w:rPr>
            </w:pPr>
            <w:r w:rsidRPr="5B64B165">
              <w:rPr>
                <w:rFonts w:eastAsia="Arial" w:cs="Arial"/>
                <w:sz w:val="24"/>
                <w:szCs w:val="24"/>
                <w:lang w:val="en-US"/>
              </w:rPr>
              <w:t>Identifier for the user associated with the chat entry.</w:t>
            </w:r>
          </w:p>
        </w:tc>
        <w:tc>
          <w:tcPr>
            <w:tcW w:w="2340" w:type="dxa"/>
            <w:tcMar>
              <w:left w:w="105" w:type="dxa"/>
              <w:right w:w="105" w:type="dxa"/>
            </w:tcMar>
          </w:tcPr>
          <w:p w14:paraId="00A02234" w14:textId="75B835A7" w:rsidR="5B64B165" w:rsidRDefault="5B64B165" w:rsidP="5B64B165">
            <w:pPr>
              <w:rPr>
                <w:rFonts w:eastAsia="Arial" w:cs="Arial"/>
                <w:sz w:val="24"/>
                <w:szCs w:val="24"/>
                <w:lang w:val="en-US"/>
              </w:rPr>
            </w:pPr>
            <w:r w:rsidRPr="5B64B165">
              <w:rPr>
                <w:rFonts w:eastAsia="Arial" w:cs="Arial"/>
                <w:sz w:val="24"/>
                <w:szCs w:val="24"/>
                <w:lang w:val="en-US"/>
              </w:rPr>
              <w:t>Foreign Key from Users</w:t>
            </w:r>
          </w:p>
        </w:tc>
      </w:tr>
      <w:tr w:rsidR="5B64B165" w14:paraId="7BD62526" w14:textId="77777777" w:rsidTr="5B64B165">
        <w:trPr>
          <w:trHeight w:val="300"/>
        </w:trPr>
        <w:tc>
          <w:tcPr>
            <w:tcW w:w="2340" w:type="dxa"/>
            <w:tcMar>
              <w:left w:w="105" w:type="dxa"/>
              <w:right w:w="105" w:type="dxa"/>
            </w:tcMar>
          </w:tcPr>
          <w:p w14:paraId="2D47CC26" w14:textId="7397A39E" w:rsidR="5B64B165" w:rsidRDefault="5B64B165" w:rsidP="5B64B165">
            <w:pPr>
              <w:rPr>
                <w:rFonts w:eastAsia="Arial" w:cs="Arial"/>
                <w:sz w:val="24"/>
                <w:szCs w:val="24"/>
                <w:lang w:val="en-US"/>
              </w:rPr>
            </w:pPr>
            <w:r w:rsidRPr="5B64B165">
              <w:rPr>
                <w:rFonts w:eastAsia="Arial" w:cs="Arial"/>
                <w:b/>
                <w:bCs/>
                <w:sz w:val="24"/>
                <w:szCs w:val="24"/>
                <w:lang w:val="en-US"/>
              </w:rPr>
              <w:t>Staff_roles</w:t>
            </w:r>
          </w:p>
        </w:tc>
        <w:tc>
          <w:tcPr>
            <w:tcW w:w="2340" w:type="dxa"/>
            <w:tcMar>
              <w:left w:w="105" w:type="dxa"/>
              <w:right w:w="105" w:type="dxa"/>
            </w:tcMar>
          </w:tcPr>
          <w:p w14:paraId="1C7A0470" w14:textId="3B9B6403" w:rsidR="5B64B165" w:rsidRDefault="5B64B165" w:rsidP="5B64B165">
            <w:pPr>
              <w:rPr>
                <w:rFonts w:eastAsia="Arial" w:cs="Arial"/>
                <w:sz w:val="24"/>
                <w:szCs w:val="24"/>
                <w:lang w:val="en-US"/>
              </w:rPr>
            </w:pPr>
          </w:p>
        </w:tc>
        <w:tc>
          <w:tcPr>
            <w:tcW w:w="2340" w:type="dxa"/>
            <w:tcMar>
              <w:left w:w="105" w:type="dxa"/>
              <w:right w:w="105" w:type="dxa"/>
            </w:tcMar>
          </w:tcPr>
          <w:p w14:paraId="3D207DA7" w14:textId="40F75F9E" w:rsidR="5B64B165" w:rsidRDefault="5B64B165" w:rsidP="5B64B165">
            <w:pPr>
              <w:rPr>
                <w:rFonts w:eastAsia="Arial" w:cs="Arial"/>
                <w:sz w:val="24"/>
                <w:szCs w:val="24"/>
                <w:lang w:val="en-US"/>
              </w:rPr>
            </w:pPr>
            <w:r w:rsidRPr="5B64B165">
              <w:rPr>
                <w:rFonts w:eastAsia="Arial" w:cs="Arial"/>
                <w:b/>
                <w:bCs/>
                <w:sz w:val="24"/>
                <w:szCs w:val="24"/>
                <w:lang w:val="en-US"/>
              </w:rPr>
              <w:t>Entity defining roles of staff members</w:t>
            </w:r>
          </w:p>
        </w:tc>
        <w:tc>
          <w:tcPr>
            <w:tcW w:w="2340" w:type="dxa"/>
            <w:tcMar>
              <w:left w:w="105" w:type="dxa"/>
              <w:right w:w="105" w:type="dxa"/>
            </w:tcMar>
          </w:tcPr>
          <w:p w14:paraId="203F6328" w14:textId="67981674" w:rsidR="5B64B165" w:rsidRDefault="5B64B165" w:rsidP="5B64B165">
            <w:pPr>
              <w:rPr>
                <w:rFonts w:eastAsia="Arial" w:cs="Arial"/>
                <w:sz w:val="24"/>
                <w:szCs w:val="24"/>
                <w:lang w:val="en-US"/>
              </w:rPr>
            </w:pPr>
          </w:p>
        </w:tc>
      </w:tr>
      <w:tr w:rsidR="5B64B165" w14:paraId="6D3281F8" w14:textId="77777777" w:rsidTr="5B64B165">
        <w:trPr>
          <w:trHeight w:val="300"/>
        </w:trPr>
        <w:tc>
          <w:tcPr>
            <w:tcW w:w="2340" w:type="dxa"/>
            <w:tcMar>
              <w:left w:w="105" w:type="dxa"/>
              <w:right w:w="105" w:type="dxa"/>
            </w:tcMar>
          </w:tcPr>
          <w:p w14:paraId="6AB65200" w14:textId="59F12E3D" w:rsidR="5B64B165" w:rsidRDefault="5B64B165" w:rsidP="5B64B165">
            <w:pPr>
              <w:rPr>
                <w:rFonts w:eastAsia="Arial" w:cs="Arial"/>
                <w:sz w:val="24"/>
                <w:szCs w:val="24"/>
                <w:lang w:val="en-US"/>
              </w:rPr>
            </w:pPr>
            <w:r w:rsidRPr="5B64B165">
              <w:rPr>
                <w:rFonts w:eastAsia="Arial" w:cs="Arial"/>
                <w:sz w:val="24"/>
                <w:szCs w:val="24"/>
                <w:lang w:val="en-US"/>
              </w:rPr>
              <w:t>staff_roleID</w:t>
            </w:r>
          </w:p>
        </w:tc>
        <w:tc>
          <w:tcPr>
            <w:tcW w:w="2340" w:type="dxa"/>
            <w:tcMar>
              <w:left w:w="105" w:type="dxa"/>
              <w:right w:w="105" w:type="dxa"/>
            </w:tcMar>
          </w:tcPr>
          <w:p w14:paraId="4E96DB9F" w14:textId="5BCDD391" w:rsidR="5B64B165" w:rsidRDefault="5B64B165" w:rsidP="5B64B165">
            <w:pPr>
              <w:rPr>
                <w:rFonts w:eastAsia="Arial" w:cs="Arial"/>
                <w:sz w:val="24"/>
                <w:szCs w:val="24"/>
                <w:lang w:val="en-US"/>
              </w:rPr>
            </w:pPr>
            <w:r w:rsidRPr="5B64B165">
              <w:rPr>
                <w:rFonts w:eastAsia="Arial" w:cs="Arial"/>
                <w:sz w:val="24"/>
                <w:szCs w:val="24"/>
                <w:lang w:val="en-US"/>
              </w:rPr>
              <w:t>Integer (25)</w:t>
            </w:r>
          </w:p>
        </w:tc>
        <w:tc>
          <w:tcPr>
            <w:tcW w:w="2340" w:type="dxa"/>
            <w:tcMar>
              <w:left w:w="105" w:type="dxa"/>
              <w:right w:w="105" w:type="dxa"/>
            </w:tcMar>
          </w:tcPr>
          <w:p w14:paraId="7B0FB23C" w14:textId="63AB9375" w:rsidR="24162EAD" w:rsidRDefault="24162EAD" w:rsidP="5B64B165">
            <w:pPr>
              <w:rPr>
                <w:rFonts w:eastAsia="Arial" w:cs="Arial"/>
                <w:sz w:val="24"/>
                <w:szCs w:val="24"/>
                <w:lang w:val="en-US"/>
              </w:rPr>
            </w:pPr>
            <w:r w:rsidRPr="5B64B165">
              <w:rPr>
                <w:rFonts w:eastAsia="Arial" w:cs="Arial"/>
                <w:sz w:val="24"/>
                <w:szCs w:val="24"/>
                <w:lang w:val="en-US"/>
              </w:rPr>
              <w:t xml:space="preserve">Staff </w:t>
            </w:r>
            <w:r w:rsidR="5B64B165" w:rsidRPr="5B64B165">
              <w:rPr>
                <w:rFonts w:eastAsia="Arial" w:cs="Arial"/>
                <w:sz w:val="24"/>
                <w:szCs w:val="24"/>
                <w:lang w:val="en-US"/>
              </w:rPr>
              <w:t>Role identification number.</w:t>
            </w:r>
          </w:p>
        </w:tc>
        <w:tc>
          <w:tcPr>
            <w:tcW w:w="2340" w:type="dxa"/>
            <w:tcMar>
              <w:left w:w="105" w:type="dxa"/>
              <w:right w:w="105" w:type="dxa"/>
            </w:tcMar>
          </w:tcPr>
          <w:p w14:paraId="207E2736" w14:textId="38401AA5" w:rsidR="5B64B165" w:rsidRDefault="5B64B165" w:rsidP="5B64B165">
            <w:pPr>
              <w:rPr>
                <w:rFonts w:eastAsia="Arial" w:cs="Arial"/>
                <w:sz w:val="24"/>
                <w:szCs w:val="24"/>
                <w:lang w:val="en-US"/>
              </w:rPr>
            </w:pPr>
            <w:r w:rsidRPr="5B64B165">
              <w:rPr>
                <w:rFonts w:eastAsia="Arial" w:cs="Arial"/>
                <w:sz w:val="24"/>
                <w:szCs w:val="24"/>
                <w:lang w:val="en-US"/>
              </w:rPr>
              <w:t>Primary Key</w:t>
            </w:r>
          </w:p>
        </w:tc>
      </w:tr>
      <w:tr w:rsidR="5B64B165" w14:paraId="4063CDAD" w14:textId="77777777" w:rsidTr="5B64B165">
        <w:trPr>
          <w:trHeight w:val="300"/>
        </w:trPr>
        <w:tc>
          <w:tcPr>
            <w:tcW w:w="2340" w:type="dxa"/>
            <w:tcMar>
              <w:left w:w="105" w:type="dxa"/>
              <w:right w:w="105" w:type="dxa"/>
            </w:tcMar>
          </w:tcPr>
          <w:p w14:paraId="46C200C7" w14:textId="74D696EE" w:rsidR="5B64B165" w:rsidRDefault="5B64B165" w:rsidP="5B64B165">
            <w:pPr>
              <w:rPr>
                <w:rFonts w:eastAsia="Arial" w:cs="Arial"/>
                <w:sz w:val="24"/>
                <w:szCs w:val="24"/>
                <w:lang w:val="en-US"/>
              </w:rPr>
            </w:pPr>
            <w:r w:rsidRPr="5B64B165">
              <w:rPr>
                <w:rFonts w:eastAsia="Arial" w:cs="Arial"/>
                <w:sz w:val="24"/>
                <w:szCs w:val="24"/>
                <w:lang w:val="en-US"/>
              </w:rPr>
              <w:t>staff_fname</w:t>
            </w:r>
          </w:p>
        </w:tc>
        <w:tc>
          <w:tcPr>
            <w:tcW w:w="2340" w:type="dxa"/>
            <w:tcMar>
              <w:left w:w="105" w:type="dxa"/>
              <w:right w:w="105" w:type="dxa"/>
            </w:tcMar>
          </w:tcPr>
          <w:p w14:paraId="61DA2E52" w14:textId="2E6BBA31" w:rsidR="5B64B165" w:rsidRDefault="5B64B165" w:rsidP="5B64B165">
            <w:pPr>
              <w:rPr>
                <w:rFonts w:eastAsia="Arial" w:cs="Arial"/>
                <w:sz w:val="24"/>
                <w:szCs w:val="24"/>
                <w:lang w:val="en-US"/>
              </w:rPr>
            </w:pPr>
            <w:r w:rsidRPr="5B64B165">
              <w:rPr>
                <w:rFonts w:eastAsia="Arial" w:cs="Arial"/>
                <w:sz w:val="24"/>
                <w:szCs w:val="24"/>
                <w:lang w:val="en-US"/>
              </w:rPr>
              <w:t>Integer (25)</w:t>
            </w:r>
          </w:p>
        </w:tc>
        <w:tc>
          <w:tcPr>
            <w:tcW w:w="2340" w:type="dxa"/>
            <w:tcMar>
              <w:left w:w="105" w:type="dxa"/>
              <w:right w:w="105" w:type="dxa"/>
            </w:tcMar>
          </w:tcPr>
          <w:p w14:paraId="6900B633" w14:textId="24D62CC8" w:rsidR="5B64B165" w:rsidRDefault="5B64B165" w:rsidP="5B64B165">
            <w:pPr>
              <w:rPr>
                <w:rFonts w:eastAsia="Arial" w:cs="Arial"/>
                <w:sz w:val="24"/>
                <w:szCs w:val="24"/>
                <w:lang w:val="en-US"/>
              </w:rPr>
            </w:pPr>
            <w:r w:rsidRPr="5B64B165">
              <w:rPr>
                <w:rFonts w:eastAsia="Arial" w:cs="Arial"/>
                <w:sz w:val="24"/>
                <w:szCs w:val="24"/>
                <w:lang w:val="en-US"/>
              </w:rPr>
              <w:t>First name of the staff member.</w:t>
            </w:r>
          </w:p>
        </w:tc>
        <w:tc>
          <w:tcPr>
            <w:tcW w:w="2340" w:type="dxa"/>
            <w:tcMar>
              <w:left w:w="105" w:type="dxa"/>
              <w:right w:w="105" w:type="dxa"/>
            </w:tcMar>
          </w:tcPr>
          <w:p w14:paraId="0702D938" w14:textId="02C4BA69" w:rsidR="5B64B165" w:rsidRDefault="5B64B165" w:rsidP="5B64B165">
            <w:pPr>
              <w:rPr>
                <w:rFonts w:eastAsia="Arial" w:cs="Arial"/>
                <w:sz w:val="24"/>
                <w:szCs w:val="24"/>
                <w:lang w:val="en-US"/>
              </w:rPr>
            </w:pPr>
          </w:p>
        </w:tc>
      </w:tr>
      <w:tr w:rsidR="5B64B165" w14:paraId="1B63006D" w14:textId="77777777" w:rsidTr="5B64B165">
        <w:trPr>
          <w:trHeight w:val="300"/>
        </w:trPr>
        <w:tc>
          <w:tcPr>
            <w:tcW w:w="2340" w:type="dxa"/>
            <w:tcMar>
              <w:left w:w="105" w:type="dxa"/>
              <w:right w:w="105" w:type="dxa"/>
            </w:tcMar>
          </w:tcPr>
          <w:p w14:paraId="63D37282" w14:textId="6D363AA3" w:rsidR="5B64B165" w:rsidRDefault="5B64B165" w:rsidP="5B64B165">
            <w:pPr>
              <w:rPr>
                <w:rFonts w:eastAsia="Arial" w:cs="Arial"/>
                <w:sz w:val="24"/>
                <w:szCs w:val="24"/>
                <w:lang w:val="en-US"/>
              </w:rPr>
            </w:pPr>
            <w:r w:rsidRPr="5B64B165">
              <w:rPr>
                <w:rFonts w:eastAsia="Arial" w:cs="Arial"/>
                <w:sz w:val="24"/>
                <w:szCs w:val="24"/>
                <w:lang w:val="en-US"/>
              </w:rPr>
              <w:t>staff_lname</w:t>
            </w:r>
          </w:p>
        </w:tc>
        <w:tc>
          <w:tcPr>
            <w:tcW w:w="2340" w:type="dxa"/>
            <w:tcMar>
              <w:left w:w="105" w:type="dxa"/>
              <w:right w:w="105" w:type="dxa"/>
            </w:tcMar>
          </w:tcPr>
          <w:p w14:paraId="13FD342C" w14:textId="5B731005" w:rsidR="5B64B165" w:rsidRDefault="5B64B165" w:rsidP="5B64B165">
            <w:pPr>
              <w:rPr>
                <w:rFonts w:eastAsia="Arial" w:cs="Arial"/>
                <w:sz w:val="24"/>
                <w:szCs w:val="24"/>
                <w:lang w:val="en-US"/>
              </w:rPr>
            </w:pPr>
            <w:r w:rsidRPr="5B64B165">
              <w:rPr>
                <w:rFonts w:eastAsia="Arial" w:cs="Arial"/>
                <w:sz w:val="24"/>
                <w:szCs w:val="24"/>
                <w:lang w:val="en-US"/>
              </w:rPr>
              <w:t>varchar (255)</w:t>
            </w:r>
          </w:p>
        </w:tc>
        <w:tc>
          <w:tcPr>
            <w:tcW w:w="2340" w:type="dxa"/>
            <w:tcMar>
              <w:left w:w="105" w:type="dxa"/>
              <w:right w:w="105" w:type="dxa"/>
            </w:tcMar>
          </w:tcPr>
          <w:p w14:paraId="5784027C" w14:textId="2CCBBBF8" w:rsidR="5B64B165" w:rsidRDefault="5B64B165" w:rsidP="5B64B165">
            <w:pPr>
              <w:rPr>
                <w:rFonts w:eastAsia="Arial" w:cs="Arial"/>
                <w:sz w:val="24"/>
                <w:szCs w:val="24"/>
                <w:lang w:val="en-US"/>
              </w:rPr>
            </w:pPr>
            <w:r w:rsidRPr="5B64B165">
              <w:rPr>
                <w:rFonts w:eastAsia="Arial" w:cs="Arial"/>
                <w:sz w:val="24"/>
                <w:szCs w:val="24"/>
                <w:lang w:val="en-US"/>
              </w:rPr>
              <w:t>Last name of the staff member.</w:t>
            </w:r>
          </w:p>
        </w:tc>
        <w:tc>
          <w:tcPr>
            <w:tcW w:w="2340" w:type="dxa"/>
            <w:tcMar>
              <w:left w:w="105" w:type="dxa"/>
              <w:right w:w="105" w:type="dxa"/>
            </w:tcMar>
          </w:tcPr>
          <w:p w14:paraId="22764AC2" w14:textId="52FE9E4A" w:rsidR="5B64B165" w:rsidRDefault="5B64B165" w:rsidP="5B64B165">
            <w:pPr>
              <w:rPr>
                <w:rFonts w:eastAsia="Arial" w:cs="Arial"/>
                <w:sz w:val="24"/>
                <w:szCs w:val="24"/>
                <w:lang w:val="en-US"/>
              </w:rPr>
            </w:pPr>
          </w:p>
        </w:tc>
      </w:tr>
      <w:tr w:rsidR="5B64B165" w14:paraId="4BE84922" w14:textId="77777777" w:rsidTr="5B64B165">
        <w:trPr>
          <w:trHeight w:val="300"/>
        </w:trPr>
        <w:tc>
          <w:tcPr>
            <w:tcW w:w="2340" w:type="dxa"/>
            <w:tcMar>
              <w:left w:w="105" w:type="dxa"/>
              <w:right w:w="105" w:type="dxa"/>
            </w:tcMar>
          </w:tcPr>
          <w:p w14:paraId="38D1304F" w14:textId="6D7207D5" w:rsidR="5B64B165" w:rsidRDefault="5B64B165" w:rsidP="5B64B165">
            <w:pPr>
              <w:rPr>
                <w:rFonts w:eastAsia="Arial" w:cs="Arial"/>
                <w:sz w:val="24"/>
                <w:szCs w:val="24"/>
                <w:lang w:val="en-US"/>
              </w:rPr>
            </w:pPr>
            <w:r w:rsidRPr="5B64B165">
              <w:rPr>
                <w:rFonts w:eastAsia="Arial" w:cs="Arial"/>
                <w:sz w:val="24"/>
                <w:szCs w:val="24"/>
                <w:lang w:val="en-US"/>
              </w:rPr>
              <w:t>staff_role</w:t>
            </w:r>
          </w:p>
        </w:tc>
        <w:tc>
          <w:tcPr>
            <w:tcW w:w="2340" w:type="dxa"/>
            <w:tcMar>
              <w:left w:w="105" w:type="dxa"/>
              <w:right w:w="105" w:type="dxa"/>
            </w:tcMar>
          </w:tcPr>
          <w:p w14:paraId="1BB77812" w14:textId="692F309C" w:rsidR="5B64B165" w:rsidRDefault="5B64B165" w:rsidP="5B64B165">
            <w:pPr>
              <w:rPr>
                <w:rFonts w:eastAsia="Arial" w:cs="Arial"/>
                <w:sz w:val="24"/>
                <w:szCs w:val="24"/>
                <w:lang w:val="en-US"/>
              </w:rPr>
            </w:pPr>
            <w:r w:rsidRPr="5B64B165">
              <w:rPr>
                <w:rFonts w:eastAsia="Arial" w:cs="Arial"/>
                <w:sz w:val="24"/>
                <w:szCs w:val="24"/>
                <w:lang w:val="en-US"/>
              </w:rPr>
              <w:t>varchar (255)</w:t>
            </w:r>
          </w:p>
        </w:tc>
        <w:tc>
          <w:tcPr>
            <w:tcW w:w="2340" w:type="dxa"/>
            <w:tcMar>
              <w:left w:w="105" w:type="dxa"/>
              <w:right w:w="105" w:type="dxa"/>
            </w:tcMar>
          </w:tcPr>
          <w:p w14:paraId="6CB11A1A" w14:textId="67670A5A" w:rsidR="5B64B165" w:rsidRDefault="5B64B165" w:rsidP="5B64B165">
            <w:pPr>
              <w:rPr>
                <w:rFonts w:eastAsia="Arial" w:cs="Arial"/>
                <w:sz w:val="24"/>
                <w:szCs w:val="24"/>
                <w:lang w:val="en-US"/>
              </w:rPr>
            </w:pPr>
            <w:r w:rsidRPr="5B64B165">
              <w:rPr>
                <w:rFonts w:eastAsia="Arial" w:cs="Arial"/>
                <w:sz w:val="24"/>
                <w:szCs w:val="24"/>
                <w:lang w:val="en-US"/>
              </w:rPr>
              <w:t>Role of the staff member (e.g., Manager, Operator).</w:t>
            </w:r>
          </w:p>
        </w:tc>
        <w:tc>
          <w:tcPr>
            <w:tcW w:w="2340" w:type="dxa"/>
            <w:tcMar>
              <w:left w:w="105" w:type="dxa"/>
              <w:right w:w="105" w:type="dxa"/>
            </w:tcMar>
          </w:tcPr>
          <w:p w14:paraId="51931E74" w14:textId="59A3C7F7" w:rsidR="5B64B165" w:rsidRDefault="5B64B165" w:rsidP="5B64B165">
            <w:pPr>
              <w:rPr>
                <w:rFonts w:eastAsia="Arial" w:cs="Arial"/>
                <w:sz w:val="24"/>
                <w:szCs w:val="24"/>
                <w:lang w:val="en-US"/>
              </w:rPr>
            </w:pPr>
          </w:p>
        </w:tc>
      </w:tr>
      <w:tr w:rsidR="5B64B165" w14:paraId="641E5D69" w14:textId="77777777" w:rsidTr="5B64B165">
        <w:trPr>
          <w:trHeight w:val="300"/>
        </w:trPr>
        <w:tc>
          <w:tcPr>
            <w:tcW w:w="2340" w:type="dxa"/>
            <w:tcMar>
              <w:left w:w="105" w:type="dxa"/>
              <w:right w:w="105" w:type="dxa"/>
            </w:tcMar>
          </w:tcPr>
          <w:p w14:paraId="15D32864" w14:textId="41264751" w:rsidR="5B64B165" w:rsidRDefault="5B64B165" w:rsidP="5B64B165">
            <w:pPr>
              <w:rPr>
                <w:rFonts w:eastAsia="Arial" w:cs="Arial"/>
                <w:sz w:val="24"/>
                <w:szCs w:val="24"/>
                <w:lang w:val="en-US"/>
              </w:rPr>
            </w:pPr>
            <w:r w:rsidRPr="5B64B165">
              <w:rPr>
                <w:rFonts w:eastAsia="Arial" w:cs="Arial"/>
                <w:b/>
                <w:bCs/>
                <w:sz w:val="24"/>
                <w:szCs w:val="24"/>
                <w:lang w:val="en-US"/>
              </w:rPr>
              <w:t>Purchase_order</w:t>
            </w:r>
          </w:p>
        </w:tc>
        <w:tc>
          <w:tcPr>
            <w:tcW w:w="2340" w:type="dxa"/>
            <w:tcMar>
              <w:left w:w="105" w:type="dxa"/>
              <w:right w:w="105" w:type="dxa"/>
            </w:tcMar>
          </w:tcPr>
          <w:p w14:paraId="5E1585D1" w14:textId="128982A9" w:rsidR="5B64B165" w:rsidRDefault="5B64B165" w:rsidP="5B64B165">
            <w:pPr>
              <w:rPr>
                <w:rFonts w:eastAsia="Arial" w:cs="Arial"/>
                <w:sz w:val="24"/>
                <w:szCs w:val="24"/>
                <w:lang w:val="en-US"/>
              </w:rPr>
            </w:pPr>
          </w:p>
        </w:tc>
        <w:tc>
          <w:tcPr>
            <w:tcW w:w="2340" w:type="dxa"/>
            <w:tcMar>
              <w:left w:w="105" w:type="dxa"/>
              <w:right w:w="105" w:type="dxa"/>
            </w:tcMar>
          </w:tcPr>
          <w:p w14:paraId="1EF21097" w14:textId="193A7111" w:rsidR="5B64B165" w:rsidRDefault="5B64B165" w:rsidP="5B64B165">
            <w:pPr>
              <w:rPr>
                <w:rFonts w:eastAsia="Arial" w:cs="Arial"/>
                <w:sz w:val="24"/>
                <w:szCs w:val="24"/>
                <w:lang w:val="en-US"/>
              </w:rPr>
            </w:pPr>
            <w:r w:rsidRPr="5B64B165">
              <w:rPr>
                <w:rFonts w:eastAsia="Arial" w:cs="Arial"/>
                <w:b/>
                <w:bCs/>
                <w:sz w:val="24"/>
                <w:szCs w:val="24"/>
                <w:lang w:val="en-US"/>
              </w:rPr>
              <w:t>Entity representing customer purchase orders</w:t>
            </w:r>
          </w:p>
        </w:tc>
        <w:tc>
          <w:tcPr>
            <w:tcW w:w="2340" w:type="dxa"/>
            <w:tcMar>
              <w:left w:w="105" w:type="dxa"/>
              <w:right w:w="105" w:type="dxa"/>
            </w:tcMar>
          </w:tcPr>
          <w:p w14:paraId="796CD3AE" w14:textId="541C88AB" w:rsidR="5B64B165" w:rsidRDefault="5B64B165" w:rsidP="5B64B165">
            <w:pPr>
              <w:rPr>
                <w:rFonts w:eastAsia="Arial" w:cs="Arial"/>
                <w:sz w:val="24"/>
                <w:szCs w:val="24"/>
                <w:lang w:val="en-US"/>
              </w:rPr>
            </w:pPr>
          </w:p>
        </w:tc>
      </w:tr>
      <w:tr w:rsidR="5B64B165" w14:paraId="795477AD" w14:textId="77777777" w:rsidTr="5B64B165">
        <w:trPr>
          <w:trHeight w:val="300"/>
        </w:trPr>
        <w:tc>
          <w:tcPr>
            <w:tcW w:w="2340" w:type="dxa"/>
            <w:tcMar>
              <w:left w:w="105" w:type="dxa"/>
              <w:right w:w="105" w:type="dxa"/>
            </w:tcMar>
          </w:tcPr>
          <w:p w14:paraId="3EDE1507" w14:textId="4969F5F9" w:rsidR="5B64B165" w:rsidRDefault="5B64B165" w:rsidP="5B64B165">
            <w:pPr>
              <w:rPr>
                <w:rFonts w:eastAsia="Arial" w:cs="Arial"/>
                <w:sz w:val="24"/>
                <w:szCs w:val="24"/>
                <w:lang w:val="en-US"/>
              </w:rPr>
            </w:pPr>
            <w:r w:rsidRPr="5B64B165">
              <w:rPr>
                <w:rFonts w:eastAsia="Arial" w:cs="Arial"/>
                <w:sz w:val="24"/>
                <w:szCs w:val="24"/>
                <w:lang w:val="en-US"/>
              </w:rPr>
              <w:t>po_id</w:t>
            </w:r>
          </w:p>
        </w:tc>
        <w:tc>
          <w:tcPr>
            <w:tcW w:w="2340" w:type="dxa"/>
            <w:tcMar>
              <w:left w:w="105" w:type="dxa"/>
              <w:right w:w="105" w:type="dxa"/>
            </w:tcMar>
          </w:tcPr>
          <w:p w14:paraId="2824976B" w14:textId="646BF401" w:rsidR="5B64B165" w:rsidRDefault="5B64B165" w:rsidP="5B64B165">
            <w:pPr>
              <w:rPr>
                <w:rFonts w:eastAsia="Arial" w:cs="Arial"/>
                <w:sz w:val="24"/>
                <w:szCs w:val="24"/>
                <w:lang w:val="en-US"/>
              </w:rPr>
            </w:pPr>
            <w:r w:rsidRPr="5B64B165">
              <w:rPr>
                <w:rFonts w:eastAsia="Arial" w:cs="Arial"/>
                <w:sz w:val="24"/>
                <w:szCs w:val="24"/>
                <w:lang w:val="en-US"/>
              </w:rPr>
              <w:t>Integer (25)</w:t>
            </w:r>
          </w:p>
        </w:tc>
        <w:tc>
          <w:tcPr>
            <w:tcW w:w="2340" w:type="dxa"/>
            <w:tcMar>
              <w:left w:w="105" w:type="dxa"/>
              <w:right w:w="105" w:type="dxa"/>
            </w:tcMar>
          </w:tcPr>
          <w:p w14:paraId="63C5EAD2" w14:textId="4C09837E" w:rsidR="5B64B165" w:rsidRDefault="5B64B165" w:rsidP="5B64B165">
            <w:pPr>
              <w:rPr>
                <w:rFonts w:eastAsia="Arial" w:cs="Arial"/>
                <w:sz w:val="24"/>
                <w:szCs w:val="24"/>
                <w:lang w:val="en-US"/>
              </w:rPr>
            </w:pPr>
            <w:r w:rsidRPr="5B64B165">
              <w:rPr>
                <w:rFonts w:eastAsia="Arial" w:cs="Arial"/>
                <w:sz w:val="24"/>
                <w:szCs w:val="24"/>
                <w:lang w:val="en-US"/>
              </w:rPr>
              <w:t>Purchase order identification number.</w:t>
            </w:r>
          </w:p>
        </w:tc>
        <w:tc>
          <w:tcPr>
            <w:tcW w:w="2340" w:type="dxa"/>
            <w:tcMar>
              <w:left w:w="105" w:type="dxa"/>
              <w:right w:w="105" w:type="dxa"/>
            </w:tcMar>
          </w:tcPr>
          <w:p w14:paraId="60B03D7D" w14:textId="3B8280DA" w:rsidR="5B64B165" w:rsidRDefault="5B64B165" w:rsidP="5B64B165">
            <w:pPr>
              <w:rPr>
                <w:rFonts w:eastAsia="Arial" w:cs="Arial"/>
                <w:sz w:val="24"/>
                <w:szCs w:val="24"/>
                <w:lang w:val="en-US"/>
              </w:rPr>
            </w:pPr>
            <w:r w:rsidRPr="5B64B165">
              <w:rPr>
                <w:rFonts w:eastAsia="Arial" w:cs="Arial"/>
                <w:sz w:val="24"/>
                <w:szCs w:val="24"/>
                <w:lang w:val="en-US"/>
              </w:rPr>
              <w:t>Primary Key</w:t>
            </w:r>
          </w:p>
        </w:tc>
      </w:tr>
      <w:tr w:rsidR="5B64B165" w14:paraId="070ABD35" w14:textId="77777777" w:rsidTr="5B64B165">
        <w:trPr>
          <w:trHeight w:val="300"/>
        </w:trPr>
        <w:tc>
          <w:tcPr>
            <w:tcW w:w="2340" w:type="dxa"/>
            <w:tcMar>
              <w:left w:w="105" w:type="dxa"/>
              <w:right w:w="105" w:type="dxa"/>
            </w:tcMar>
          </w:tcPr>
          <w:p w14:paraId="7887E927" w14:textId="0F05DBEC" w:rsidR="5B64B165" w:rsidRDefault="5B64B165" w:rsidP="5B64B165">
            <w:pPr>
              <w:rPr>
                <w:rFonts w:eastAsia="Arial" w:cs="Arial"/>
                <w:sz w:val="24"/>
                <w:szCs w:val="24"/>
                <w:lang w:val="en-US"/>
              </w:rPr>
            </w:pPr>
            <w:r w:rsidRPr="5B64B165">
              <w:rPr>
                <w:rFonts w:eastAsia="Arial" w:cs="Arial"/>
                <w:sz w:val="24"/>
                <w:szCs w:val="24"/>
                <w:lang w:val="en-US"/>
              </w:rPr>
              <w:t>po_date</w:t>
            </w:r>
          </w:p>
        </w:tc>
        <w:tc>
          <w:tcPr>
            <w:tcW w:w="2340" w:type="dxa"/>
            <w:tcMar>
              <w:left w:w="105" w:type="dxa"/>
              <w:right w:w="105" w:type="dxa"/>
            </w:tcMar>
          </w:tcPr>
          <w:p w14:paraId="5983D9C1" w14:textId="79EBAA42" w:rsidR="5B64B165" w:rsidRDefault="5B64B165" w:rsidP="5B64B165">
            <w:pPr>
              <w:rPr>
                <w:rFonts w:eastAsia="Arial" w:cs="Arial"/>
                <w:sz w:val="24"/>
                <w:szCs w:val="24"/>
                <w:lang w:val="en-US"/>
              </w:rPr>
            </w:pPr>
            <w:r w:rsidRPr="5B64B165">
              <w:rPr>
                <w:rFonts w:eastAsia="Arial" w:cs="Arial"/>
                <w:sz w:val="24"/>
                <w:szCs w:val="24"/>
                <w:lang w:val="en-US"/>
              </w:rPr>
              <w:t>date</w:t>
            </w:r>
          </w:p>
        </w:tc>
        <w:tc>
          <w:tcPr>
            <w:tcW w:w="2340" w:type="dxa"/>
            <w:tcMar>
              <w:left w:w="105" w:type="dxa"/>
              <w:right w:w="105" w:type="dxa"/>
            </w:tcMar>
          </w:tcPr>
          <w:p w14:paraId="2989752A" w14:textId="2683E236" w:rsidR="5B64B165" w:rsidRDefault="5B64B165" w:rsidP="5B64B165">
            <w:pPr>
              <w:rPr>
                <w:rFonts w:eastAsia="Arial" w:cs="Arial"/>
                <w:sz w:val="24"/>
                <w:szCs w:val="24"/>
                <w:lang w:val="en-US"/>
              </w:rPr>
            </w:pPr>
            <w:r w:rsidRPr="5B64B165">
              <w:rPr>
                <w:rFonts w:eastAsia="Arial" w:cs="Arial"/>
                <w:sz w:val="24"/>
                <w:szCs w:val="24"/>
                <w:lang w:val="en-US"/>
              </w:rPr>
              <w:t>Date of the purchase order.</w:t>
            </w:r>
          </w:p>
        </w:tc>
        <w:tc>
          <w:tcPr>
            <w:tcW w:w="2340" w:type="dxa"/>
            <w:tcMar>
              <w:left w:w="105" w:type="dxa"/>
              <w:right w:w="105" w:type="dxa"/>
            </w:tcMar>
          </w:tcPr>
          <w:p w14:paraId="6755E2E5" w14:textId="2D89F5F6" w:rsidR="5B64B165" w:rsidRDefault="5B64B165" w:rsidP="5B64B165">
            <w:pPr>
              <w:rPr>
                <w:rFonts w:eastAsia="Arial" w:cs="Arial"/>
                <w:sz w:val="24"/>
                <w:szCs w:val="24"/>
                <w:lang w:val="en-US"/>
              </w:rPr>
            </w:pPr>
          </w:p>
        </w:tc>
      </w:tr>
      <w:tr w:rsidR="5B64B165" w14:paraId="3F156283" w14:textId="77777777" w:rsidTr="5B64B165">
        <w:trPr>
          <w:trHeight w:val="300"/>
        </w:trPr>
        <w:tc>
          <w:tcPr>
            <w:tcW w:w="2340" w:type="dxa"/>
            <w:tcMar>
              <w:left w:w="105" w:type="dxa"/>
              <w:right w:w="105" w:type="dxa"/>
            </w:tcMar>
          </w:tcPr>
          <w:p w14:paraId="3EC8043D" w14:textId="337B00C0" w:rsidR="5B64B165" w:rsidRDefault="5B64B165" w:rsidP="5B64B165">
            <w:pPr>
              <w:rPr>
                <w:rFonts w:eastAsia="Arial" w:cs="Arial"/>
                <w:sz w:val="24"/>
                <w:szCs w:val="24"/>
                <w:lang w:val="en-US"/>
              </w:rPr>
            </w:pPr>
            <w:r w:rsidRPr="5B64B165">
              <w:rPr>
                <w:rFonts w:eastAsia="Arial" w:cs="Arial"/>
                <w:sz w:val="24"/>
                <w:szCs w:val="24"/>
                <w:lang w:val="en-US"/>
              </w:rPr>
              <w:t>po_time</w:t>
            </w:r>
          </w:p>
        </w:tc>
        <w:tc>
          <w:tcPr>
            <w:tcW w:w="2340" w:type="dxa"/>
            <w:tcMar>
              <w:left w:w="105" w:type="dxa"/>
              <w:right w:w="105" w:type="dxa"/>
            </w:tcMar>
          </w:tcPr>
          <w:p w14:paraId="1415F9C1" w14:textId="6BFBA933" w:rsidR="5B64B165" w:rsidRDefault="5B64B165" w:rsidP="5B64B165">
            <w:pPr>
              <w:rPr>
                <w:rFonts w:eastAsia="Arial" w:cs="Arial"/>
                <w:sz w:val="24"/>
                <w:szCs w:val="24"/>
                <w:lang w:val="en-US"/>
              </w:rPr>
            </w:pPr>
            <w:r w:rsidRPr="5B64B165">
              <w:rPr>
                <w:rFonts w:eastAsia="Arial" w:cs="Arial"/>
                <w:sz w:val="24"/>
                <w:szCs w:val="24"/>
                <w:lang w:val="en-US"/>
              </w:rPr>
              <w:t>Integer (25)</w:t>
            </w:r>
          </w:p>
        </w:tc>
        <w:tc>
          <w:tcPr>
            <w:tcW w:w="2340" w:type="dxa"/>
            <w:tcMar>
              <w:left w:w="105" w:type="dxa"/>
              <w:right w:w="105" w:type="dxa"/>
            </w:tcMar>
          </w:tcPr>
          <w:p w14:paraId="7D23751A" w14:textId="50C3B0E1" w:rsidR="5B64B165" w:rsidRDefault="5B64B165" w:rsidP="5B64B165">
            <w:pPr>
              <w:rPr>
                <w:rFonts w:eastAsia="Arial" w:cs="Arial"/>
                <w:sz w:val="24"/>
                <w:szCs w:val="24"/>
                <w:lang w:val="en-US"/>
              </w:rPr>
            </w:pPr>
            <w:r w:rsidRPr="5B64B165">
              <w:rPr>
                <w:rFonts w:eastAsia="Arial" w:cs="Arial"/>
                <w:sz w:val="24"/>
                <w:szCs w:val="24"/>
                <w:lang w:val="en-US"/>
              </w:rPr>
              <w:t>Time of the purchase order.</w:t>
            </w:r>
          </w:p>
        </w:tc>
        <w:tc>
          <w:tcPr>
            <w:tcW w:w="2340" w:type="dxa"/>
            <w:tcMar>
              <w:left w:w="105" w:type="dxa"/>
              <w:right w:w="105" w:type="dxa"/>
            </w:tcMar>
          </w:tcPr>
          <w:p w14:paraId="5974A3BF" w14:textId="62BD8504" w:rsidR="5B64B165" w:rsidRDefault="5B64B165" w:rsidP="5B64B165">
            <w:pPr>
              <w:rPr>
                <w:rFonts w:eastAsia="Arial" w:cs="Arial"/>
                <w:sz w:val="24"/>
                <w:szCs w:val="24"/>
                <w:lang w:val="en-US"/>
              </w:rPr>
            </w:pPr>
          </w:p>
        </w:tc>
      </w:tr>
      <w:tr w:rsidR="5B64B165" w14:paraId="325D0C15" w14:textId="77777777" w:rsidTr="5B64B165">
        <w:trPr>
          <w:trHeight w:val="300"/>
        </w:trPr>
        <w:tc>
          <w:tcPr>
            <w:tcW w:w="2340" w:type="dxa"/>
            <w:tcMar>
              <w:left w:w="105" w:type="dxa"/>
              <w:right w:w="105" w:type="dxa"/>
            </w:tcMar>
          </w:tcPr>
          <w:p w14:paraId="387B5DE2" w14:textId="25E4C76B" w:rsidR="5B64B165" w:rsidRDefault="5B64B165" w:rsidP="5B64B165">
            <w:pPr>
              <w:rPr>
                <w:rFonts w:eastAsia="Arial" w:cs="Arial"/>
                <w:sz w:val="24"/>
                <w:szCs w:val="24"/>
                <w:lang w:val="en-US"/>
              </w:rPr>
            </w:pPr>
            <w:r w:rsidRPr="5B64B165">
              <w:rPr>
                <w:rFonts w:eastAsia="Arial" w:cs="Arial"/>
                <w:sz w:val="24"/>
                <w:szCs w:val="24"/>
                <w:lang w:val="en-US"/>
              </w:rPr>
              <w:t>cus_id</w:t>
            </w:r>
          </w:p>
        </w:tc>
        <w:tc>
          <w:tcPr>
            <w:tcW w:w="2340" w:type="dxa"/>
            <w:tcMar>
              <w:left w:w="105" w:type="dxa"/>
              <w:right w:w="105" w:type="dxa"/>
            </w:tcMar>
          </w:tcPr>
          <w:p w14:paraId="536CA53F" w14:textId="689EE451" w:rsidR="5B64B165" w:rsidRDefault="5B64B165" w:rsidP="5B64B165">
            <w:pPr>
              <w:rPr>
                <w:rFonts w:eastAsia="Arial" w:cs="Arial"/>
                <w:sz w:val="24"/>
                <w:szCs w:val="24"/>
                <w:lang w:val="en-US"/>
              </w:rPr>
            </w:pPr>
            <w:r w:rsidRPr="5B64B165">
              <w:rPr>
                <w:rFonts w:eastAsia="Arial" w:cs="Arial"/>
                <w:sz w:val="24"/>
                <w:szCs w:val="24"/>
                <w:lang w:val="en-US"/>
              </w:rPr>
              <w:t>Integer (25)</w:t>
            </w:r>
          </w:p>
        </w:tc>
        <w:tc>
          <w:tcPr>
            <w:tcW w:w="2340" w:type="dxa"/>
            <w:tcMar>
              <w:left w:w="105" w:type="dxa"/>
              <w:right w:w="105" w:type="dxa"/>
            </w:tcMar>
          </w:tcPr>
          <w:p w14:paraId="21C7B23E" w14:textId="4EC33BE1" w:rsidR="5B64B165" w:rsidRDefault="5B64B165" w:rsidP="5B64B165">
            <w:pPr>
              <w:rPr>
                <w:rFonts w:eastAsia="Arial" w:cs="Arial"/>
                <w:sz w:val="24"/>
                <w:szCs w:val="24"/>
                <w:lang w:val="en-US"/>
              </w:rPr>
            </w:pPr>
            <w:r w:rsidRPr="5B64B165">
              <w:rPr>
                <w:rFonts w:eastAsia="Arial" w:cs="Arial"/>
                <w:sz w:val="24"/>
                <w:szCs w:val="24"/>
                <w:lang w:val="en-US"/>
              </w:rPr>
              <w:t>Identifier for the customer placing the order.</w:t>
            </w:r>
          </w:p>
        </w:tc>
        <w:tc>
          <w:tcPr>
            <w:tcW w:w="2340" w:type="dxa"/>
            <w:tcMar>
              <w:left w:w="105" w:type="dxa"/>
              <w:right w:w="105" w:type="dxa"/>
            </w:tcMar>
          </w:tcPr>
          <w:p w14:paraId="2C999E78" w14:textId="5345E4D7" w:rsidR="5B64B165" w:rsidRDefault="5B64B165" w:rsidP="5B64B165">
            <w:pPr>
              <w:rPr>
                <w:rFonts w:eastAsia="Arial" w:cs="Arial"/>
                <w:sz w:val="24"/>
                <w:szCs w:val="24"/>
                <w:lang w:val="en-US"/>
              </w:rPr>
            </w:pPr>
            <w:r w:rsidRPr="5B64B165">
              <w:rPr>
                <w:rFonts w:eastAsia="Arial" w:cs="Arial"/>
                <w:sz w:val="24"/>
                <w:szCs w:val="24"/>
                <w:lang w:val="en-US"/>
              </w:rPr>
              <w:t>Foreign Key from customer</w:t>
            </w:r>
          </w:p>
        </w:tc>
      </w:tr>
      <w:tr w:rsidR="5B64B165" w14:paraId="4ECBBE87" w14:textId="77777777" w:rsidTr="5B64B165">
        <w:trPr>
          <w:trHeight w:val="300"/>
        </w:trPr>
        <w:tc>
          <w:tcPr>
            <w:tcW w:w="2340" w:type="dxa"/>
            <w:tcMar>
              <w:left w:w="105" w:type="dxa"/>
              <w:right w:w="105" w:type="dxa"/>
            </w:tcMar>
          </w:tcPr>
          <w:p w14:paraId="452AB1A2" w14:textId="3BD6C20F" w:rsidR="5B64B165" w:rsidRDefault="5B64B165" w:rsidP="5B64B165">
            <w:pPr>
              <w:rPr>
                <w:rFonts w:eastAsia="Arial" w:cs="Arial"/>
                <w:sz w:val="24"/>
                <w:szCs w:val="24"/>
                <w:lang w:val="en-US"/>
              </w:rPr>
            </w:pPr>
            <w:r w:rsidRPr="5B64B165">
              <w:rPr>
                <w:rFonts w:eastAsia="Arial" w:cs="Arial"/>
                <w:b/>
                <w:bCs/>
                <w:sz w:val="24"/>
                <w:szCs w:val="24"/>
                <w:lang w:val="en-US"/>
              </w:rPr>
              <w:t>Staff</w:t>
            </w:r>
          </w:p>
        </w:tc>
        <w:tc>
          <w:tcPr>
            <w:tcW w:w="2340" w:type="dxa"/>
            <w:tcMar>
              <w:left w:w="105" w:type="dxa"/>
              <w:right w:w="105" w:type="dxa"/>
            </w:tcMar>
          </w:tcPr>
          <w:p w14:paraId="2C611948" w14:textId="6677D20A" w:rsidR="5B64B165" w:rsidRDefault="5B64B165" w:rsidP="5B64B165">
            <w:pPr>
              <w:rPr>
                <w:rFonts w:eastAsia="Arial" w:cs="Arial"/>
                <w:sz w:val="24"/>
                <w:szCs w:val="24"/>
                <w:lang w:val="en-US"/>
              </w:rPr>
            </w:pPr>
          </w:p>
        </w:tc>
        <w:tc>
          <w:tcPr>
            <w:tcW w:w="2340" w:type="dxa"/>
            <w:tcMar>
              <w:left w:w="105" w:type="dxa"/>
              <w:right w:w="105" w:type="dxa"/>
            </w:tcMar>
          </w:tcPr>
          <w:p w14:paraId="06C6CD79" w14:textId="2BDBBF64" w:rsidR="5B64B165" w:rsidRDefault="5B64B165" w:rsidP="5B64B165">
            <w:pPr>
              <w:rPr>
                <w:rFonts w:eastAsia="Arial" w:cs="Arial"/>
                <w:sz w:val="24"/>
                <w:szCs w:val="24"/>
                <w:lang w:val="en-US"/>
              </w:rPr>
            </w:pPr>
            <w:r w:rsidRPr="5B64B165">
              <w:rPr>
                <w:rFonts w:eastAsia="Arial" w:cs="Arial"/>
                <w:b/>
                <w:bCs/>
                <w:sz w:val="24"/>
                <w:szCs w:val="24"/>
                <w:lang w:val="en-US"/>
              </w:rPr>
              <w:t>Entity representing staff members involved in operations</w:t>
            </w:r>
          </w:p>
        </w:tc>
        <w:tc>
          <w:tcPr>
            <w:tcW w:w="2340" w:type="dxa"/>
            <w:tcMar>
              <w:left w:w="105" w:type="dxa"/>
              <w:right w:w="105" w:type="dxa"/>
            </w:tcMar>
          </w:tcPr>
          <w:p w14:paraId="7B5E4307" w14:textId="0CB8D3ED" w:rsidR="5B64B165" w:rsidRDefault="5B64B165" w:rsidP="5B64B165">
            <w:pPr>
              <w:rPr>
                <w:rFonts w:eastAsia="Arial" w:cs="Arial"/>
                <w:sz w:val="24"/>
                <w:szCs w:val="24"/>
                <w:lang w:val="en-US"/>
              </w:rPr>
            </w:pPr>
          </w:p>
        </w:tc>
      </w:tr>
      <w:tr w:rsidR="5B64B165" w14:paraId="120A10DE" w14:textId="77777777" w:rsidTr="5B64B165">
        <w:trPr>
          <w:trHeight w:val="300"/>
        </w:trPr>
        <w:tc>
          <w:tcPr>
            <w:tcW w:w="2340" w:type="dxa"/>
            <w:tcMar>
              <w:left w:w="105" w:type="dxa"/>
              <w:right w:w="105" w:type="dxa"/>
            </w:tcMar>
          </w:tcPr>
          <w:p w14:paraId="6F55F026" w14:textId="3A68BAE9" w:rsidR="5B64B165" w:rsidRDefault="5B64B165" w:rsidP="5B64B165">
            <w:pPr>
              <w:rPr>
                <w:rFonts w:eastAsia="Arial" w:cs="Arial"/>
                <w:sz w:val="24"/>
                <w:szCs w:val="24"/>
                <w:lang w:val="en-US"/>
              </w:rPr>
            </w:pPr>
            <w:r w:rsidRPr="5B64B165">
              <w:rPr>
                <w:rFonts w:eastAsia="Arial" w:cs="Arial"/>
                <w:sz w:val="24"/>
                <w:szCs w:val="24"/>
                <w:lang w:val="en-US"/>
              </w:rPr>
              <w:t>staff_id</w:t>
            </w:r>
          </w:p>
        </w:tc>
        <w:tc>
          <w:tcPr>
            <w:tcW w:w="2340" w:type="dxa"/>
            <w:tcMar>
              <w:left w:w="105" w:type="dxa"/>
              <w:right w:w="105" w:type="dxa"/>
            </w:tcMar>
          </w:tcPr>
          <w:p w14:paraId="73A7A3F1" w14:textId="7442BBFC" w:rsidR="5B64B165" w:rsidRDefault="5B64B165" w:rsidP="5B64B165">
            <w:pPr>
              <w:rPr>
                <w:rFonts w:eastAsia="Arial" w:cs="Arial"/>
                <w:sz w:val="24"/>
                <w:szCs w:val="24"/>
                <w:lang w:val="en-US"/>
              </w:rPr>
            </w:pPr>
            <w:r w:rsidRPr="5B64B165">
              <w:rPr>
                <w:rFonts w:eastAsia="Arial" w:cs="Arial"/>
                <w:sz w:val="24"/>
                <w:szCs w:val="24"/>
                <w:lang w:val="en-US"/>
              </w:rPr>
              <w:t>Integer (25)</w:t>
            </w:r>
          </w:p>
        </w:tc>
        <w:tc>
          <w:tcPr>
            <w:tcW w:w="2340" w:type="dxa"/>
            <w:tcMar>
              <w:left w:w="105" w:type="dxa"/>
              <w:right w:w="105" w:type="dxa"/>
            </w:tcMar>
          </w:tcPr>
          <w:p w14:paraId="761CB588" w14:textId="4D618D6E" w:rsidR="5B64B165" w:rsidRDefault="5B64B165" w:rsidP="5B64B165">
            <w:pPr>
              <w:rPr>
                <w:rFonts w:eastAsia="Arial" w:cs="Arial"/>
                <w:sz w:val="24"/>
                <w:szCs w:val="24"/>
                <w:lang w:val="en-US"/>
              </w:rPr>
            </w:pPr>
            <w:r w:rsidRPr="5B64B165">
              <w:rPr>
                <w:rFonts w:eastAsia="Arial" w:cs="Arial"/>
                <w:sz w:val="24"/>
                <w:szCs w:val="24"/>
                <w:lang w:val="en-US"/>
              </w:rPr>
              <w:t>Staff identification number.</w:t>
            </w:r>
          </w:p>
        </w:tc>
        <w:tc>
          <w:tcPr>
            <w:tcW w:w="2340" w:type="dxa"/>
            <w:tcMar>
              <w:left w:w="105" w:type="dxa"/>
              <w:right w:w="105" w:type="dxa"/>
            </w:tcMar>
          </w:tcPr>
          <w:p w14:paraId="08071905" w14:textId="4B6029FB" w:rsidR="5B64B165" w:rsidRDefault="5B64B165" w:rsidP="5B64B165">
            <w:pPr>
              <w:rPr>
                <w:rFonts w:eastAsia="Arial" w:cs="Arial"/>
                <w:sz w:val="24"/>
                <w:szCs w:val="24"/>
                <w:lang w:val="en-US"/>
              </w:rPr>
            </w:pPr>
            <w:r w:rsidRPr="5B64B165">
              <w:rPr>
                <w:rFonts w:eastAsia="Arial" w:cs="Arial"/>
                <w:sz w:val="24"/>
                <w:szCs w:val="24"/>
                <w:lang w:val="en-US"/>
              </w:rPr>
              <w:t>Primary Key</w:t>
            </w:r>
          </w:p>
        </w:tc>
      </w:tr>
      <w:tr w:rsidR="5B64B165" w14:paraId="56512715" w14:textId="77777777" w:rsidTr="5B64B165">
        <w:trPr>
          <w:trHeight w:val="300"/>
        </w:trPr>
        <w:tc>
          <w:tcPr>
            <w:tcW w:w="2340" w:type="dxa"/>
            <w:tcMar>
              <w:left w:w="105" w:type="dxa"/>
              <w:right w:w="105" w:type="dxa"/>
            </w:tcMar>
          </w:tcPr>
          <w:p w14:paraId="1AA1858B" w14:textId="798E2540" w:rsidR="5B64B165" w:rsidRDefault="5B64B165" w:rsidP="5B64B165">
            <w:pPr>
              <w:rPr>
                <w:rFonts w:eastAsia="Arial" w:cs="Arial"/>
                <w:sz w:val="24"/>
                <w:szCs w:val="24"/>
                <w:lang w:val="en-US"/>
              </w:rPr>
            </w:pPr>
            <w:r w:rsidRPr="5B64B165">
              <w:rPr>
                <w:rFonts w:eastAsia="Arial" w:cs="Arial"/>
                <w:sz w:val="24"/>
                <w:szCs w:val="24"/>
                <w:lang w:val="en-US"/>
              </w:rPr>
              <w:t>staff_fname</w:t>
            </w:r>
          </w:p>
        </w:tc>
        <w:tc>
          <w:tcPr>
            <w:tcW w:w="2340" w:type="dxa"/>
            <w:tcMar>
              <w:left w:w="105" w:type="dxa"/>
              <w:right w:w="105" w:type="dxa"/>
            </w:tcMar>
          </w:tcPr>
          <w:p w14:paraId="63200BE2" w14:textId="58623E7B" w:rsidR="5B64B165" w:rsidRDefault="5B64B165" w:rsidP="5B64B165">
            <w:pPr>
              <w:rPr>
                <w:rFonts w:eastAsia="Arial" w:cs="Arial"/>
                <w:sz w:val="24"/>
                <w:szCs w:val="24"/>
                <w:lang w:val="en-US"/>
              </w:rPr>
            </w:pPr>
            <w:r w:rsidRPr="5B64B165">
              <w:rPr>
                <w:rFonts w:eastAsia="Arial" w:cs="Arial"/>
                <w:sz w:val="24"/>
                <w:szCs w:val="24"/>
                <w:lang w:val="en-US"/>
              </w:rPr>
              <w:t>Integer (25)</w:t>
            </w:r>
          </w:p>
        </w:tc>
        <w:tc>
          <w:tcPr>
            <w:tcW w:w="2340" w:type="dxa"/>
            <w:tcMar>
              <w:left w:w="105" w:type="dxa"/>
              <w:right w:w="105" w:type="dxa"/>
            </w:tcMar>
          </w:tcPr>
          <w:p w14:paraId="31897162" w14:textId="17E66E78" w:rsidR="5B64B165" w:rsidRDefault="5B64B165" w:rsidP="5B64B165">
            <w:pPr>
              <w:rPr>
                <w:rFonts w:eastAsia="Arial" w:cs="Arial"/>
                <w:sz w:val="24"/>
                <w:szCs w:val="24"/>
                <w:lang w:val="en-US"/>
              </w:rPr>
            </w:pPr>
            <w:r w:rsidRPr="5B64B165">
              <w:rPr>
                <w:rFonts w:eastAsia="Arial" w:cs="Arial"/>
                <w:sz w:val="24"/>
                <w:szCs w:val="24"/>
                <w:lang w:val="en-US"/>
              </w:rPr>
              <w:t>First name of the staff member.</w:t>
            </w:r>
          </w:p>
        </w:tc>
        <w:tc>
          <w:tcPr>
            <w:tcW w:w="2340" w:type="dxa"/>
            <w:tcMar>
              <w:left w:w="105" w:type="dxa"/>
              <w:right w:w="105" w:type="dxa"/>
            </w:tcMar>
          </w:tcPr>
          <w:p w14:paraId="2F34C916" w14:textId="2C2DB1B1" w:rsidR="5B64B165" w:rsidRDefault="5B64B165" w:rsidP="5B64B165">
            <w:pPr>
              <w:rPr>
                <w:rFonts w:eastAsia="Arial" w:cs="Arial"/>
                <w:sz w:val="24"/>
                <w:szCs w:val="24"/>
                <w:lang w:val="en-US"/>
              </w:rPr>
            </w:pPr>
          </w:p>
        </w:tc>
      </w:tr>
      <w:tr w:rsidR="5B64B165" w14:paraId="535BF62E" w14:textId="77777777" w:rsidTr="5B64B165">
        <w:trPr>
          <w:trHeight w:val="300"/>
        </w:trPr>
        <w:tc>
          <w:tcPr>
            <w:tcW w:w="2340" w:type="dxa"/>
            <w:tcMar>
              <w:left w:w="105" w:type="dxa"/>
              <w:right w:w="105" w:type="dxa"/>
            </w:tcMar>
          </w:tcPr>
          <w:p w14:paraId="048EA55A" w14:textId="43C0342C" w:rsidR="5B64B165" w:rsidRDefault="5B64B165" w:rsidP="5B64B165">
            <w:pPr>
              <w:rPr>
                <w:rFonts w:eastAsia="Arial" w:cs="Arial"/>
                <w:sz w:val="24"/>
                <w:szCs w:val="24"/>
                <w:lang w:val="en-US"/>
              </w:rPr>
            </w:pPr>
            <w:r w:rsidRPr="5B64B165">
              <w:rPr>
                <w:rFonts w:eastAsia="Arial" w:cs="Arial"/>
                <w:sz w:val="24"/>
                <w:szCs w:val="24"/>
                <w:lang w:val="en-US"/>
              </w:rPr>
              <w:t>staff_lname</w:t>
            </w:r>
          </w:p>
        </w:tc>
        <w:tc>
          <w:tcPr>
            <w:tcW w:w="2340" w:type="dxa"/>
            <w:tcMar>
              <w:left w:w="105" w:type="dxa"/>
              <w:right w:w="105" w:type="dxa"/>
            </w:tcMar>
          </w:tcPr>
          <w:p w14:paraId="7E334184" w14:textId="62BFC0D2" w:rsidR="5B64B165" w:rsidRDefault="5B64B165" w:rsidP="5B64B165">
            <w:pPr>
              <w:rPr>
                <w:rFonts w:eastAsia="Arial" w:cs="Arial"/>
                <w:sz w:val="24"/>
                <w:szCs w:val="24"/>
                <w:lang w:val="en-US"/>
              </w:rPr>
            </w:pPr>
            <w:r w:rsidRPr="5B64B165">
              <w:rPr>
                <w:rFonts w:eastAsia="Arial" w:cs="Arial"/>
                <w:sz w:val="24"/>
                <w:szCs w:val="24"/>
                <w:lang w:val="en-US"/>
              </w:rPr>
              <w:t>varchar (255)</w:t>
            </w:r>
          </w:p>
        </w:tc>
        <w:tc>
          <w:tcPr>
            <w:tcW w:w="2340" w:type="dxa"/>
            <w:tcMar>
              <w:left w:w="105" w:type="dxa"/>
              <w:right w:w="105" w:type="dxa"/>
            </w:tcMar>
          </w:tcPr>
          <w:p w14:paraId="23B79830" w14:textId="00B82C6B" w:rsidR="5B64B165" w:rsidRDefault="5B64B165" w:rsidP="5B64B165">
            <w:pPr>
              <w:rPr>
                <w:rFonts w:eastAsia="Arial" w:cs="Arial"/>
                <w:sz w:val="24"/>
                <w:szCs w:val="24"/>
                <w:lang w:val="en-US"/>
              </w:rPr>
            </w:pPr>
            <w:r w:rsidRPr="5B64B165">
              <w:rPr>
                <w:rFonts w:eastAsia="Arial" w:cs="Arial"/>
                <w:sz w:val="24"/>
                <w:szCs w:val="24"/>
                <w:lang w:val="en-US"/>
              </w:rPr>
              <w:t>Last name of the staff member.</w:t>
            </w:r>
          </w:p>
        </w:tc>
        <w:tc>
          <w:tcPr>
            <w:tcW w:w="2340" w:type="dxa"/>
            <w:tcMar>
              <w:left w:w="105" w:type="dxa"/>
              <w:right w:w="105" w:type="dxa"/>
            </w:tcMar>
          </w:tcPr>
          <w:p w14:paraId="7289A807" w14:textId="31C75BC7" w:rsidR="5B64B165" w:rsidRDefault="5B64B165" w:rsidP="5B64B165">
            <w:pPr>
              <w:rPr>
                <w:rFonts w:eastAsia="Arial" w:cs="Arial"/>
                <w:sz w:val="24"/>
                <w:szCs w:val="24"/>
                <w:lang w:val="en-US"/>
              </w:rPr>
            </w:pPr>
          </w:p>
        </w:tc>
      </w:tr>
      <w:tr w:rsidR="5B64B165" w14:paraId="1BFC033E" w14:textId="77777777" w:rsidTr="5B64B165">
        <w:trPr>
          <w:trHeight w:val="300"/>
        </w:trPr>
        <w:tc>
          <w:tcPr>
            <w:tcW w:w="2340" w:type="dxa"/>
            <w:tcMar>
              <w:left w:w="105" w:type="dxa"/>
              <w:right w:w="105" w:type="dxa"/>
            </w:tcMar>
          </w:tcPr>
          <w:p w14:paraId="7C6C901F" w14:textId="7DED029A" w:rsidR="5B64B165" w:rsidRDefault="5B64B165" w:rsidP="5B64B165">
            <w:pPr>
              <w:rPr>
                <w:rFonts w:eastAsia="Arial" w:cs="Arial"/>
                <w:sz w:val="24"/>
                <w:szCs w:val="24"/>
                <w:lang w:val="en-US"/>
              </w:rPr>
            </w:pPr>
            <w:r w:rsidRPr="5B64B165">
              <w:rPr>
                <w:rFonts w:eastAsia="Arial" w:cs="Arial"/>
                <w:sz w:val="24"/>
                <w:szCs w:val="24"/>
                <w:lang w:val="en-US"/>
              </w:rPr>
              <w:t>staff_contact</w:t>
            </w:r>
          </w:p>
        </w:tc>
        <w:tc>
          <w:tcPr>
            <w:tcW w:w="2340" w:type="dxa"/>
            <w:tcMar>
              <w:left w:w="105" w:type="dxa"/>
              <w:right w:w="105" w:type="dxa"/>
            </w:tcMar>
          </w:tcPr>
          <w:p w14:paraId="7F7537E5" w14:textId="6211B4C1" w:rsidR="5B64B165" w:rsidRDefault="5B64B165" w:rsidP="5B64B165">
            <w:pPr>
              <w:rPr>
                <w:rFonts w:eastAsia="Arial" w:cs="Arial"/>
                <w:sz w:val="24"/>
                <w:szCs w:val="24"/>
                <w:lang w:val="en-US"/>
              </w:rPr>
            </w:pPr>
            <w:r w:rsidRPr="5B64B165">
              <w:rPr>
                <w:rFonts w:eastAsia="Arial" w:cs="Arial"/>
                <w:sz w:val="24"/>
                <w:szCs w:val="24"/>
                <w:lang w:val="en-US"/>
              </w:rPr>
              <w:t>Integer (25)</w:t>
            </w:r>
          </w:p>
        </w:tc>
        <w:tc>
          <w:tcPr>
            <w:tcW w:w="2340" w:type="dxa"/>
            <w:tcMar>
              <w:left w:w="105" w:type="dxa"/>
              <w:right w:w="105" w:type="dxa"/>
            </w:tcMar>
          </w:tcPr>
          <w:p w14:paraId="38839508" w14:textId="3D8236FE" w:rsidR="5B64B165" w:rsidRDefault="5B64B165" w:rsidP="5B64B165">
            <w:pPr>
              <w:rPr>
                <w:rFonts w:eastAsia="Arial" w:cs="Arial"/>
                <w:sz w:val="24"/>
                <w:szCs w:val="24"/>
                <w:lang w:val="en-US"/>
              </w:rPr>
            </w:pPr>
            <w:r w:rsidRPr="5B64B165">
              <w:rPr>
                <w:rFonts w:eastAsia="Arial" w:cs="Arial"/>
                <w:sz w:val="24"/>
                <w:szCs w:val="24"/>
                <w:lang w:val="en-US"/>
              </w:rPr>
              <w:t>Contact number of the staff member.</w:t>
            </w:r>
          </w:p>
        </w:tc>
        <w:tc>
          <w:tcPr>
            <w:tcW w:w="2340" w:type="dxa"/>
            <w:tcMar>
              <w:left w:w="105" w:type="dxa"/>
              <w:right w:w="105" w:type="dxa"/>
            </w:tcMar>
          </w:tcPr>
          <w:p w14:paraId="76FC0B49" w14:textId="450F3EDA" w:rsidR="5B64B165" w:rsidRDefault="5B64B165" w:rsidP="5B64B165">
            <w:pPr>
              <w:rPr>
                <w:rFonts w:eastAsia="Arial" w:cs="Arial"/>
                <w:sz w:val="24"/>
                <w:szCs w:val="24"/>
                <w:lang w:val="en-US"/>
              </w:rPr>
            </w:pPr>
          </w:p>
        </w:tc>
      </w:tr>
      <w:tr w:rsidR="5B64B165" w14:paraId="23C6D3D7" w14:textId="77777777" w:rsidTr="5B64B165">
        <w:trPr>
          <w:trHeight w:val="300"/>
        </w:trPr>
        <w:tc>
          <w:tcPr>
            <w:tcW w:w="2340" w:type="dxa"/>
            <w:tcMar>
              <w:left w:w="105" w:type="dxa"/>
              <w:right w:w="105" w:type="dxa"/>
            </w:tcMar>
          </w:tcPr>
          <w:p w14:paraId="35D82FBE" w14:textId="298BCA0F" w:rsidR="5B64B165" w:rsidRDefault="5B64B165" w:rsidP="5B64B165">
            <w:pPr>
              <w:rPr>
                <w:rFonts w:eastAsia="Arial" w:cs="Arial"/>
                <w:sz w:val="24"/>
                <w:szCs w:val="24"/>
                <w:lang w:val="en-US"/>
              </w:rPr>
            </w:pPr>
            <w:r w:rsidRPr="5B64B165">
              <w:rPr>
                <w:rFonts w:eastAsia="Arial" w:cs="Arial"/>
                <w:b/>
                <w:bCs/>
                <w:sz w:val="24"/>
                <w:szCs w:val="24"/>
                <w:lang w:val="en-US"/>
              </w:rPr>
              <w:t>Warehouse</w:t>
            </w:r>
          </w:p>
        </w:tc>
        <w:tc>
          <w:tcPr>
            <w:tcW w:w="2340" w:type="dxa"/>
            <w:tcMar>
              <w:left w:w="105" w:type="dxa"/>
              <w:right w:w="105" w:type="dxa"/>
            </w:tcMar>
          </w:tcPr>
          <w:p w14:paraId="02CD3A63" w14:textId="5B6734AF" w:rsidR="5B64B165" w:rsidRDefault="5B64B165" w:rsidP="5B64B165">
            <w:pPr>
              <w:rPr>
                <w:rFonts w:eastAsia="Arial" w:cs="Arial"/>
                <w:sz w:val="24"/>
                <w:szCs w:val="24"/>
                <w:lang w:val="en-US"/>
              </w:rPr>
            </w:pPr>
          </w:p>
        </w:tc>
        <w:tc>
          <w:tcPr>
            <w:tcW w:w="2340" w:type="dxa"/>
            <w:tcMar>
              <w:left w:w="105" w:type="dxa"/>
              <w:right w:w="105" w:type="dxa"/>
            </w:tcMar>
          </w:tcPr>
          <w:p w14:paraId="123ACC99" w14:textId="7DF9BE48" w:rsidR="5B64B165" w:rsidRDefault="5B64B165" w:rsidP="5B64B165">
            <w:pPr>
              <w:rPr>
                <w:rFonts w:eastAsia="Arial" w:cs="Arial"/>
                <w:sz w:val="24"/>
                <w:szCs w:val="24"/>
                <w:lang w:val="en-US"/>
              </w:rPr>
            </w:pPr>
            <w:r w:rsidRPr="5B64B165">
              <w:rPr>
                <w:rFonts w:eastAsia="Arial" w:cs="Arial"/>
                <w:b/>
                <w:bCs/>
                <w:sz w:val="24"/>
                <w:szCs w:val="24"/>
                <w:lang w:val="en-US"/>
              </w:rPr>
              <w:t>Entity for warehouse locations storing inventory</w:t>
            </w:r>
          </w:p>
        </w:tc>
        <w:tc>
          <w:tcPr>
            <w:tcW w:w="2340" w:type="dxa"/>
            <w:tcMar>
              <w:left w:w="105" w:type="dxa"/>
              <w:right w:w="105" w:type="dxa"/>
            </w:tcMar>
          </w:tcPr>
          <w:p w14:paraId="526497D4" w14:textId="163FCF0A" w:rsidR="5B64B165" w:rsidRDefault="5B64B165" w:rsidP="5B64B165">
            <w:pPr>
              <w:rPr>
                <w:rFonts w:eastAsia="Arial" w:cs="Arial"/>
                <w:sz w:val="24"/>
                <w:szCs w:val="24"/>
                <w:lang w:val="en-US"/>
              </w:rPr>
            </w:pPr>
          </w:p>
        </w:tc>
      </w:tr>
      <w:tr w:rsidR="5B64B165" w14:paraId="2EA2DB2D" w14:textId="77777777" w:rsidTr="5B64B165">
        <w:trPr>
          <w:trHeight w:val="300"/>
        </w:trPr>
        <w:tc>
          <w:tcPr>
            <w:tcW w:w="2340" w:type="dxa"/>
            <w:tcMar>
              <w:left w:w="105" w:type="dxa"/>
              <w:right w:w="105" w:type="dxa"/>
            </w:tcMar>
          </w:tcPr>
          <w:p w14:paraId="13FBFE24" w14:textId="531D783C" w:rsidR="5B64B165" w:rsidRDefault="5B64B165" w:rsidP="5B64B165">
            <w:pPr>
              <w:rPr>
                <w:rFonts w:eastAsia="Arial" w:cs="Arial"/>
                <w:sz w:val="24"/>
                <w:szCs w:val="24"/>
                <w:lang w:val="en-US"/>
              </w:rPr>
            </w:pPr>
            <w:r w:rsidRPr="5B64B165">
              <w:rPr>
                <w:rFonts w:eastAsia="Arial" w:cs="Arial"/>
                <w:sz w:val="24"/>
                <w:szCs w:val="24"/>
                <w:lang w:val="en-US"/>
              </w:rPr>
              <w:t>Warehouse_Id</w:t>
            </w:r>
          </w:p>
        </w:tc>
        <w:tc>
          <w:tcPr>
            <w:tcW w:w="2340" w:type="dxa"/>
            <w:tcMar>
              <w:left w:w="105" w:type="dxa"/>
              <w:right w:w="105" w:type="dxa"/>
            </w:tcMar>
          </w:tcPr>
          <w:p w14:paraId="269778CF" w14:textId="5E5CA53C" w:rsidR="5B64B165" w:rsidRDefault="5B64B165" w:rsidP="5B64B165">
            <w:pPr>
              <w:rPr>
                <w:rFonts w:eastAsia="Arial" w:cs="Arial"/>
                <w:sz w:val="24"/>
                <w:szCs w:val="24"/>
                <w:lang w:val="en-US"/>
              </w:rPr>
            </w:pPr>
            <w:r w:rsidRPr="5B64B165">
              <w:rPr>
                <w:rFonts w:eastAsia="Arial" w:cs="Arial"/>
                <w:sz w:val="24"/>
                <w:szCs w:val="24"/>
                <w:lang w:val="en-US"/>
              </w:rPr>
              <w:t>Integer (25)</w:t>
            </w:r>
          </w:p>
        </w:tc>
        <w:tc>
          <w:tcPr>
            <w:tcW w:w="2340" w:type="dxa"/>
            <w:tcMar>
              <w:left w:w="105" w:type="dxa"/>
              <w:right w:w="105" w:type="dxa"/>
            </w:tcMar>
          </w:tcPr>
          <w:p w14:paraId="5F625317" w14:textId="39ADDBF7" w:rsidR="5B64B165" w:rsidRDefault="5B64B165" w:rsidP="5B64B165">
            <w:pPr>
              <w:rPr>
                <w:rFonts w:eastAsia="Arial" w:cs="Arial"/>
                <w:sz w:val="24"/>
                <w:szCs w:val="24"/>
                <w:lang w:val="en-US"/>
              </w:rPr>
            </w:pPr>
            <w:r w:rsidRPr="5B64B165">
              <w:rPr>
                <w:rFonts w:eastAsia="Arial" w:cs="Arial"/>
                <w:sz w:val="24"/>
                <w:szCs w:val="24"/>
                <w:lang w:val="en-US"/>
              </w:rPr>
              <w:t>Warehouse identification number.</w:t>
            </w:r>
          </w:p>
        </w:tc>
        <w:tc>
          <w:tcPr>
            <w:tcW w:w="2340" w:type="dxa"/>
            <w:tcMar>
              <w:left w:w="105" w:type="dxa"/>
              <w:right w:w="105" w:type="dxa"/>
            </w:tcMar>
          </w:tcPr>
          <w:p w14:paraId="135EE83D" w14:textId="07FEFE0E" w:rsidR="5B64B165" w:rsidRDefault="5B64B165" w:rsidP="5B64B165">
            <w:pPr>
              <w:rPr>
                <w:rFonts w:eastAsia="Arial" w:cs="Arial"/>
                <w:sz w:val="24"/>
                <w:szCs w:val="24"/>
                <w:lang w:val="en-US"/>
              </w:rPr>
            </w:pPr>
            <w:r w:rsidRPr="5B64B165">
              <w:rPr>
                <w:rFonts w:eastAsia="Arial" w:cs="Arial"/>
                <w:sz w:val="24"/>
                <w:szCs w:val="24"/>
                <w:lang w:val="en-US"/>
              </w:rPr>
              <w:t>Primary Key</w:t>
            </w:r>
          </w:p>
        </w:tc>
      </w:tr>
      <w:tr w:rsidR="5B64B165" w14:paraId="74F6B0F3" w14:textId="77777777" w:rsidTr="5B64B165">
        <w:trPr>
          <w:trHeight w:val="300"/>
        </w:trPr>
        <w:tc>
          <w:tcPr>
            <w:tcW w:w="2340" w:type="dxa"/>
            <w:tcMar>
              <w:left w:w="105" w:type="dxa"/>
              <w:right w:w="105" w:type="dxa"/>
            </w:tcMar>
          </w:tcPr>
          <w:p w14:paraId="06CABC24" w14:textId="0AC45180" w:rsidR="5B64B165" w:rsidRDefault="5B64B165" w:rsidP="5B64B165">
            <w:pPr>
              <w:rPr>
                <w:rFonts w:eastAsia="Arial" w:cs="Arial"/>
                <w:sz w:val="24"/>
                <w:szCs w:val="24"/>
                <w:lang w:val="en-US"/>
              </w:rPr>
            </w:pPr>
            <w:r w:rsidRPr="5B64B165">
              <w:rPr>
                <w:rFonts w:eastAsia="Arial" w:cs="Arial"/>
                <w:sz w:val="24"/>
                <w:szCs w:val="24"/>
                <w:lang w:val="en-US"/>
              </w:rPr>
              <w:t>Warehouse_name</w:t>
            </w:r>
          </w:p>
        </w:tc>
        <w:tc>
          <w:tcPr>
            <w:tcW w:w="2340" w:type="dxa"/>
            <w:tcMar>
              <w:left w:w="105" w:type="dxa"/>
              <w:right w:w="105" w:type="dxa"/>
            </w:tcMar>
          </w:tcPr>
          <w:p w14:paraId="010007F8" w14:textId="4EBC5D4D" w:rsidR="5B64B165" w:rsidRDefault="5B64B165" w:rsidP="5B64B165">
            <w:pPr>
              <w:rPr>
                <w:rFonts w:eastAsia="Arial" w:cs="Arial"/>
                <w:sz w:val="24"/>
                <w:szCs w:val="24"/>
                <w:lang w:val="en-US"/>
              </w:rPr>
            </w:pPr>
            <w:r w:rsidRPr="5B64B165">
              <w:rPr>
                <w:rFonts w:eastAsia="Arial" w:cs="Arial"/>
                <w:sz w:val="24"/>
                <w:szCs w:val="24"/>
                <w:lang w:val="en-US"/>
              </w:rPr>
              <w:t>varchar (255)</w:t>
            </w:r>
          </w:p>
        </w:tc>
        <w:tc>
          <w:tcPr>
            <w:tcW w:w="2340" w:type="dxa"/>
            <w:tcMar>
              <w:left w:w="105" w:type="dxa"/>
              <w:right w:w="105" w:type="dxa"/>
            </w:tcMar>
          </w:tcPr>
          <w:p w14:paraId="2E9C89DA" w14:textId="4497879C" w:rsidR="5B64B165" w:rsidRDefault="5B64B165" w:rsidP="5B64B165">
            <w:pPr>
              <w:rPr>
                <w:rFonts w:eastAsia="Arial" w:cs="Arial"/>
                <w:sz w:val="24"/>
                <w:szCs w:val="24"/>
                <w:lang w:val="en-US"/>
              </w:rPr>
            </w:pPr>
            <w:r w:rsidRPr="5B64B165">
              <w:rPr>
                <w:rFonts w:eastAsia="Arial" w:cs="Arial"/>
                <w:sz w:val="24"/>
                <w:szCs w:val="24"/>
                <w:lang w:val="en-US"/>
              </w:rPr>
              <w:t>Name of the warehouse.</w:t>
            </w:r>
          </w:p>
        </w:tc>
        <w:tc>
          <w:tcPr>
            <w:tcW w:w="2340" w:type="dxa"/>
            <w:tcMar>
              <w:left w:w="105" w:type="dxa"/>
              <w:right w:w="105" w:type="dxa"/>
            </w:tcMar>
          </w:tcPr>
          <w:p w14:paraId="71165069" w14:textId="6BD93993" w:rsidR="5B64B165" w:rsidRDefault="5B64B165" w:rsidP="5B64B165">
            <w:pPr>
              <w:rPr>
                <w:rFonts w:eastAsia="Arial" w:cs="Arial"/>
                <w:sz w:val="24"/>
                <w:szCs w:val="24"/>
                <w:lang w:val="en-US"/>
              </w:rPr>
            </w:pPr>
          </w:p>
        </w:tc>
      </w:tr>
      <w:tr w:rsidR="5B64B165" w14:paraId="31EAC3D8" w14:textId="77777777" w:rsidTr="5B64B165">
        <w:trPr>
          <w:trHeight w:val="300"/>
        </w:trPr>
        <w:tc>
          <w:tcPr>
            <w:tcW w:w="2340" w:type="dxa"/>
            <w:tcMar>
              <w:left w:w="105" w:type="dxa"/>
              <w:right w:w="105" w:type="dxa"/>
            </w:tcMar>
          </w:tcPr>
          <w:p w14:paraId="4A74E083" w14:textId="0341B9CB" w:rsidR="5B64B165" w:rsidRDefault="5B64B165" w:rsidP="5B64B165">
            <w:pPr>
              <w:rPr>
                <w:rFonts w:eastAsia="Arial" w:cs="Arial"/>
                <w:sz w:val="24"/>
                <w:szCs w:val="24"/>
                <w:lang w:val="en-US"/>
              </w:rPr>
            </w:pPr>
            <w:r w:rsidRPr="5B64B165">
              <w:rPr>
                <w:rFonts w:eastAsia="Arial" w:cs="Arial"/>
                <w:sz w:val="24"/>
                <w:szCs w:val="24"/>
                <w:lang w:val="en-US"/>
              </w:rPr>
              <w:t>Warehouse_Loc</w:t>
            </w:r>
          </w:p>
        </w:tc>
        <w:tc>
          <w:tcPr>
            <w:tcW w:w="2340" w:type="dxa"/>
            <w:tcMar>
              <w:left w:w="105" w:type="dxa"/>
              <w:right w:w="105" w:type="dxa"/>
            </w:tcMar>
          </w:tcPr>
          <w:p w14:paraId="7A44FD77" w14:textId="687AD7FE" w:rsidR="5B64B165" w:rsidRDefault="5B64B165" w:rsidP="5B64B165">
            <w:pPr>
              <w:rPr>
                <w:rFonts w:eastAsia="Arial" w:cs="Arial"/>
                <w:sz w:val="24"/>
                <w:szCs w:val="24"/>
                <w:lang w:val="en-US"/>
              </w:rPr>
            </w:pPr>
            <w:r w:rsidRPr="5B64B165">
              <w:rPr>
                <w:rFonts w:eastAsia="Arial" w:cs="Arial"/>
                <w:sz w:val="24"/>
                <w:szCs w:val="24"/>
                <w:lang w:val="en-US"/>
              </w:rPr>
              <w:t>varchar (255)</w:t>
            </w:r>
          </w:p>
        </w:tc>
        <w:tc>
          <w:tcPr>
            <w:tcW w:w="2340" w:type="dxa"/>
            <w:tcMar>
              <w:left w:w="105" w:type="dxa"/>
              <w:right w:w="105" w:type="dxa"/>
            </w:tcMar>
          </w:tcPr>
          <w:p w14:paraId="4F2A46E7" w14:textId="218A1E67" w:rsidR="5B64B165" w:rsidRDefault="5B64B165" w:rsidP="5B64B165">
            <w:pPr>
              <w:rPr>
                <w:rFonts w:eastAsia="Arial" w:cs="Arial"/>
                <w:sz w:val="24"/>
                <w:szCs w:val="24"/>
                <w:lang w:val="en-US"/>
              </w:rPr>
            </w:pPr>
            <w:r w:rsidRPr="5B64B165">
              <w:rPr>
                <w:rFonts w:eastAsia="Arial" w:cs="Arial"/>
                <w:sz w:val="24"/>
                <w:szCs w:val="24"/>
                <w:lang w:val="en-US"/>
              </w:rPr>
              <w:t>Location or address of the warehouse.</w:t>
            </w:r>
          </w:p>
        </w:tc>
        <w:tc>
          <w:tcPr>
            <w:tcW w:w="2340" w:type="dxa"/>
            <w:tcMar>
              <w:left w:w="105" w:type="dxa"/>
              <w:right w:w="105" w:type="dxa"/>
            </w:tcMar>
          </w:tcPr>
          <w:p w14:paraId="12353A08" w14:textId="0B9865D8" w:rsidR="5B64B165" w:rsidRDefault="5B64B165" w:rsidP="5B64B165">
            <w:pPr>
              <w:rPr>
                <w:rFonts w:eastAsia="Arial" w:cs="Arial"/>
                <w:sz w:val="24"/>
                <w:szCs w:val="24"/>
                <w:lang w:val="en-US"/>
              </w:rPr>
            </w:pPr>
          </w:p>
        </w:tc>
      </w:tr>
    </w:tbl>
    <w:p w14:paraId="17BD6C50" w14:textId="080DA7BC" w:rsidR="04E1B5F9" w:rsidRDefault="04E1B5F9" w:rsidP="00A4320A"/>
    <w:sectPr w:rsidR="04E1B5F9">
      <w:footerReference w:type="default" r:id="rId6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4E9EF6" w14:textId="77777777" w:rsidR="00D64B48" w:rsidRDefault="00D64B48" w:rsidP="009831F7">
      <w:pPr>
        <w:spacing w:after="0" w:line="240" w:lineRule="auto"/>
      </w:pPr>
      <w:r>
        <w:separator/>
      </w:r>
    </w:p>
  </w:endnote>
  <w:endnote w:type="continuationSeparator" w:id="0">
    <w:p w14:paraId="34EE8E24" w14:textId="77777777" w:rsidR="00D64B48" w:rsidRDefault="00D64B48" w:rsidP="009831F7">
      <w:pPr>
        <w:spacing w:after="0" w:line="240" w:lineRule="auto"/>
      </w:pPr>
      <w:r>
        <w:continuationSeparator/>
      </w:r>
    </w:p>
  </w:endnote>
  <w:endnote w:type="continuationNotice" w:id="1">
    <w:p w14:paraId="4616CDD2" w14:textId="77777777" w:rsidR="00D64B48" w:rsidRDefault="00D64B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Cordia New">
    <w:panose1 w:val="020B0304020202020204"/>
    <w:charset w:val="DE"/>
    <w:family w:val="roman"/>
    <w:pitch w:val="variable"/>
    <w:sig w:usb0="01000001" w:usb1="00000000" w:usb2="00000000" w:usb3="00000000" w:csb0="0001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01000001" w:usb1="00000000" w:usb2="00000000" w:usb3="00000000" w:csb0="0001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4E3F49D8" w14:paraId="23011DD7" w14:textId="77777777" w:rsidTr="4E3F49D8">
      <w:trPr>
        <w:trHeight w:val="300"/>
      </w:trPr>
      <w:tc>
        <w:tcPr>
          <w:tcW w:w="3120" w:type="dxa"/>
        </w:tcPr>
        <w:p w14:paraId="5941E39E" w14:textId="73DB3E13" w:rsidR="4E3F49D8" w:rsidRDefault="4E3F49D8" w:rsidP="4E3F49D8">
          <w:pPr>
            <w:pStyle w:val="Header"/>
            <w:ind w:left="-115"/>
          </w:pPr>
        </w:p>
      </w:tc>
      <w:tc>
        <w:tcPr>
          <w:tcW w:w="3120" w:type="dxa"/>
        </w:tcPr>
        <w:p w14:paraId="3B7AE139" w14:textId="75302735" w:rsidR="4E3F49D8" w:rsidRDefault="4E3F49D8" w:rsidP="4E3F49D8">
          <w:pPr>
            <w:pStyle w:val="Header"/>
            <w:jc w:val="center"/>
          </w:pPr>
        </w:p>
      </w:tc>
      <w:tc>
        <w:tcPr>
          <w:tcW w:w="3120" w:type="dxa"/>
        </w:tcPr>
        <w:p w14:paraId="7029DC53" w14:textId="07CC76B7" w:rsidR="4E3F49D8" w:rsidRDefault="4E3F49D8" w:rsidP="4E3F49D8">
          <w:pPr>
            <w:pStyle w:val="Header"/>
            <w:ind w:right="-115"/>
            <w:jc w:val="right"/>
          </w:pPr>
        </w:p>
      </w:tc>
    </w:tr>
  </w:tbl>
  <w:p w14:paraId="2F9E87D7" w14:textId="08CA50C9" w:rsidR="4E3F49D8" w:rsidRDefault="4E3F49D8" w:rsidP="4E3F49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4E3F49D8" w14:paraId="15CA3B00" w14:textId="77777777" w:rsidTr="4E3F49D8">
      <w:trPr>
        <w:trHeight w:val="300"/>
      </w:trPr>
      <w:tc>
        <w:tcPr>
          <w:tcW w:w="3120" w:type="dxa"/>
        </w:tcPr>
        <w:p w14:paraId="695C49C3" w14:textId="26C716B5" w:rsidR="4E3F49D8" w:rsidRDefault="4E3F49D8" w:rsidP="4E3F49D8">
          <w:pPr>
            <w:pStyle w:val="Header"/>
            <w:ind w:left="-115"/>
          </w:pPr>
        </w:p>
      </w:tc>
      <w:tc>
        <w:tcPr>
          <w:tcW w:w="3120" w:type="dxa"/>
        </w:tcPr>
        <w:p w14:paraId="5F26BB18" w14:textId="684A6885" w:rsidR="4E3F49D8" w:rsidRDefault="4E3F49D8" w:rsidP="4E3F49D8">
          <w:pPr>
            <w:pStyle w:val="Header"/>
            <w:jc w:val="center"/>
          </w:pPr>
        </w:p>
      </w:tc>
      <w:tc>
        <w:tcPr>
          <w:tcW w:w="3120" w:type="dxa"/>
        </w:tcPr>
        <w:p w14:paraId="06139004" w14:textId="27181D9E" w:rsidR="4E3F49D8" w:rsidRDefault="4E3F49D8" w:rsidP="4E3F49D8">
          <w:pPr>
            <w:pStyle w:val="Header"/>
            <w:ind w:right="-115"/>
            <w:jc w:val="right"/>
          </w:pPr>
        </w:p>
      </w:tc>
    </w:tr>
  </w:tbl>
  <w:p w14:paraId="29B49CDA" w14:textId="01426AD0" w:rsidR="4E3F49D8" w:rsidRDefault="4E3F49D8" w:rsidP="4E3F49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4E3F49D8" w14:paraId="75AC2909" w14:textId="77777777" w:rsidTr="4E3F49D8">
      <w:trPr>
        <w:trHeight w:val="300"/>
      </w:trPr>
      <w:tc>
        <w:tcPr>
          <w:tcW w:w="3120" w:type="dxa"/>
        </w:tcPr>
        <w:p w14:paraId="4D423C92" w14:textId="11617D53" w:rsidR="4E3F49D8" w:rsidRDefault="4E3F49D8" w:rsidP="4E3F49D8">
          <w:pPr>
            <w:pStyle w:val="Header"/>
            <w:ind w:left="-115"/>
          </w:pPr>
        </w:p>
      </w:tc>
      <w:tc>
        <w:tcPr>
          <w:tcW w:w="3120" w:type="dxa"/>
        </w:tcPr>
        <w:p w14:paraId="6DA3F2BA" w14:textId="6136085A" w:rsidR="4E3F49D8" w:rsidRDefault="4E3F49D8" w:rsidP="4E3F49D8">
          <w:pPr>
            <w:pStyle w:val="Header"/>
            <w:jc w:val="center"/>
          </w:pPr>
        </w:p>
      </w:tc>
      <w:tc>
        <w:tcPr>
          <w:tcW w:w="3120" w:type="dxa"/>
        </w:tcPr>
        <w:p w14:paraId="69950F4D" w14:textId="11CAF1AD" w:rsidR="4E3F49D8" w:rsidRDefault="4E3F49D8" w:rsidP="4E3F49D8">
          <w:pPr>
            <w:pStyle w:val="Header"/>
            <w:ind w:right="-115"/>
            <w:jc w:val="right"/>
          </w:pPr>
        </w:p>
      </w:tc>
    </w:tr>
  </w:tbl>
  <w:p w14:paraId="1964BA32" w14:textId="18005122" w:rsidR="4E3F49D8" w:rsidRDefault="4E3F49D8" w:rsidP="4E3F49D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4E3F49D8" w14:paraId="13EBDCB7" w14:textId="77777777" w:rsidTr="4E3F49D8">
      <w:trPr>
        <w:trHeight w:val="300"/>
      </w:trPr>
      <w:tc>
        <w:tcPr>
          <w:tcW w:w="3120" w:type="dxa"/>
        </w:tcPr>
        <w:p w14:paraId="09D1CF96" w14:textId="4E9273A9" w:rsidR="4E3F49D8" w:rsidRDefault="4E3F49D8" w:rsidP="4E3F49D8">
          <w:pPr>
            <w:pStyle w:val="Header"/>
            <w:ind w:left="-115"/>
          </w:pPr>
        </w:p>
      </w:tc>
      <w:tc>
        <w:tcPr>
          <w:tcW w:w="3120" w:type="dxa"/>
        </w:tcPr>
        <w:p w14:paraId="33FB28B8" w14:textId="7FAC18DA" w:rsidR="4E3F49D8" w:rsidRDefault="4E3F49D8" w:rsidP="4E3F49D8">
          <w:pPr>
            <w:pStyle w:val="Header"/>
            <w:jc w:val="center"/>
          </w:pPr>
        </w:p>
      </w:tc>
      <w:tc>
        <w:tcPr>
          <w:tcW w:w="3120" w:type="dxa"/>
        </w:tcPr>
        <w:p w14:paraId="241B4A27" w14:textId="4C198942" w:rsidR="4E3F49D8" w:rsidRDefault="4E3F49D8" w:rsidP="4E3F49D8">
          <w:pPr>
            <w:pStyle w:val="Header"/>
            <w:ind w:right="-115"/>
            <w:jc w:val="right"/>
          </w:pPr>
        </w:p>
      </w:tc>
    </w:tr>
  </w:tbl>
  <w:p w14:paraId="6D38F6D2" w14:textId="7B95ABBE" w:rsidR="4E3F49D8" w:rsidRDefault="4E3F49D8" w:rsidP="4E3F49D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4E3F49D8" w14:paraId="14C89A11" w14:textId="77777777" w:rsidTr="4E3F49D8">
      <w:trPr>
        <w:trHeight w:val="300"/>
      </w:trPr>
      <w:tc>
        <w:tcPr>
          <w:tcW w:w="3120" w:type="dxa"/>
        </w:tcPr>
        <w:p w14:paraId="7172E805" w14:textId="1D7B5CF2" w:rsidR="4E3F49D8" w:rsidRDefault="4E3F49D8" w:rsidP="4E3F49D8">
          <w:pPr>
            <w:pStyle w:val="Header"/>
            <w:ind w:left="-115"/>
          </w:pPr>
        </w:p>
      </w:tc>
      <w:tc>
        <w:tcPr>
          <w:tcW w:w="3120" w:type="dxa"/>
        </w:tcPr>
        <w:p w14:paraId="4BA124F4" w14:textId="40B23B50" w:rsidR="4E3F49D8" w:rsidRDefault="4E3F49D8" w:rsidP="4E3F49D8">
          <w:pPr>
            <w:pStyle w:val="Header"/>
            <w:jc w:val="center"/>
          </w:pPr>
        </w:p>
      </w:tc>
      <w:tc>
        <w:tcPr>
          <w:tcW w:w="3120" w:type="dxa"/>
        </w:tcPr>
        <w:p w14:paraId="32D1C300" w14:textId="2F304721" w:rsidR="4E3F49D8" w:rsidRDefault="4E3F49D8" w:rsidP="4E3F49D8">
          <w:pPr>
            <w:pStyle w:val="Header"/>
            <w:ind w:right="-115"/>
            <w:jc w:val="right"/>
          </w:pPr>
        </w:p>
      </w:tc>
    </w:tr>
  </w:tbl>
  <w:p w14:paraId="3AC08783" w14:textId="7164553E" w:rsidR="4E3F49D8" w:rsidRDefault="4E3F49D8" w:rsidP="4E3F49D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4E3F49D8" w14:paraId="5FDC4840" w14:textId="77777777" w:rsidTr="4E3F49D8">
      <w:trPr>
        <w:trHeight w:val="300"/>
      </w:trPr>
      <w:tc>
        <w:tcPr>
          <w:tcW w:w="3120" w:type="dxa"/>
        </w:tcPr>
        <w:p w14:paraId="386E1CD2" w14:textId="7D93EB34" w:rsidR="4E3F49D8" w:rsidRDefault="4E3F49D8" w:rsidP="4E3F49D8">
          <w:pPr>
            <w:pStyle w:val="Header"/>
            <w:ind w:left="-115"/>
          </w:pPr>
        </w:p>
      </w:tc>
      <w:tc>
        <w:tcPr>
          <w:tcW w:w="3120" w:type="dxa"/>
        </w:tcPr>
        <w:p w14:paraId="1CF5CA13" w14:textId="64B5FF21" w:rsidR="4E3F49D8" w:rsidRDefault="4E3F49D8" w:rsidP="4E3F49D8">
          <w:pPr>
            <w:pStyle w:val="Header"/>
            <w:jc w:val="center"/>
          </w:pPr>
        </w:p>
      </w:tc>
      <w:tc>
        <w:tcPr>
          <w:tcW w:w="3120" w:type="dxa"/>
        </w:tcPr>
        <w:p w14:paraId="79EEAF46" w14:textId="6C5B1657" w:rsidR="4E3F49D8" w:rsidRDefault="4E3F49D8" w:rsidP="4E3F49D8">
          <w:pPr>
            <w:pStyle w:val="Header"/>
            <w:ind w:right="-115"/>
            <w:jc w:val="right"/>
          </w:pPr>
        </w:p>
      </w:tc>
    </w:tr>
  </w:tbl>
  <w:p w14:paraId="76F321CB" w14:textId="37E2BF7D" w:rsidR="4E3F49D8" w:rsidRDefault="4E3F49D8" w:rsidP="4E3F49D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4E3F49D8" w14:paraId="22E58A9D" w14:textId="77777777" w:rsidTr="4E3F49D8">
      <w:trPr>
        <w:trHeight w:val="300"/>
      </w:trPr>
      <w:tc>
        <w:tcPr>
          <w:tcW w:w="3120" w:type="dxa"/>
        </w:tcPr>
        <w:p w14:paraId="1470FDDA" w14:textId="632B99AB" w:rsidR="4E3F49D8" w:rsidRDefault="4E3F49D8" w:rsidP="4E3F49D8">
          <w:pPr>
            <w:pStyle w:val="Header"/>
            <w:ind w:left="-115"/>
          </w:pPr>
        </w:p>
      </w:tc>
      <w:tc>
        <w:tcPr>
          <w:tcW w:w="3120" w:type="dxa"/>
        </w:tcPr>
        <w:p w14:paraId="20B86400" w14:textId="15D14813" w:rsidR="4E3F49D8" w:rsidRDefault="4E3F49D8" w:rsidP="4E3F49D8">
          <w:pPr>
            <w:pStyle w:val="Header"/>
            <w:jc w:val="center"/>
          </w:pPr>
        </w:p>
      </w:tc>
      <w:tc>
        <w:tcPr>
          <w:tcW w:w="3120" w:type="dxa"/>
        </w:tcPr>
        <w:p w14:paraId="4AE678FB" w14:textId="7C6D9E28" w:rsidR="4E3F49D8" w:rsidRDefault="4E3F49D8" w:rsidP="4E3F49D8">
          <w:pPr>
            <w:pStyle w:val="Header"/>
            <w:ind w:right="-115"/>
            <w:jc w:val="right"/>
          </w:pPr>
        </w:p>
      </w:tc>
    </w:tr>
  </w:tbl>
  <w:p w14:paraId="569B5174" w14:textId="10C8FE11" w:rsidR="4E3F49D8" w:rsidRDefault="4E3F49D8" w:rsidP="4E3F49D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4E3F49D8" w14:paraId="1AEDAE0B" w14:textId="77777777" w:rsidTr="4E3F49D8">
      <w:trPr>
        <w:trHeight w:val="300"/>
      </w:trPr>
      <w:tc>
        <w:tcPr>
          <w:tcW w:w="3120" w:type="dxa"/>
        </w:tcPr>
        <w:p w14:paraId="5276D090" w14:textId="638F5C56" w:rsidR="4E3F49D8" w:rsidRDefault="4E3F49D8" w:rsidP="4E3F49D8">
          <w:pPr>
            <w:pStyle w:val="Header"/>
            <w:ind w:left="-115"/>
          </w:pPr>
        </w:p>
      </w:tc>
      <w:tc>
        <w:tcPr>
          <w:tcW w:w="3120" w:type="dxa"/>
        </w:tcPr>
        <w:p w14:paraId="54A4099A" w14:textId="3062033E" w:rsidR="4E3F49D8" w:rsidRDefault="4E3F49D8" w:rsidP="4E3F49D8">
          <w:pPr>
            <w:pStyle w:val="Header"/>
            <w:jc w:val="center"/>
          </w:pPr>
        </w:p>
      </w:tc>
      <w:tc>
        <w:tcPr>
          <w:tcW w:w="3120" w:type="dxa"/>
        </w:tcPr>
        <w:p w14:paraId="17CAE5EC" w14:textId="0CE30F93" w:rsidR="4E3F49D8" w:rsidRDefault="4E3F49D8" w:rsidP="4E3F49D8">
          <w:pPr>
            <w:pStyle w:val="Header"/>
            <w:ind w:right="-115"/>
            <w:jc w:val="right"/>
          </w:pPr>
        </w:p>
      </w:tc>
    </w:tr>
  </w:tbl>
  <w:p w14:paraId="696D0739" w14:textId="563E458C" w:rsidR="4E3F49D8" w:rsidRDefault="4E3F49D8" w:rsidP="4E3F49D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4E3F49D8" w14:paraId="78B0F520" w14:textId="77777777" w:rsidTr="4E3F49D8">
      <w:trPr>
        <w:trHeight w:val="300"/>
      </w:trPr>
      <w:tc>
        <w:tcPr>
          <w:tcW w:w="3120" w:type="dxa"/>
        </w:tcPr>
        <w:p w14:paraId="1738D8A3" w14:textId="018C3BDD" w:rsidR="4E3F49D8" w:rsidRDefault="4E3F49D8" w:rsidP="4E3F49D8">
          <w:pPr>
            <w:pStyle w:val="Header"/>
            <w:ind w:left="-115"/>
          </w:pPr>
        </w:p>
      </w:tc>
      <w:tc>
        <w:tcPr>
          <w:tcW w:w="3120" w:type="dxa"/>
        </w:tcPr>
        <w:p w14:paraId="2375F12D" w14:textId="5ED0FD92" w:rsidR="4E3F49D8" w:rsidRDefault="4E3F49D8" w:rsidP="4E3F49D8">
          <w:pPr>
            <w:pStyle w:val="Header"/>
            <w:jc w:val="center"/>
          </w:pPr>
        </w:p>
      </w:tc>
      <w:tc>
        <w:tcPr>
          <w:tcW w:w="3120" w:type="dxa"/>
        </w:tcPr>
        <w:p w14:paraId="149F3175" w14:textId="27C98E87" w:rsidR="4E3F49D8" w:rsidRDefault="4E3F49D8" w:rsidP="4E3F49D8">
          <w:pPr>
            <w:pStyle w:val="Header"/>
            <w:ind w:right="-115"/>
            <w:jc w:val="right"/>
          </w:pPr>
        </w:p>
      </w:tc>
    </w:tr>
  </w:tbl>
  <w:p w14:paraId="315AB2C6" w14:textId="7EBA9677" w:rsidR="4E3F49D8" w:rsidRDefault="4E3F49D8" w:rsidP="4E3F49D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4E3F49D8" w14:paraId="5743FBA4" w14:textId="77777777" w:rsidTr="4E3F49D8">
      <w:trPr>
        <w:trHeight w:val="300"/>
      </w:trPr>
      <w:tc>
        <w:tcPr>
          <w:tcW w:w="3120" w:type="dxa"/>
        </w:tcPr>
        <w:p w14:paraId="47C7EFD7" w14:textId="76D6C4CC" w:rsidR="4E3F49D8" w:rsidRDefault="4E3F49D8" w:rsidP="4E3F49D8">
          <w:pPr>
            <w:pStyle w:val="Header"/>
            <w:ind w:left="-115"/>
          </w:pPr>
        </w:p>
      </w:tc>
      <w:tc>
        <w:tcPr>
          <w:tcW w:w="3120" w:type="dxa"/>
        </w:tcPr>
        <w:p w14:paraId="55636250" w14:textId="6C91D264" w:rsidR="4E3F49D8" w:rsidRDefault="4E3F49D8" w:rsidP="4E3F49D8">
          <w:pPr>
            <w:pStyle w:val="Header"/>
            <w:jc w:val="center"/>
          </w:pPr>
        </w:p>
      </w:tc>
      <w:tc>
        <w:tcPr>
          <w:tcW w:w="3120" w:type="dxa"/>
        </w:tcPr>
        <w:p w14:paraId="207CEFAB" w14:textId="4356E3F5" w:rsidR="4E3F49D8" w:rsidRDefault="4E3F49D8" w:rsidP="4E3F49D8">
          <w:pPr>
            <w:pStyle w:val="Header"/>
            <w:ind w:right="-115"/>
            <w:jc w:val="right"/>
          </w:pPr>
        </w:p>
      </w:tc>
    </w:tr>
  </w:tbl>
  <w:p w14:paraId="34D7E5F5" w14:textId="2F98CA2D" w:rsidR="4E3F49D8" w:rsidRDefault="4E3F49D8" w:rsidP="4E3F49D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4E3F49D8" w14:paraId="0E26B529" w14:textId="77777777" w:rsidTr="4E3F49D8">
      <w:trPr>
        <w:trHeight w:val="300"/>
      </w:trPr>
      <w:tc>
        <w:tcPr>
          <w:tcW w:w="3120" w:type="dxa"/>
        </w:tcPr>
        <w:p w14:paraId="29133625" w14:textId="54FADDE7" w:rsidR="4E3F49D8" w:rsidRDefault="4E3F49D8" w:rsidP="4E3F49D8">
          <w:pPr>
            <w:pStyle w:val="Header"/>
            <w:ind w:left="-115"/>
          </w:pPr>
        </w:p>
      </w:tc>
      <w:tc>
        <w:tcPr>
          <w:tcW w:w="3120" w:type="dxa"/>
        </w:tcPr>
        <w:p w14:paraId="7ECFF602" w14:textId="7A1BF45F" w:rsidR="4E3F49D8" w:rsidRDefault="4E3F49D8" w:rsidP="4E3F49D8">
          <w:pPr>
            <w:pStyle w:val="Header"/>
            <w:jc w:val="center"/>
          </w:pPr>
        </w:p>
      </w:tc>
      <w:tc>
        <w:tcPr>
          <w:tcW w:w="3120" w:type="dxa"/>
        </w:tcPr>
        <w:p w14:paraId="11BFB49B" w14:textId="1DCAE356" w:rsidR="4E3F49D8" w:rsidRDefault="4E3F49D8" w:rsidP="4E3F49D8">
          <w:pPr>
            <w:pStyle w:val="Header"/>
            <w:ind w:right="-115"/>
            <w:jc w:val="right"/>
          </w:pPr>
        </w:p>
      </w:tc>
    </w:tr>
  </w:tbl>
  <w:p w14:paraId="35EB099B" w14:textId="0CA54FBA" w:rsidR="4E3F49D8" w:rsidRDefault="4E3F49D8" w:rsidP="4E3F49D8">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4E3F49D8" w14:paraId="20419A05" w14:textId="77777777" w:rsidTr="4E3F49D8">
      <w:trPr>
        <w:trHeight w:val="300"/>
      </w:trPr>
      <w:tc>
        <w:tcPr>
          <w:tcW w:w="3120" w:type="dxa"/>
        </w:tcPr>
        <w:p w14:paraId="5BEA23AB" w14:textId="726D8113" w:rsidR="4E3F49D8" w:rsidRDefault="4E3F49D8" w:rsidP="4E3F49D8">
          <w:pPr>
            <w:pStyle w:val="Header"/>
            <w:ind w:left="-115"/>
          </w:pPr>
        </w:p>
      </w:tc>
      <w:tc>
        <w:tcPr>
          <w:tcW w:w="3120" w:type="dxa"/>
        </w:tcPr>
        <w:p w14:paraId="1A735BF7" w14:textId="601F44D2" w:rsidR="4E3F49D8" w:rsidRDefault="4E3F49D8" w:rsidP="4E3F49D8">
          <w:pPr>
            <w:pStyle w:val="Header"/>
            <w:jc w:val="center"/>
          </w:pPr>
        </w:p>
      </w:tc>
      <w:tc>
        <w:tcPr>
          <w:tcW w:w="3120" w:type="dxa"/>
        </w:tcPr>
        <w:p w14:paraId="4F16CB4A" w14:textId="7E289DCA" w:rsidR="4E3F49D8" w:rsidRDefault="4E3F49D8" w:rsidP="4E3F49D8">
          <w:pPr>
            <w:pStyle w:val="Header"/>
            <w:ind w:right="-115"/>
            <w:jc w:val="right"/>
          </w:pPr>
        </w:p>
      </w:tc>
    </w:tr>
  </w:tbl>
  <w:p w14:paraId="12D0236D" w14:textId="2C0775CA" w:rsidR="4E3F49D8" w:rsidRDefault="4E3F49D8" w:rsidP="4E3F49D8">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4E3F49D8" w14:paraId="57922FA4" w14:textId="77777777" w:rsidTr="4E3F49D8">
      <w:trPr>
        <w:trHeight w:val="300"/>
      </w:trPr>
      <w:tc>
        <w:tcPr>
          <w:tcW w:w="3120" w:type="dxa"/>
        </w:tcPr>
        <w:p w14:paraId="58D0CC4E" w14:textId="11178E3D" w:rsidR="4E3F49D8" w:rsidRDefault="4E3F49D8" w:rsidP="4E3F49D8">
          <w:pPr>
            <w:pStyle w:val="Header"/>
            <w:ind w:left="-115"/>
          </w:pPr>
        </w:p>
      </w:tc>
      <w:tc>
        <w:tcPr>
          <w:tcW w:w="3120" w:type="dxa"/>
        </w:tcPr>
        <w:p w14:paraId="58140D5F" w14:textId="0A7D176A" w:rsidR="4E3F49D8" w:rsidRDefault="4E3F49D8" w:rsidP="4E3F49D8">
          <w:pPr>
            <w:pStyle w:val="Header"/>
            <w:jc w:val="center"/>
          </w:pPr>
        </w:p>
      </w:tc>
      <w:tc>
        <w:tcPr>
          <w:tcW w:w="3120" w:type="dxa"/>
        </w:tcPr>
        <w:p w14:paraId="76DAC45F" w14:textId="6C45C994" w:rsidR="4E3F49D8" w:rsidRDefault="4E3F49D8" w:rsidP="4E3F49D8">
          <w:pPr>
            <w:pStyle w:val="Header"/>
            <w:ind w:right="-115"/>
            <w:jc w:val="right"/>
          </w:pPr>
        </w:p>
      </w:tc>
    </w:tr>
  </w:tbl>
  <w:p w14:paraId="13F151F9" w14:textId="3B4D5D56" w:rsidR="4E3F49D8" w:rsidRDefault="4E3F49D8" w:rsidP="4E3F49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C91C95" w14:textId="77777777" w:rsidR="00D64B48" w:rsidRDefault="00D64B48" w:rsidP="009831F7">
      <w:pPr>
        <w:spacing w:after="0" w:line="240" w:lineRule="auto"/>
      </w:pPr>
      <w:r>
        <w:separator/>
      </w:r>
    </w:p>
  </w:footnote>
  <w:footnote w:type="continuationSeparator" w:id="0">
    <w:p w14:paraId="58F1F178" w14:textId="77777777" w:rsidR="00D64B48" w:rsidRDefault="00D64B48" w:rsidP="009831F7">
      <w:pPr>
        <w:spacing w:after="0" w:line="240" w:lineRule="auto"/>
      </w:pPr>
      <w:r>
        <w:continuationSeparator/>
      </w:r>
    </w:p>
  </w:footnote>
  <w:footnote w:type="continuationNotice" w:id="1">
    <w:p w14:paraId="4CC68E83" w14:textId="77777777" w:rsidR="00D64B48" w:rsidRDefault="00D64B4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57315326"/>
      <w:docPartObj>
        <w:docPartGallery w:val="Page Numbers (Top of Page)"/>
        <w:docPartUnique/>
      </w:docPartObj>
    </w:sdtPr>
    <w:sdtEndPr>
      <w:rPr>
        <w:noProof/>
      </w:rPr>
    </w:sdtEndPr>
    <w:sdtContent>
      <w:p w14:paraId="189CBF7A" w14:textId="64815A5B" w:rsidR="009831F7" w:rsidRDefault="00F70DAD">
        <w:pPr>
          <w:pStyle w:val="Header"/>
          <w:jc w:val="right"/>
        </w:pPr>
      </w:p>
    </w:sdtContent>
  </w:sdt>
  <w:p w14:paraId="00A1FED6" w14:textId="77777777" w:rsidR="009831F7" w:rsidRDefault="009831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0816826"/>
      <w:docPartObj>
        <w:docPartGallery w:val="Page Numbers (Top of Page)"/>
        <w:docPartUnique/>
      </w:docPartObj>
    </w:sdtPr>
    <w:sdtEndPr>
      <w:rPr>
        <w:noProof/>
      </w:rPr>
    </w:sdtEndPr>
    <w:sdtContent>
      <w:p w14:paraId="42472068" w14:textId="77777777" w:rsidR="009831F7" w:rsidRDefault="009831F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DB316AA" w14:textId="77777777" w:rsidR="009831F7" w:rsidRDefault="009831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4629479"/>
      <w:docPartObj>
        <w:docPartGallery w:val="Page Numbers (Top of Page)"/>
        <w:docPartUnique/>
      </w:docPartObj>
    </w:sdtPr>
    <w:sdtEndPr>
      <w:rPr>
        <w:noProof/>
      </w:rPr>
    </w:sdtEndPr>
    <w:sdtContent>
      <w:p w14:paraId="19D46E92" w14:textId="77777777" w:rsidR="00F21126" w:rsidRDefault="00F2112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5A29F9C" w14:textId="77777777" w:rsidR="00F21126" w:rsidRDefault="00F21126">
    <w:pPr>
      <w:pStyle w:val="Header"/>
    </w:pPr>
  </w:p>
</w:hdr>
</file>

<file path=word/intelligence2.xml><?xml version="1.0" encoding="utf-8"?>
<int2:intelligence xmlns:int2="http://schemas.microsoft.com/office/intelligence/2020/intelligence" xmlns:oel="http://schemas.microsoft.com/office/2019/extlst">
  <int2:observations>
    <int2:textHash int2:hashCode="RrmrjdrwF7FGxv" int2:id="EZfjiiE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74807"/>
    <w:multiLevelType w:val="multilevel"/>
    <w:tmpl w:val="D22A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06311B"/>
    <w:multiLevelType w:val="multilevel"/>
    <w:tmpl w:val="3A92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DE8E40"/>
    <w:multiLevelType w:val="hybridMultilevel"/>
    <w:tmpl w:val="FFFFFFFF"/>
    <w:lvl w:ilvl="0" w:tplc="76840028">
      <w:start w:val="1"/>
      <w:numFmt w:val="decimal"/>
      <w:lvlText w:val="%1."/>
      <w:lvlJc w:val="left"/>
      <w:pPr>
        <w:ind w:left="720" w:hanging="360"/>
      </w:pPr>
    </w:lvl>
    <w:lvl w:ilvl="1" w:tplc="3830E2B4">
      <w:start w:val="1"/>
      <w:numFmt w:val="lowerLetter"/>
      <w:lvlText w:val="%2."/>
      <w:lvlJc w:val="left"/>
      <w:pPr>
        <w:ind w:left="1440" w:hanging="360"/>
      </w:pPr>
    </w:lvl>
    <w:lvl w:ilvl="2" w:tplc="D8DC04DA">
      <w:start w:val="1"/>
      <w:numFmt w:val="lowerRoman"/>
      <w:lvlText w:val="%3."/>
      <w:lvlJc w:val="right"/>
      <w:pPr>
        <w:ind w:left="2160" w:hanging="180"/>
      </w:pPr>
    </w:lvl>
    <w:lvl w:ilvl="3" w:tplc="5E16E440">
      <w:start w:val="1"/>
      <w:numFmt w:val="decimal"/>
      <w:lvlText w:val="%4."/>
      <w:lvlJc w:val="left"/>
      <w:pPr>
        <w:ind w:left="2880" w:hanging="360"/>
      </w:pPr>
    </w:lvl>
    <w:lvl w:ilvl="4" w:tplc="15909592">
      <w:start w:val="1"/>
      <w:numFmt w:val="lowerLetter"/>
      <w:lvlText w:val="%5."/>
      <w:lvlJc w:val="left"/>
      <w:pPr>
        <w:ind w:left="3600" w:hanging="360"/>
      </w:pPr>
    </w:lvl>
    <w:lvl w:ilvl="5" w:tplc="7A0CAD68">
      <w:start w:val="1"/>
      <w:numFmt w:val="lowerRoman"/>
      <w:lvlText w:val="%6."/>
      <w:lvlJc w:val="right"/>
      <w:pPr>
        <w:ind w:left="4320" w:hanging="180"/>
      </w:pPr>
    </w:lvl>
    <w:lvl w:ilvl="6" w:tplc="040C8AD2">
      <w:start w:val="1"/>
      <w:numFmt w:val="decimal"/>
      <w:lvlText w:val="%7."/>
      <w:lvlJc w:val="left"/>
      <w:pPr>
        <w:ind w:left="5040" w:hanging="360"/>
      </w:pPr>
    </w:lvl>
    <w:lvl w:ilvl="7" w:tplc="04A0CA1E">
      <w:start w:val="1"/>
      <w:numFmt w:val="lowerLetter"/>
      <w:lvlText w:val="%8."/>
      <w:lvlJc w:val="left"/>
      <w:pPr>
        <w:ind w:left="5760" w:hanging="360"/>
      </w:pPr>
    </w:lvl>
    <w:lvl w:ilvl="8" w:tplc="87D0D5F8">
      <w:start w:val="1"/>
      <w:numFmt w:val="lowerRoman"/>
      <w:lvlText w:val="%9."/>
      <w:lvlJc w:val="right"/>
      <w:pPr>
        <w:ind w:left="6480" w:hanging="180"/>
      </w:pPr>
    </w:lvl>
  </w:abstractNum>
  <w:abstractNum w:abstractNumId="3" w15:restartNumberingAfterBreak="0">
    <w:nsid w:val="049455D2"/>
    <w:multiLevelType w:val="multilevel"/>
    <w:tmpl w:val="49B0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E6F4FF"/>
    <w:multiLevelType w:val="hybridMultilevel"/>
    <w:tmpl w:val="BA5262A4"/>
    <w:lvl w:ilvl="0" w:tplc="B060C280">
      <w:start w:val="1"/>
      <w:numFmt w:val="bullet"/>
      <w:lvlText w:val=""/>
      <w:lvlJc w:val="left"/>
      <w:pPr>
        <w:ind w:left="720" w:hanging="360"/>
      </w:pPr>
      <w:rPr>
        <w:rFonts w:ascii="Symbol" w:hAnsi="Symbol" w:hint="default"/>
      </w:rPr>
    </w:lvl>
    <w:lvl w:ilvl="1" w:tplc="592C6472">
      <w:start w:val="1"/>
      <w:numFmt w:val="bullet"/>
      <w:lvlText w:val="o"/>
      <w:lvlJc w:val="left"/>
      <w:pPr>
        <w:ind w:left="1440" w:hanging="360"/>
      </w:pPr>
      <w:rPr>
        <w:rFonts w:ascii="Courier New" w:hAnsi="Courier New" w:hint="default"/>
      </w:rPr>
    </w:lvl>
    <w:lvl w:ilvl="2" w:tplc="F5F8C068">
      <w:start w:val="1"/>
      <w:numFmt w:val="bullet"/>
      <w:lvlText w:val=""/>
      <w:lvlJc w:val="left"/>
      <w:pPr>
        <w:ind w:left="2160" w:hanging="360"/>
      </w:pPr>
      <w:rPr>
        <w:rFonts w:ascii="Wingdings" w:hAnsi="Wingdings" w:hint="default"/>
      </w:rPr>
    </w:lvl>
    <w:lvl w:ilvl="3" w:tplc="FD8ECE54">
      <w:start w:val="1"/>
      <w:numFmt w:val="bullet"/>
      <w:lvlText w:val=""/>
      <w:lvlJc w:val="left"/>
      <w:pPr>
        <w:ind w:left="2880" w:hanging="360"/>
      </w:pPr>
      <w:rPr>
        <w:rFonts w:ascii="Symbol" w:hAnsi="Symbol" w:hint="default"/>
      </w:rPr>
    </w:lvl>
    <w:lvl w:ilvl="4" w:tplc="197C2DAC">
      <w:start w:val="1"/>
      <w:numFmt w:val="bullet"/>
      <w:lvlText w:val="o"/>
      <w:lvlJc w:val="left"/>
      <w:pPr>
        <w:ind w:left="3600" w:hanging="360"/>
      </w:pPr>
      <w:rPr>
        <w:rFonts w:ascii="Courier New" w:hAnsi="Courier New" w:hint="default"/>
      </w:rPr>
    </w:lvl>
    <w:lvl w:ilvl="5" w:tplc="96CECA1A">
      <w:start w:val="1"/>
      <w:numFmt w:val="bullet"/>
      <w:lvlText w:val=""/>
      <w:lvlJc w:val="left"/>
      <w:pPr>
        <w:ind w:left="4320" w:hanging="360"/>
      </w:pPr>
      <w:rPr>
        <w:rFonts w:ascii="Wingdings" w:hAnsi="Wingdings" w:hint="default"/>
      </w:rPr>
    </w:lvl>
    <w:lvl w:ilvl="6" w:tplc="F19C7A00">
      <w:start w:val="1"/>
      <w:numFmt w:val="bullet"/>
      <w:lvlText w:val=""/>
      <w:lvlJc w:val="left"/>
      <w:pPr>
        <w:ind w:left="5040" w:hanging="360"/>
      </w:pPr>
      <w:rPr>
        <w:rFonts w:ascii="Symbol" w:hAnsi="Symbol" w:hint="default"/>
      </w:rPr>
    </w:lvl>
    <w:lvl w:ilvl="7" w:tplc="C472F800">
      <w:start w:val="1"/>
      <w:numFmt w:val="bullet"/>
      <w:lvlText w:val="o"/>
      <w:lvlJc w:val="left"/>
      <w:pPr>
        <w:ind w:left="5760" w:hanging="360"/>
      </w:pPr>
      <w:rPr>
        <w:rFonts w:ascii="Courier New" w:hAnsi="Courier New" w:hint="default"/>
      </w:rPr>
    </w:lvl>
    <w:lvl w:ilvl="8" w:tplc="B2F2A416">
      <w:start w:val="1"/>
      <w:numFmt w:val="bullet"/>
      <w:lvlText w:val=""/>
      <w:lvlJc w:val="left"/>
      <w:pPr>
        <w:ind w:left="6480" w:hanging="360"/>
      </w:pPr>
      <w:rPr>
        <w:rFonts w:ascii="Wingdings" w:hAnsi="Wingdings" w:hint="default"/>
      </w:rPr>
    </w:lvl>
  </w:abstractNum>
  <w:abstractNum w:abstractNumId="5" w15:restartNumberingAfterBreak="0">
    <w:nsid w:val="09807B97"/>
    <w:multiLevelType w:val="hybridMultilevel"/>
    <w:tmpl w:val="8C285AC0"/>
    <w:lvl w:ilvl="0" w:tplc="ECEEE39E">
      <w:start w:val="1"/>
      <w:numFmt w:val="decimal"/>
      <w:lvlText w:val="%1."/>
      <w:lvlJc w:val="left"/>
      <w:pPr>
        <w:ind w:left="720" w:hanging="360"/>
      </w:pPr>
    </w:lvl>
    <w:lvl w:ilvl="1" w:tplc="B6CC61AE">
      <w:start w:val="1"/>
      <w:numFmt w:val="lowerLetter"/>
      <w:lvlText w:val="%2."/>
      <w:lvlJc w:val="left"/>
      <w:pPr>
        <w:ind w:left="1440" w:hanging="360"/>
      </w:pPr>
    </w:lvl>
    <w:lvl w:ilvl="2" w:tplc="A710A682">
      <w:start w:val="1"/>
      <w:numFmt w:val="lowerRoman"/>
      <w:lvlText w:val="%3."/>
      <w:lvlJc w:val="right"/>
      <w:pPr>
        <w:ind w:left="2160" w:hanging="180"/>
      </w:pPr>
    </w:lvl>
    <w:lvl w:ilvl="3" w:tplc="362EFA08">
      <w:start w:val="1"/>
      <w:numFmt w:val="decimal"/>
      <w:lvlText w:val="%4."/>
      <w:lvlJc w:val="left"/>
      <w:pPr>
        <w:ind w:left="2880" w:hanging="360"/>
      </w:pPr>
    </w:lvl>
    <w:lvl w:ilvl="4" w:tplc="9F5055DE">
      <w:start w:val="1"/>
      <w:numFmt w:val="lowerLetter"/>
      <w:lvlText w:val="%5."/>
      <w:lvlJc w:val="left"/>
      <w:pPr>
        <w:ind w:left="3600" w:hanging="360"/>
      </w:pPr>
    </w:lvl>
    <w:lvl w:ilvl="5" w:tplc="8488EB9C">
      <w:start w:val="1"/>
      <w:numFmt w:val="lowerRoman"/>
      <w:lvlText w:val="%6."/>
      <w:lvlJc w:val="right"/>
      <w:pPr>
        <w:ind w:left="4320" w:hanging="180"/>
      </w:pPr>
    </w:lvl>
    <w:lvl w:ilvl="6" w:tplc="5FACA6E0">
      <w:start w:val="1"/>
      <w:numFmt w:val="decimal"/>
      <w:lvlText w:val="%7."/>
      <w:lvlJc w:val="left"/>
      <w:pPr>
        <w:ind w:left="5040" w:hanging="360"/>
      </w:pPr>
    </w:lvl>
    <w:lvl w:ilvl="7" w:tplc="74683886">
      <w:start w:val="1"/>
      <w:numFmt w:val="lowerLetter"/>
      <w:lvlText w:val="%8."/>
      <w:lvlJc w:val="left"/>
      <w:pPr>
        <w:ind w:left="5760" w:hanging="360"/>
      </w:pPr>
    </w:lvl>
    <w:lvl w:ilvl="8" w:tplc="CBCAB7FA">
      <w:start w:val="1"/>
      <w:numFmt w:val="lowerRoman"/>
      <w:lvlText w:val="%9."/>
      <w:lvlJc w:val="right"/>
      <w:pPr>
        <w:ind w:left="6480" w:hanging="180"/>
      </w:pPr>
    </w:lvl>
  </w:abstractNum>
  <w:abstractNum w:abstractNumId="6" w15:restartNumberingAfterBreak="0">
    <w:nsid w:val="0B236DFC"/>
    <w:multiLevelType w:val="multilevel"/>
    <w:tmpl w:val="4C72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E31A8A"/>
    <w:multiLevelType w:val="multilevel"/>
    <w:tmpl w:val="C02A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05679"/>
    <w:multiLevelType w:val="hybridMultilevel"/>
    <w:tmpl w:val="FFFFFFFF"/>
    <w:lvl w:ilvl="0" w:tplc="1B2835DC">
      <w:start w:val="1"/>
      <w:numFmt w:val="decimal"/>
      <w:lvlText w:val="[%1]"/>
      <w:lvlJc w:val="left"/>
      <w:pPr>
        <w:ind w:left="720" w:hanging="360"/>
      </w:pPr>
    </w:lvl>
    <w:lvl w:ilvl="1" w:tplc="81A2A838">
      <w:start w:val="1"/>
      <w:numFmt w:val="lowerLetter"/>
      <w:lvlText w:val="%2."/>
      <w:lvlJc w:val="left"/>
      <w:pPr>
        <w:ind w:left="1440" w:hanging="360"/>
      </w:pPr>
    </w:lvl>
    <w:lvl w:ilvl="2" w:tplc="0E563BFA">
      <w:start w:val="1"/>
      <w:numFmt w:val="lowerRoman"/>
      <w:lvlText w:val="%3."/>
      <w:lvlJc w:val="right"/>
      <w:pPr>
        <w:ind w:left="2160" w:hanging="180"/>
      </w:pPr>
    </w:lvl>
    <w:lvl w:ilvl="3" w:tplc="6570EB36">
      <w:start w:val="1"/>
      <w:numFmt w:val="decimal"/>
      <w:lvlText w:val="%4."/>
      <w:lvlJc w:val="left"/>
      <w:pPr>
        <w:ind w:left="2880" w:hanging="360"/>
      </w:pPr>
    </w:lvl>
    <w:lvl w:ilvl="4" w:tplc="FC20F998">
      <w:start w:val="1"/>
      <w:numFmt w:val="lowerLetter"/>
      <w:lvlText w:val="%5."/>
      <w:lvlJc w:val="left"/>
      <w:pPr>
        <w:ind w:left="3600" w:hanging="360"/>
      </w:pPr>
    </w:lvl>
    <w:lvl w:ilvl="5" w:tplc="D5B2BB76">
      <w:start w:val="1"/>
      <w:numFmt w:val="lowerRoman"/>
      <w:lvlText w:val="%6."/>
      <w:lvlJc w:val="right"/>
      <w:pPr>
        <w:ind w:left="4320" w:hanging="180"/>
      </w:pPr>
    </w:lvl>
    <w:lvl w:ilvl="6" w:tplc="0E482F5A">
      <w:start w:val="1"/>
      <w:numFmt w:val="decimal"/>
      <w:lvlText w:val="%7."/>
      <w:lvlJc w:val="left"/>
      <w:pPr>
        <w:ind w:left="5040" w:hanging="360"/>
      </w:pPr>
    </w:lvl>
    <w:lvl w:ilvl="7" w:tplc="FCF866EA">
      <w:start w:val="1"/>
      <w:numFmt w:val="lowerLetter"/>
      <w:lvlText w:val="%8."/>
      <w:lvlJc w:val="left"/>
      <w:pPr>
        <w:ind w:left="5760" w:hanging="360"/>
      </w:pPr>
    </w:lvl>
    <w:lvl w:ilvl="8" w:tplc="AB464E6E">
      <w:start w:val="1"/>
      <w:numFmt w:val="lowerRoman"/>
      <w:lvlText w:val="%9."/>
      <w:lvlJc w:val="right"/>
      <w:pPr>
        <w:ind w:left="6480" w:hanging="180"/>
      </w:pPr>
    </w:lvl>
  </w:abstractNum>
  <w:abstractNum w:abstractNumId="9" w15:restartNumberingAfterBreak="0">
    <w:nsid w:val="196C7ED9"/>
    <w:multiLevelType w:val="multilevel"/>
    <w:tmpl w:val="5EEA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942F0"/>
    <w:multiLevelType w:val="hybridMultilevel"/>
    <w:tmpl w:val="E098BE66"/>
    <w:lvl w:ilvl="0" w:tplc="F9AA9C98">
      <w:start w:val="1"/>
      <w:numFmt w:val="upperRoman"/>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011615A"/>
    <w:multiLevelType w:val="multilevel"/>
    <w:tmpl w:val="FA06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D23E6C"/>
    <w:multiLevelType w:val="multilevel"/>
    <w:tmpl w:val="C96C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0A67D5"/>
    <w:multiLevelType w:val="hybridMultilevel"/>
    <w:tmpl w:val="41DE5DBE"/>
    <w:lvl w:ilvl="0" w:tplc="B4BAFABC">
      <w:start w:val="1"/>
      <w:numFmt w:val="decimal"/>
      <w:lvlText w:val="%1."/>
      <w:lvlJc w:val="left"/>
      <w:pPr>
        <w:ind w:left="720" w:hanging="360"/>
      </w:pPr>
    </w:lvl>
    <w:lvl w:ilvl="1" w:tplc="C736F80A">
      <w:start w:val="1"/>
      <w:numFmt w:val="lowerLetter"/>
      <w:lvlText w:val="%2."/>
      <w:lvlJc w:val="left"/>
      <w:pPr>
        <w:ind w:left="1440" w:hanging="360"/>
      </w:pPr>
    </w:lvl>
    <w:lvl w:ilvl="2" w:tplc="1F6CEDDC">
      <w:start w:val="1"/>
      <w:numFmt w:val="lowerRoman"/>
      <w:lvlText w:val="%3."/>
      <w:lvlJc w:val="right"/>
      <w:pPr>
        <w:ind w:left="2160" w:hanging="180"/>
      </w:pPr>
    </w:lvl>
    <w:lvl w:ilvl="3" w:tplc="C6EE498C">
      <w:start w:val="1"/>
      <w:numFmt w:val="decimal"/>
      <w:lvlText w:val="%4."/>
      <w:lvlJc w:val="left"/>
      <w:pPr>
        <w:ind w:left="2880" w:hanging="360"/>
      </w:pPr>
    </w:lvl>
    <w:lvl w:ilvl="4" w:tplc="00E0DF34">
      <w:start w:val="1"/>
      <w:numFmt w:val="lowerLetter"/>
      <w:lvlText w:val="%5."/>
      <w:lvlJc w:val="left"/>
      <w:pPr>
        <w:ind w:left="3600" w:hanging="360"/>
      </w:pPr>
    </w:lvl>
    <w:lvl w:ilvl="5" w:tplc="5B10D598">
      <w:start w:val="1"/>
      <w:numFmt w:val="lowerRoman"/>
      <w:lvlText w:val="%6."/>
      <w:lvlJc w:val="right"/>
      <w:pPr>
        <w:ind w:left="4320" w:hanging="180"/>
      </w:pPr>
    </w:lvl>
    <w:lvl w:ilvl="6" w:tplc="9FE81F32">
      <w:start w:val="1"/>
      <w:numFmt w:val="decimal"/>
      <w:lvlText w:val="%7."/>
      <w:lvlJc w:val="left"/>
      <w:pPr>
        <w:ind w:left="5040" w:hanging="360"/>
      </w:pPr>
    </w:lvl>
    <w:lvl w:ilvl="7" w:tplc="21FC0544">
      <w:start w:val="1"/>
      <w:numFmt w:val="lowerLetter"/>
      <w:lvlText w:val="%8."/>
      <w:lvlJc w:val="left"/>
      <w:pPr>
        <w:ind w:left="5760" w:hanging="360"/>
      </w:pPr>
    </w:lvl>
    <w:lvl w:ilvl="8" w:tplc="44969D36">
      <w:start w:val="1"/>
      <w:numFmt w:val="lowerRoman"/>
      <w:lvlText w:val="%9."/>
      <w:lvlJc w:val="right"/>
      <w:pPr>
        <w:ind w:left="6480" w:hanging="180"/>
      </w:pPr>
    </w:lvl>
  </w:abstractNum>
  <w:abstractNum w:abstractNumId="14" w15:restartNumberingAfterBreak="0">
    <w:nsid w:val="25CB4661"/>
    <w:multiLevelType w:val="hybridMultilevel"/>
    <w:tmpl w:val="F97E190C"/>
    <w:lvl w:ilvl="0" w:tplc="5ECE83D4">
      <w:start w:val="1"/>
      <w:numFmt w:val="bullet"/>
      <w:lvlText w:val=""/>
      <w:lvlJc w:val="left"/>
      <w:pPr>
        <w:ind w:left="720" w:hanging="360"/>
      </w:pPr>
      <w:rPr>
        <w:rFonts w:ascii="Symbol" w:hAnsi="Symbol" w:hint="default"/>
      </w:rPr>
    </w:lvl>
    <w:lvl w:ilvl="1" w:tplc="001ED996">
      <w:start w:val="1"/>
      <w:numFmt w:val="bullet"/>
      <w:lvlText w:val="o"/>
      <w:lvlJc w:val="left"/>
      <w:pPr>
        <w:ind w:left="1440" w:hanging="360"/>
      </w:pPr>
      <w:rPr>
        <w:rFonts w:ascii="Courier New" w:hAnsi="Courier New" w:hint="default"/>
      </w:rPr>
    </w:lvl>
    <w:lvl w:ilvl="2" w:tplc="0DD28144">
      <w:start w:val="1"/>
      <w:numFmt w:val="bullet"/>
      <w:lvlText w:val=""/>
      <w:lvlJc w:val="left"/>
      <w:pPr>
        <w:ind w:left="2160" w:hanging="360"/>
      </w:pPr>
      <w:rPr>
        <w:rFonts w:ascii="Wingdings" w:hAnsi="Wingdings" w:hint="default"/>
      </w:rPr>
    </w:lvl>
    <w:lvl w:ilvl="3" w:tplc="75FA5356">
      <w:start w:val="1"/>
      <w:numFmt w:val="bullet"/>
      <w:lvlText w:val=""/>
      <w:lvlJc w:val="left"/>
      <w:pPr>
        <w:ind w:left="2880" w:hanging="360"/>
      </w:pPr>
      <w:rPr>
        <w:rFonts w:ascii="Symbol" w:hAnsi="Symbol" w:hint="default"/>
      </w:rPr>
    </w:lvl>
    <w:lvl w:ilvl="4" w:tplc="6ADC058C">
      <w:start w:val="1"/>
      <w:numFmt w:val="bullet"/>
      <w:lvlText w:val="o"/>
      <w:lvlJc w:val="left"/>
      <w:pPr>
        <w:ind w:left="3600" w:hanging="360"/>
      </w:pPr>
      <w:rPr>
        <w:rFonts w:ascii="Courier New" w:hAnsi="Courier New" w:hint="default"/>
      </w:rPr>
    </w:lvl>
    <w:lvl w:ilvl="5" w:tplc="377627F8">
      <w:start w:val="1"/>
      <w:numFmt w:val="bullet"/>
      <w:lvlText w:val=""/>
      <w:lvlJc w:val="left"/>
      <w:pPr>
        <w:ind w:left="4320" w:hanging="360"/>
      </w:pPr>
      <w:rPr>
        <w:rFonts w:ascii="Wingdings" w:hAnsi="Wingdings" w:hint="default"/>
      </w:rPr>
    </w:lvl>
    <w:lvl w:ilvl="6" w:tplc="D814F644">
      <w:start w:val="1"/>
      <w:numFmt w:val="bullet"/>
      <w:lvlText w:val=""/>
      <w:lvlJc w:val="left"/>
      <w:pPr>
        <w:ind w:left="5040" w:hanging="360"/>
      </w:pPr>
      <w:rPr>
        <w:rFonts w:ascii="Symbol" w:hAnsi="Symbol" w:hint="default"/>
      </w:rPr>
    </w:lvl>
    <w:lvl w:ilvl="7" w:tplc="3446BB7A">
      <w:start w:val="1"/>
      <w:numFmt w:val="bullet"/>
      <w:lvlText w:val="o"/>
      <w:lvlJc w:val="left"/>
      <w:pPr>
        <w:ind w:left="5760" w:hanging="360"/>
      </w:pPr>
      <w:rPr>
        <w:rFonts w:ascii="Courier New" w:hAnsi="Courier New" w:hint="default"/>
      </w:rPr>
    </w:lvl>
    <w:lvl w:ilvl="8" w:tplc="AB0C6832">
      <w:start w:val="1"/>
      <w:numFmt w:val="bullet"/>
      <w:lvlText w:val=""/>
      <w:lvlJc w:val="left"/>
      <w:pPr>
        <w:ind w:left="6480" w:hanging="360"/>
      </w:pPr>
      <w:rPr>
        <w:rFonts w:ascii="Wingdings" w:hAnsi="Wingdings" w:hint="default"/>
      </w:rPr>
    </w:lvl>
  </w:abstractNum>
  <w:abstractNum w:abstractNumId="15" w15:restartNumberingAfterBreak="0">
    <w:nsid w:val="26EFC481"/>
    <w:multiLevelType w:val="hybridMultilevel"/>
    <w:tmpl w:val="FFFFFFFF"/>
    <w:lvl w:ilvl="0" w:tplc="FE220738">
      <w:start w:val="1"/>
      <w:numFmt w:val="bullet"/>
      <w:lvlText w:val=""/>
      <w:lvlJc w:val="left"/>
      <w:pPr>
        <w:ind w:left="720" w:hanging="360"/>
      </w:pPr>
      <w:rPr>
        <w:rFonts w:ascii="Symbol" w:hAnsi="Symbol" w:hint="default"/>
      </w:rPr>
    </w:lvl>
    <w:lvl w:ilvl="1" w:tplc="617A12FE">
      <w:start w:val="1"/>
      <w:numFmt w:val="bullet"/>
      <w:lvlText w:val="o"/>
      <w:lvlJc w:val="left"/>
      <w:pPr>
        <w:ind w:left="1440" w:hanging="360"/>
      </w:pPr>
      <w:rPr>
        <w:rFonts w:ascii="Courier New" w:hAnsi="Courier New" w:hint="default"/>
      </w:rPr>
    </w:lvl>
    <w:lvl w:ilvl="2" w:tplc="EAD45A08">
      <w:start w:val="1"/>
      <w:numFmt w:val="bullet"/>
      <w:lvlText w:val=""/>
      <w:lvlJc w:val="left"/>
      <w:pPr>
        <w:ind w:left="2160" w:hanging="360"/>
      </w:pPr>
      <w:rPr>
        <w:rFonts w:ascii="Wingdings" w:hAnsi="Wingdings" w:hint="default"/>
      </w:rPr>
    </w:lvl>
    <w:lvl w:ilvl="3" w:tplc="7EEEDE6E">
      <w:start w:val="1"/>
      <w:numFmt w:val="bullet"/>
      <w:lvlText w:val=""/>
      <w:lvlJc w:val="left"/>
      <w:pPr>
        <w:ind w:left="2880" w:hanging="360"/>
      </w:pPr>
      <w:rPr>
        <w:rFonts w:ascii="Symbol" w:hAnsi="Symbol" w:hint="default"/>
      </w:rPr>
    </w:lvl>
    <w:lvl w:ilvl="4" w:tplc="C19E3BA2">
      <w:start w:val="1"/>
      <w:numFmt w:val="bullet"/>
      <w:lvlText w:val="o"/>
      <w:lvlJc w:val="left"/>
      <w:pPr>
        <w:ind w:left="3600" w:hanging="360"/>
      </w:pPr>
      <w:rPr>
        <w:rFonts w:ascii="Courier New" w:hAnsi="Courier New" w:hint="default"/>
      </w:rPr>
    </w:lvl>
    <w:lvl w:ilvl="5" w:tplc="1AC41A94">
      <w:start w:val="1"/>
      <w:numFmt w:val="bullet"/>
      <w:lvlText w:val=""/>
      <w:lvlJc w:val="left"/>
      <w:pPr>
        <w:ind w:left="4320" w:hanging="360"/>
      </w:pPr>
      <w:rPr>
        <w:rFonts w:ascii="Wingdings" w:hAnsi="Wingdings" w:hint="default"/>
      </w:rPr>
    </w:lvl>
    <w:lvl w:ilvl="6" w:tplc="F3CEC804">
      <w:start w:val="1"/>
      <w:numFmt w:val="bullet"/>
      <w:lvlText w:val=""/>
      <w:lvlJc w:val="left"/>
      <w:pPr>
        <w:ind w:left="5040" w:hanging="360"/>
      </w:pPr>
      <w:rPr>
        <w:rFonts w:ascii="Symbol" w:hAnsi="Symbol" w:hint="default"/>
      </w:rPr>
    </w:lvl>
    <w:lvl w:ilvl="7" w:tplc="DAB4BE94">
      <w:start w:val="1"/>
      <w:numFmt w:val="bullet"/>
      <w:lvlText w:val="o"/>
      <w:lvlJc w:val="left"/>
      <w:pPr>
        <w:ind w:left="5760" w:hanging="360"/>
      </w:pPr>
      <w:rPr>
        <w:rFonts w:ascii="Courier New" w:hAnsi="Courier New" w:hint="default"/>
      </w:rPr>
    </w:lvl>
    <w:lvl w:ilvl="8" w:tplc="E960CE9A">
      <w:start w:val="1"/>
      <w:numFmt w:val="bullet"/>
      <w:lvlText w:val=""/>
      <w:lvlJc w:val="left"/>
      <w:pPr>
        <w:ind w:left="6480" w:hanging="360"/>
      </w:pPr>
      <w:rPr>
        <w:rFonts w:ascii="Wingdings" w:hAnsi="Wingdings" w:hint="default"/>
      </w:rPr>
    </w:lvl>
  </w:abstractNum>
  <w:abstractNum w:abstractNumId="16" w15:restartNumberingAfterBreak="0">
    <w:nsid w:val="27093D38"/>
    <w:multiLevelType w:val="multilevel"/>
    <w:tmpl w:val="B4C0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E01473"/>
    <w:multiLevelType w:val="hybridMultilevel"/>
    <w:tmpl w:val="6E4828D6"/>
    <w:lvl w:ilvl="0" w:tplc="DF5A192A">
      <w:start w:val="1"/>
      <w:numFmt w:val="decimal"/>
      <w:lvlText w:val="%1."/>
      <w:lvlJc w:val="left"/>
      <w:pPr>
        <w:ind w:left="720" w:hanging="360"/>
      </w:pPr>
    </w:lvl>
    <w:lvl w:ilvl="1" w:tplc="BEC41974">
      <w:start w:val="1"/>
      <w:numFmt w:val="lowerLetter"/>
      <w:lvlText w:val="%2."/>
      <w:lvlJc w:val="left"/>
      <w:pPr>
        <w:ind w:left="1440" w:hanging="360"/>
      </w:pPr>
    </w:lvl>
    <w:lvl w:ilvl="2" w:tplc="F4608904">
      <w:start w:val="1"/>
      <w:numFmt w:val="lowerRoman"/>
      <w:lvlText w:val="%3."/>
      <w:lvlJc w:val="right"/>
      <w:pPr>
        <w:ind w:left="2160" w:hanging="180"/>
      </w:pPr>
    </w:lvl>
    <w:lvl w:ilvl="3" w:tplc="04F0BBEE">
      <w:start w:val="1"/>
      <w:numFmt w:val="decimal"/>
      <w:lvlText w:val="%4."/>
      <w:lvlJc w:val="left"/>
      <w:pPr>
        <w:ind w:left="2880" w:hanging="360"/>
      </w:pPr>
    </w:lvl>
    <w:lvl w:ilvl="4" w:tplc="21B8D8CA">
      <w:start w:val="1"/>
      <w:numFmt w:val="lowerLetter"/>
      <w:lvlText w:val="%5."/>
      <w:lvlJc w:val="left"/>
      <w:pPr>
        <w:ind w:left="3600" w:hanging="360"/>
      </w:pPr>
    </w:lvl>
    <w:lvl w:ilvl="5" w:tplc="3D4A90FA">
      <w:start w:val="1"/>
      <w:numFmt w:val="lowerRoman"/>
      <w:lvlText w:val="%6."/>
      <w:lvlJc w:val="right"/>
      <w:pPr>
        <w:ind w:left="4320" w:hanging="180"/>
      </w:pPr>
    </w:lvl>
    <w:lvl w:ilvl="6" w:tplc="2F0C6F52">
      <w:start w:val="1"/>
      <w:numFmt w:val="decimal"/>
      <w:lvlText w:val="%7."/>
      <w:lvlJc w:val="left"/>
      <w:pPr>
        <w:ind w:left="5040" w:hanging="360"/>
      </w:pPr>
    </w:lvl>
    <w:lvl w:ilvl="7" w:tplc="31480DCE">
      <w:start w:val="1"/>
      <w:numFmt w:val="lowerLetter"/>
      <w:lvlText w:val="%8."/>
      <w:lvlJc w:val="left"/>
      <w:pPr>
        <w:ind w:left="5760" w:hanging="360"/>
      </w:pPr>
    </w:lvl>
    <w:lvl w:ilvl="8" w:tplc="D292A138">
      <w:start w:val="1"/>
      <w:numFmt w:val="lowerRoman"/>
      <w:lvlText w:val="%9."/>
      <w:lvlJc w:val="right"/>
      <w:pPr>
        <w:ind w:left="6480" w:hanging="180"/>
      </w:pPr>
    </w:lvl>
  </w:abstractNum>
  <w:abstractNum w:abstractNumId="18" w15:restartNumberingAfterBreak="0">
    <w:nsid w:val="27FBA173"/>
    <w:multiLevelType w:val="hybridMultilevel"/>
    <w:tmpl w:val="FFFFFFFF"/>
    <w:lvl w:ilvl="0" w:tplc="7862D6F0">
      <w:start w:val="1"/>
      <w:numFmt w:val="bullet"/>
      <w:lvlText w:val=""/>
      <w:lvlJc w:val="left"/>
      <w:pPr>
        <w:ind w:left="720" w:hanging="360"/>
      </w:pPr>
      <w:rPr>
        <w:rFonts w:ascii="Symbol" w:hAnsi="Symbol" w:hint="default"/>
      </w:rPr>
    </w:lvl>
    <w:lvl w:ilvl="1" w:tplc="34923FDC">
      <w:start w:val="1"/>
      <w:numFmt w:val="bullet"/>
      <w:lvlText w:val="o"/>
      <w:lvlJc w:val="left"/>
      <w:pPr>
        <w:ind w:left="1440" w:hanging="360"/>
      </w:pPr>
      <w:rPr>
        <w:rFonts w:ascii="Courier New" w:hAnsi="Courier New" w:hint="default"/>
      </w:rPr>
    </w:lvl>
    <w:lvl w:ilvl="2" w:tplc="65DC2034">
      <w:start w:val="1"/>
      <w:numFmt w:val="bullet"/>
      <w:lvlText w:val=""/>
      <w:lvlJc w:val="left"/>
      <w:pPr>
        <w:ind w:left="2160" w:hanging="360"/>
      </w:pPr>
      <w:rPr>
        <w:rFonts w:ascii="Wingdings" w:hAnsi="Wingdings" w:hint="default"/>
      </w:rPr>
    </w:lvl>
    <w:lvl w:ilvl="3" w:tplc="AF722FBC">
      <w:start w:val="1"/>
      <w:numFmt w:val="bullet"/>
      <w:lvlText w:val=""/>
      <w:lvlJc w:val="left"/>
      <w:pPr>
        <w:ind w:left="2880" w:hanging="360"/>
      </w:pPr>
      <w:rPr>
        <w:rFonts w:ascii="Symbol" w:hAnsi="Symbol" w:hint="default"/>
      </w:rPr>
    </w:lvl>
    <w:lvl w:ilvl="4" w:tplc="C77088B2">
      <w:start w:val="1"/>
      <w:numFmt w:val="bullet"/>
      <w:lvlText w:val="o"/>
      <w:lvlJc w:val="left"/>
      <w:pPr>
        <w:ind w:left="3600" w:hanging="360"/>
      </w:pPr>
      <w:rPr>
        <w:rFonts w:ascii="Courier New" w:hAnsi="Courier New" w:hint="default"/>
      </w:rPr>
    </w:lvl>
    <w:lvl w:ilvl="5" w:tplc="7C508E7A">
      <w:start w:val="1"/>
      <w:numFmt w:val="bullet"/>
      <w:lvlText w:val=""/>
      <w:lvlJc w:val="left"/>
      <w:pPr>
        <w:ind w:left="4320" w:hanging="360"/>
      </w:pPr>
      <w:rPr>
        <w:rFonts w:ascii="Wingdings" w:hAnsi="Wingdings" w:hint="default"/>
      </w:rPr>
    </w:lvl>
    <w:lvl w:ilvl="6" w:tplc="82FEBF5C">
      <w:start w:val="1"/>
      <w:numFmt w:val="bullet"/>
      <w:lvlText w:val=""/>
      <w:lvlJc w:val="left"/>
      <w:pPr>
        <w:ind w:left="5040" w:hanging="360"/>
      </w:pPr>
      <w:rPr>
        <w:rFonts w:ascii="Symbol" w:hAnsi="Symbol" w:hint="default"/>
      </w:rPr>
    </w:lvl>
    <w:lvl w:ilvl="7" w:tplc="A09AB626">
      <w:start w:val="1"/>
      <w:numFmt w:val="bullet"/>
      <w:lvlText w:val="o"/>
      <w:lvlJc w:val="left"/>
      <w:pPr>
        <w:ind w:left="5760" w:hanging="360"/>
      </w:pPr>
      <w:rPr>
        <w:rFonts w:ascii="Courier New" w:hAnsi="Courier New" w:hint="default"/>
      </w:rPr>
    </w:lvl>
    <w:lvl w:ilvl="8" w:tplc="7A4ACB0A">
      <w:start w:val="1"/>
      <w:numFmt w:val="bullet"/>
      <w:lvlText w:val=""/>
      <w:lvlJc w:val="left"/>
      <w:pPr>
        <w:ind w:left="6480" w:hanging="360"/>
      </w:pPr>
      <w:rPr>
        <w:rFonts w:ascii="Wingdings" w:hAnsi="Wingdings" w:hint="default"/>
      </w:rPr>
    </w:lvl>
  </w:abstractNum>
  <w:abstractNum w:abstractNumId="19" w15:restartNumberingAfterBreak="0">
    <w:nsid w:val="2C4296B6"/>
    <w:multiLevelType w:val="hybridMultilevel"/>
    <w:tmpl w:val="4CD60FCE"/>
    <w:lvl w:ilvl="0" w:tplc="BB1E103C">
      <w:start w:val="1"/>
      <w:numFmt w:val="bullet"/>
      <w:lvlText w:val=""/>
      <w:lvlJc w:val="left"/>
      <w:pPr>
        <w:ind w:left="720" w:hanging="360"/>
      </w:pPr>
      <w:rPr>
        <w:rFonts w:ascii="Symbol" w:hAnsi="Symbol" w:hint="default"/>
      </w:rPr>
    </w:lvl>
    <w:lvl w:ilvl="1" w:tplc="25187D56">
      <w:start w:val="1"/>
      <w:numFmt w:val="bullet"/>
      <w:lvlText w:val="o"/>
      <w:lvlJc w:val="left"/>
      <w:pPr>
        <w:ind w:left="1440" w:hanging="360"/>
      </w:pPr>
      <w:rPr>
        <w:rFonts w:ascii="Courier New" w:hAnsi="Courier New" w:hint="default"/>
      </w:rPr>
    </w:lvl>
    <w:lvl w:ilvl="2" w:tplc="F37C6EA0">
      <w:start w:val="1"/>
      <w:numFmt w:val="bullet"/>
      <w:lvlText w:val=""/>
      <w:lvlJc w:val="left"/>
      <w:pPr>
        <w:ind w:left="2160" w:hanging="360"/>
      </w:pPr>
      <w:rPr>
        <w:rFonts w:ascii="Wingdings" w:hAnsi="Wingdings" w:hint="default"/>
      </w:rPr>
    </w:lvl>
    <w:lvl w:ilvl="3" w:tplc="930817A2">
      <w:start w:val="1"/>
      <w:numFmt w:val="bullet"/>
      <w:lvlText w:val=""/>
      <w:lvlJc w:val="left"/>
      <w:pPr>
        <w:ind w:left="2880" w:hanging="360"/>
      </w:pPr>
      <w:rPr>
        <w:rFonts w:ascii="Symbol" w:hAnsi="Symbol" w:hint="default"/>
      </w:rPr>
    </w:lvl>
    <w:lvl w:ilvl="4" w:tplc="0348578C">
      <w:start w:val="1"/>
      <w:numFmt w:val="bullet"/>
      <w:lvlText w:val="o"/>
      <w:lvlJc w:val="left"/>
      <w:pPr>
        <w:ind w:left="3600" w:hanging="360"/>
      </w:pPr>
      <w:rPr>
        <w:rFonts w:ascii="Courier New" w:hAnsi="Courier New" w:hint="default"/>
      </w:rPr>
    </w:lvl>
    <w:lvl w:ilvl="5" w:tplc="1C401D1E">
      <w:start w:val="1"/>
      <w:numFmt w:val="bullet"/>
      <w:lvlText w:val=""/>
      <w:lvlJc w:val="left"/>
      <w:pPr>
        <w:ind w:left="4320" w:hanging="360"/>
      </w:pPr>
      <w:rPr>
        <w:rFonts w:ascii="Wingdings" w:hAnsi="Wingdings" w:hint="default"/>
      </w:rPr>
    </w:lvl>
    <w:lvl w:ilvl="6" w:tplc="7B525A2E">
      <w:start w:val="1"/>
      <w:numFmt w:val="bullet"/>
      <w:lvlText w:val=""/>
      <w:lvlJc w:val="left"/>
      <w:pPr>
        <w:ind w:left="5040" w:hanging="360"/>
      </w:pPr>
      <w:rPr>
        <w:rFonts w:ascii="Symbol" w:hAnsi="Symbol" w:hint="default"/>
      </w:rPr>
    </w:lvl>
    <w:lvl w:ilvl="7" w:tplc="224CFE3A">
      <w:start w:val="1"/>
      <w:numFmt w:val="bullet"/>
      <w:lvlText w:val="o"/>
      <w:lvlJc w:val="left"/>
      <w:pPr>
        <w:ind w:left="5760" w:hanging="360"/>
      </w:pPr>
      <w:rPr>
        <w:rFonts w:ascii="Courier New" w:hAnsi="Courier New" w:hint="default"/>
      </w:rPr>
    </w:lvl>
    <w:lvl w:ilvl="8" w:tplc="8632BC0E">
      <w:start w:val="1"/>
      <w:numFmt w:val="bullet"/>
      <w:lvlText w:val=""/>
      <w:lvlJc w:val="left"/>
      <w:pPr>
        <w:ind w:left="6480" w:hanging="360"/>
      </w:pPr>
      <w:rPr>
        <w:rFonts w:ascii="Wingdings" w:hAnsi="Wingdings" w:hint="default"/>
      </w:rPr>
    </w:lvl>
  </w:abstractNum>
  <w:abstractNum w:abstractNumId="20" w15:restartNumberingAfterBreak="0">
    <w:nsid w:val="2CFF5D81"/>
    <w:multiLevelType w:val="multilevel"/>
    <w:tmpl w:val="CF30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D71165B"/>
    <w:multiLevelType w:val="hybridMultilevel"/>
    <w:tmpl w:val="983E2A62"/>
    <w:lvl w:ilvl="0" w:tplc="B55ADC70">
      <w:start w:val="1"/>
      <w:numFmt w:val="upperRoman"/>
      <w:lvlText w:val="%1."/>
      <w:lvlJc w:val="left"/>
      <w:pPr>
        <w:ind w:left="720" w:hanging="360"/>
      </w:pPr>
      <w:rPr>
        <w:rFonts w:hint="default"/>
      </w:rPr>
    </w:lvl>
    <w:lvl w:ilvl="1" w:tplc="68620584">
      <w:start w:val="1"/>
      <w:numFmt w:val="decimal"/>
      <w:lvlText w:val="1.%2"/>
      <w:lvlJc w:val="righ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2F091F91"/>
    <w:multiLevelType w:val="multilevel"/>
    <w:tmpl w:val="5888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DAC8C6"/>
    <w:multiLevelType w:val="hybridMultilevel"/>
    <w:tmpl w:val="3480773C"/>
    <w:lvl w:ilvl="0" w:tplc="A4E8C2B0">
      <w:start w:val="1"/>
      <w:numFmt w:val="decimal"/>
      <w:lvlText w:val="%1."/>
      <w:lvlJc w:val="left"/>
      <w:pPr>
        <w:ind w:left="720" w:hanging="360"/>
      </w:pPr>
    </w:lvl>
    <w:lvl w:ilvl="1" w:tplc="5D2E242A">
      <w:start w:val="1"/>
      <w:numFmt w:val="lowerLetter"/>
      <w:lvlText w:val="%2."/>
      <w:lvlJc w:val="left"/>
      <w:pPr>
        <w:ind w:left="1440" w:hanging="360"/>
      </w:pPr>
    </w:lvl>
    <w:lvl w:ilvl="2" w:tplc="D3AE5E96">
      <w:start w:val="1"/>
      <w:numFmt w:val="lowerRoman"/>
      <w:lvlText w:val="%3."/>
      <w:lvlJc w:val="right"/>
      <w:pPr>
        <w:ind w:left="2160" w:hanging="180"/>
      </w:pPr>
    </w:lvl>
    <w:lvl w:ilvl="3" w:tplc="0F8E3650">
      <w:start w:val="1"/>
      <w:numFmt w:val="decimal"/>
      <w:lvlText w:val="%4."/>
      <w:lvlJc w:val="left"/>
      <w:pPr>
        <w:ind w:left="2880" w:hanging="360"/>
      </w:pPr>
    </w:lvl>
    <w:lvl w:ilvl="4" w:tplc="F2E4C098">
      <w:start w:val="1"/>
      <w:numFmt w:val="lowerLetter"/>
      <w:lvlText w:val="%5."/>
      <w:lvlJc w:val="left"/>
      <w:pPr>
        <w:ind w:left="3600" w:hanging="360"/>
      </w:pPr>
    </w:lvl>
    <w:lvl w:ilvl="5" w:tplc="1AD84378">
      <w:start w:val="1"/>
      <w:numFmt w:val="lowerRoman"/>
      <w:lvlText w:val="%6."/>
      <w:lvlJc w:val="right"/>
      <w:pPr>
        <w:ind w:left="4320" w:hanging="180"/>
      </w:pPr>
    </w:lvl>
    <w:lvl w:ilvl="6" w:tplc="A3C43F04">
      <w:start w:val="1"/>
      <w:numFmt w:val="decimal"/>
      <w:lvlText w:val="%7."/>
      <w:lvlJc w:val="left"/>
      <w:pPr>
        <w:ind w:left="5040" w:hanging="360"/>
      </w:pPr>
    </w:lvl>
    <w:lvl w:ilvl="7" w:tplc="0F462F30">
      <w:start w:val="1"/>
      <w:numFmt w:val="lowerLetter"/>
      <w:lvlText w:val="%8."/>
      <w:lvlJc w:val="left"/>
      <w:pPr>
        <w:ind w:left="5760" w:hanging="360"/>
      </w:pPr>
    </w:lvl>
    <w:lvl w:ilvl="8" w:tplc="B858868A">
      <w:start w:val="1"/>
      <w:numFmt w:val="lowerRoman"/>
      <w:lvlText w:val="%9."/>
      <w:lvlJc w:val="right"/>
      <w:pPr>
        <w:ind w:left="6480" w:hanging="180"/>
      </w:pPr>
    </w:lvl>
  </w:abstractNum>
  <w:abstractNum w:abstractNumId="24" w15:restartNumberingAfterBreak="0">
    <w:nsid w:val="30F90B37"/>
    <w:multiLevelType w:val="hybridMultilevel"/>
    <w:tmpl w:val="2562A8F8"/>
    <w:lvl w:ilvl="0" w:tplc="29CE2CCE">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348C0E82"/>
    <w:multiLevelType w:val="multilevel"/>
    <w:tmpl w:val="684A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541CF4E"/>
    <w:multiLevelType w:val="hybridMultilevel"/>
    <w:tmpl w:val="FFFFFFFF"/>
    <w:lvl w:ilvl="0" w:tplc="6B2CEE4C">
      <w:start w:val="1"/>
      <w:numFmt w:val="decimal"/>
      <w:lvlText w:val="%1."/>
      <w:lvlJc w:val="left"/>
      <w:pPr>
        <w:ind w:left="720" w:hanging="360"/>
      </w:pPr>
    </w:lvl>
    <w:lvl w:ilvl="1" w:tplc="5C7A217E">
      <w:start w:val="1"/>
      <w:numFmt w:val="lowerLetter"/>
      <w:lvlText w:val="%2."/>
      <w:lvlJc w:val="left"/>
      <w:pPr>
        <w:ind w:left="1440" w:hanging="360"/>
      </w:pPr>
    </w:lvl>
    <w:lvl w:ilvl="2" w:tplc="6AB87C18">
      <w:start w:val="1"/>
      <w:numFmt w:val="lowerRoman"/>
      <w:lvlText w:val="%3."/>
      <w:lvlJc w:val="right"/>
      <w:pPr>
        <w:ind w:left="2160" w:hanging="180"/>
      </w:pPr>
    </w:lvl>
    <w:lvl w:ilvl="3" w:tplc="45E282A0">
      <w:start w:val="1"/>
      <w:numFmt w:val="decimal"/>
      <w:lvlText w:val="%4."/>
      <w:lvlJc w:val="left"/>
      <w:pPr>
        <w:ind w:left="2880" w:hanging="360"/>
      </w:pPr>
    </w:lvl>
    <w:lvl w:ilvl="4" w:tplc="D1842B4A">
      <w:start w:val="1"/>
      <w:numFmt w:val="lowerLetter"/>
      <w:lvlText w:val="%5."/>
      <w:lvlJc w:val="left"/>
      <w:pPr>
        <w:ind w:left="3600" w:hanging="360"/>
      </w:pPr>
    </w:lvl>
    <w:lvl w:ilvl="5" w:tplc="0B588D42">
      <w:start w:val="1"/>
      <w:numFmt w:val="lowerRoman"/>
      <w:lvlText w:val="%6."/>
      <w:lvlJc w:val="right"/>
      <w:pPr>
        <w:ind w:left="4320" w:hanging="180"/>
      </w:pPr>
    </w:lvl>
    <w:lvl w:ilvl="6" w:tplc="9B14CF06">
      <w:start w:val="1"/>
      <w:numFmt w:val="decimal"/>
      <w:lvlText w:val="%7."/>
      <w:lvlJc w:val="left"/>
      <w:pPr>
        <w:ind w:left="5040" w:hanging="360"/>
      </w:pPr>
    </w:lvl>
    <w:lvl w:ilvl="7" w:tplc="B1E649EA">
      <w:start w:val="1"/>
      <w:numFmt w:val="lowerLetter"/>
      <w:lvlText w:val="%8."/>
      <w:lvlJc w:val="left"/>
      <w:pPr>
        <w:ind w:left="5760" w:hanging="360"/>
      </w:pPr>
    </w:lvl>
    <w:lvl w:ilvl="8" w:tplc="EFDA2DFC">
      <w:start w:val="1"/>
      <w:numFmt w:val="lowerRoman"/>
      <w:lvlText w:val="%9."/>
      <w:lvlJc w:val="right"/>
      <w:pPr>
        <w:ind w:left="6480" w:hanging="180"/>
      </w:pPr>
    </w:lvl>
  </w:abstractNum>
  <w:abstractNum w:abstractNumId="27" w15:restartNumberingAfterBreak="0">
    <w:nsid w:val="388AE625"/>
    <w:multiLevelType w:val="hybridMultilevel"/>
    <w:tmpl w:val="7A962FA2"/>
    <w:lvl w:ilvl="0" w:tplc="D4D694BE">
      <w:start w:val="1"/>
      <w:numFmt w:val="decimal"/>
      <w:lvlText w:val="%1."/>
      <w:lvlJc w:val="left"/>
      <w:pPr>
        <w:ind w:left="720" w:hanging="360"/>
      </w:pPr>
    </w:lvl>
    <w:lvl w:ilvl="1" w:tplc="AC7218EA">
      <w:start w:val="1"/>
      <w:numFmt w:val="lowerLetter"/>
      <w:lvlText w:val="%2."/>
      <w:lvlJc w:val="left"/>
      <w:pPr>
        <w:ind w:left="1440" w:hanging="360"/>
      </w:pPr>
    </w:lvl>
    <w:lvl w:ilvl="2" w:tplc="3AE01C76">
      <w:start w:val="1"/>
      <w:numFmt w:val="lowerRoman"/>
      <w:lvlText w:val="%3."/>
      <w:lvlJc w:val="right"/>
      <w:pPr>
        <w:ind w:left="2160" w:hanging="180"/>
      </w:pPr>
    </w:lvl>
    <w:lvl w:ilvl="3" w:tplc="404AA8F2">
      <w:start w:val="1"/>
      <w:numFmt w:val="decimal"/>
      <w:lvlText w:val="%4."/>
      <w:lvlJc w:val="left"/>
      <w:pPr>
        <w:ind w:left="2880" w:hanging="360"/>
      </w:pPr>
    </w:lvl>
    <w:lvl w:ilvl="4" w:tplc="BBF2C6CA">
      <w:start w:val="1"/>
      <w:numFmt w:val="lowerLetter"/>
      <w:lvlText w:val="%5."/>
      <w:lvlJc w:val="left"/>
      <w:pPr>
        <w:ind w:left="3600" w:hanging="360"/>
      </w:pPr>
    </w:lvl>
    <w:lvl w:ilvl="5" w:tplc="BFA25718">
      <w:start w:val="1"/>
      <w:numFmt w:val="lowerRoman"/>
      <w:lvlText w:val="%6."/>
      <w:lvlJc w:val="right"/>
      <w:pPr>
        <w:ind w:left="4320" w:hanging="180"/>
      </w:pPr>
    </w:lvl>
    <w:lvl w:ilvl="6" w:tplc="B718A590">
      <w:start w:val="1"/>
      <w:numFmt w:val="decimal"/>
      <w:lvlText w:val="%7."/>
      <w:lvlJc w:val="left"/>
      <w:pPr>
        <w:ind w:left="5040" w:hanging="360"/>
      </w:pPr>
    </w:lvl>
    <w:lvl w:ilvl="7" w:tplc="10225F34">
      <w:start w:val="1"/>
      <w:numFmt w:val="lowerLetter"/>
      <w:lvlText w:val="%8."/>
      <w:lvlJc w:val="left"/>
      <w:pPr>
        <w:ind w:left="5760" w:hanging="360"/>
      </w:pPr>
    </w:lvl>
    <w:lvl w:ilvl="8" w:tplc="B11AA5D4">
      <w:start w:val="1"/>
      <w:numFmt w:val="lowerRoman"/>
      <w:lvlText w:val="%9."/>
      <w:lvlJc w:val="right"/>
      <w:pPr>
        <w:ind w:left="6480" w:hanging="180"/>
      </w:pPr>
    </w:lvl>
  </w:abstractNum>
  <w:abstractNum w:abstractNumId="28" w15:restartNumberingAfterBreak="0">
    <w:nsid w:val="38AC38AA"/>
    <w:multiLevelType w:val="hybridMultilevel"/>
    <w:tmpl w:val="33746B54"/>
    <w:lvl w:ilvl="0" w:tplc="FE943BDE">
      <w:start w:val="1"/>
      <w:numFmt w:val="bullet"/>
      <w:lvlText w:val=""/>
      <w:lvlJc w:val="left"/>
      <w:pPr>
        <w:ind w:left="720" w:hanging="360"/>
      </w:pPr>
      <w:rPr>
        <w:rFonts w:ascii="Symbol" w:hAnsi="Symbol" w:hint="default"/>
      </w:rPr>
    </w:lvl>
    <w:lvl w:ilvl="1" w:tplc="2214A7EE">
      <w:start w:val="1"/>
      <w:numFmt w:val="bullet"/>
      <w:lvlText w:val="o"/>
      <w:lvlJc w:val="left"/>
      <w:pPr>
        <w:ind w:left="1440" w:hanging="360"/>
      </w:pPr>
      <w:rPr>
        <w:rFonts w:ascii="Courier New" w:hAnsi="Courier New" w:hint="default"/>
      </w:rPr>
    </w:lvl>
    <w:lvl w:ilvl="2" w:tplc="E28EF7B2">
      <w:start w:val="1"/>
      <w:numFmt w:val="bullet"/>
      <w:lvlText w:val=""/>
      <w:lvlJc w:val="left"/>
      <w:pPr>
        <w:ind w:left="2160" w:hanging="360"/>
      </w:pPr>
      <w:rPr>
        <w:rFonts w:ascii="Wingdings" w:hAnsi="Wingdings" w:hint="default"/>
      </w:rPr>
    </w:lvl>
    <w:lvl w:ilvl="3" w:tplc="23A6049C">
      <w:start w:val="1"/>
      <w:numFmt w:val="bullet"/>
      <w:lvlText w:val=""/>
      <w:lvlJc w:val="left"/>
      <w:pPr>
        <w:ind w:left="2880" w:hanging="360"/>
      </w:pPr>
      <w:rPr>
        <w:rFonts w:ascii="Symbol" w:hAnsi="Symbol" w:hint="default"/>
      </w:rPr>
    </w:lvl>
    <w:lvl w:ilvl="4" w:tplc="56B0FC18">
      <w:start w:val="1"/>
      <w:numFmt w:val="bullet"/>
      <w:lvlText w:val="o"/>
      <w:lvlJc w:val="left"/>
      <w:pPr>
        <w:ind w:left="3600" w:hanging="360"/>
      </w:pPr>
      <w:rPr>
        <w:rFonts w:ascii="Courier New" w:hAnsi="Courier New" w:hint="default"/>
      </w:rPr>
    </w:lvl>
    <w:lvl w:ilvl="5" w:tplc="C1A20A1A">
      <w:start w:val="1"/>
      <w:numFmt w:val="bullet"/>
      <w:lvlText w:val=""/>
      <w:lvlJc w:val="left"/>
      <w:pPr>
        <w:ind w:left="4320" w:hanging="360"/>
      </w:pPr>
      <w:rPr>
        <w:rFonts w:ascii="Wingdings" w:hAnsi="Wingdings" w:hint="default"/>
      </w:rPr>
    </w:lvl>
    <w:lvl w:ilvl="6" w:tplc="E348CBBA">
      <w:start w:val="1"/>
      <w:numFmt w:val="bullet"/>
      <w:lvlText w:val=""/>
      <w:lvlJc w:val="left"/>
      <w:pPr>
        <w:ind w:left="5040" w:hanging="360"/>
      </w:pPr>
      <w:rPr>
        <w:rFonts w:ascii="Symbol" w:hAnsi="Symbol" w:hint="default"/>
      </w:rPr>
    </w:lvl>
    <w:lvl w:ilvl="7" w:tplc="5D3E8942">
      <w:start w:val="1"/>
      <w:numFmt w:val="bullet"/>
      <w:lvlText w:val="o"/>
      <w:lvlJc w:val="left"/>
      <w:pPr>
        <w:ind w:left="5760" w:hanging="360"/>
      </w:pPr>
      <w:rPr>
        <w:rFonts w:ascii="Courier New" w:hAnsi="Courier New" w:hint="default"/>
      </w:rPr>
    </w:lvl>
    <w:lvl w:ilvl="8" w:tplc="435CA33E">
      <w:start w:val="1"/>
      <w:numFmt w:val="bullet"/>
      <w:lvlText w:val=""/>
      <w:lvlJc w:val="left"/>
      <w:pPr>
        <w:ind w:left="6480" w:hanging="360"/>
      </w:pPr>
      <w:rPr>
        <w:rFonts w:ascii="Wingdings" w:hAnsi="Wingdings" w:hint="default"/>
      </w:rPr>
    </w:lvl>
  </w:abstractNum>
  <w:abstractNum w:abstractNumId="29" w15:restartNumberingAfterBreak="0">
    <w:nsid w:val="39E1FD06"/>
    <w:multiLevelType w:val="hybridMultilevel"/>
    <w:tmpl w:val="FFFFFFFF"/>
    <w:lvl w:ilvl="0" w:tplc="13306BB0">
      <w:start w:val="1"/>
      <w:numFmt w:val="bullet"/>
      <w:lvlText w:val=""/>
      <w:lvlJc w:val="left"/>
      <w:pPr>
        <w:ind w:left="720" w:hanging="360"/>
      </w:pPr>
      <w:rPr>
        <w:rFonts w:ascii="Symbol" w:hAnsi="Symbol" w:hint="default"/>
      </w:rPr>
    </w:lvl>
    <w:lvl w:ilvl="1" w:tplc="D22C9AD2">
      <w:start w:val="1"/>
      <w:numFmt w:val="bullet"/>
      <w:lvlText w:val="o"/>
      <w:lvlJc w:val="left"/>
      <w:pPr>
        <w:ind w:left="1440" w:hanging="360"/>
      </w:pPr>
      <w:rPr>
        <w:rFonts w:ascii="Courier New" w:hAnsi="Courier New" w:hint="default"/>
      </w:rPr>
    </w:lvl>
    <w:lvl w:ilvl="2" w:tplc="F35E0B5A">
      <w:start w:val="1"/>
      <w:numFmt w:val="bullet"/>
      <w:lvlText w:val=""/>
      <w:lvlJc w:val="left"/>
      <w:pPr>
        <w:ind w:left="2160" w:hanging="360"/>
      </w:pPr>
      <w:rPr>
        <w:rFonts w:ascii="Wingdings" w:hAnsi="Wingdings" w:hint="default"/>
      </w:rPr>
    </w:lvl>
    <w:lvl w:ilvl="3" w:tplc="F4227A34">
      <w:start w:val="1"/>
      <w:numFmt w:val="bullet"/>
      <w:lvlText w:val=""/>
      <w:lvlJc w:val="left"/>
      <w:pPr>
        <w:ind w:left="2880" w:hanging="360"/>
      </w:pPr>
      <w:rPr>
        <w:rFonts w:ascii="Symbol" w:hAnsi="Symbol" w:hint="default"/>
      </w:rPr>
    </w:lvl>
    <w:lvl w:ilvl="4" w:tplc="838AB4E6">
      <w:start w:val="1"/>
      <w:numFmt w:val="bullet"/>
      <w:lvlText w:val="o"/>
      <w:lvlJc w:val="left"/>
      <w:pPr>
        <w:ind w:left="3600" w:hanging="360"/>
      </w:pPr>
      <w:rPr>
        <w:rFonts w:ascii="Courier New" w:hAnsi="Courier New" w:hint="default"/>
      </w:rPr>
    </w:lvl>
    <w:lvl w:ilvl="5" w:tplc="5CE417A6">
      <w:start w:val="1"/>
      <w:numFmt w:val="bullet"/>
      <w:lvlText w:val=""/>
      <w:lvlJc w:val="left"/>
      <w:pPr>
        <w:ind w:left="4320" w:hanging="360"/>
      </w:pPr>
      <w:rPr>
        <w:rFonts w:ascii="Wingdings" w:hAnsi="Wingdings" w:hint="default"/>
      </w:rPr>
    </w:lvl>
    <w:lvl w:ilvl="6" w:tplc="8C088F64">
      <w:start w:val="1"/>
      <w:numFmt w:val="bullet"/>
      <w:lvlText w:val=""/>
      <w:lvlJc w:val="left"/>
      <w:pPr>
        <w:ind w:left="5040" w:hanging="360"/>
      </w:pPr>
      <w:rPr>
        <w:rFonts w:ascii="Symbol" w:hAnsi="Symbol" w:hint="default"/>
      </w:rPr>
    </w:lvl>
    <w:lvl w:ilvl="7" w:tplc="8520BCE0">
      <w:start w:val="1"/>
      <w:numFmt w:val="bullet"/>
      <w:lvlText w:val="o"/>
      <w:lvlJc w:val="left"/>
      <w:pPr>
        <w:ind w:left="5760" w:hanging="360"/>
      </w:pPr>
      <w:rPr>
        <w:rFonts w:ascii="Courier New" w:hAnsi="Courier New" w:hint="default"/>
      </w:rPr>
    </w:lvl>
    <w:lvl w:ilvl="8" w:tplc="4DA66252">
      <w:start w:val="1"/>
      <w:numFmt w:val="bullet"/>
      <w:lvlText w:val=""/>
      <w:lvlJc w:val="left"/>
      <w:pPr>
        <w:ind w:left="6480" w:hanging="360"/>
      </w:pPr>
      <w:rPr>
        <w:rFonts w:ascii="Wingdings" w:hAnsi="Wingdings" w:hint="default"/>
      </w:rPr>
    </w:lvl>
  </w:abstractNum>
  <w:abstractNum w:abstractNumId="30" w15:restartNumberingAfterBreak="0">
    <w:nsid w:val="3A520C76"/>
    <w:multiLevelType w:val="multilevel"/>
    <w:tmpl w:val="6F6A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ECC620C"/>
    <w:multiLevelType w:val="multilevel"/>
    <w:tmpl w:val="7D16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FB66974"/>
    <w:multiLevelType w:val="multilevel"/>
    <w:tmpl w:val="C16C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2420FF9"/>
    <w:multiLevelType w:val="multilevel"/>
    <w:tmpl w:val="F80C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40E0BDC"/>
    <w:multiLevelType w:val="hybridMultilevel"/>
    <w:tmpl w:val="FFFFFFFF"/>
    <w:lvl w:ilvl="0" w:tplc="013E06CC">
      <w:start w:val="1"/>
      <w:numFmt w:val="decimal"/>
      <w:lvlText w:val="%1."/>
      <w:lvlJc w:val="left"/>
      <w:pPr>
        <w:ind w:left="720" w:hanging="360"/>
      </w:pPr>
    </w:lvl>
    <w:lvl w:ilvl="1" w:tplc="3B9E7D2A">
      <w:start w:val="1"/>
      <w:numFmt w:val="lowerLetter"/>
      <w:lvlText w:val="%2."/>
      <w:lvlJc w:val="left"/>
      <w:pPr>
        <w:ind w:left="1440" w:hanging="360"/>
      </w:pPr>
    </w:lvl>
    <w:lvl w:ilvl="2" w:tplc="3D426728">
      <w:start w:val="1"/>
      <w:numFmt w:val="lowerRoman"/>
      <w:lvlText w:val="%3."/>
      <w:lvlJc w:val="right"/>
      <w:pPr>
        <w:ind w:left="2160" w:hanging="180"/>
      </w:pPr>
    </w:lvl>
    <w:lvl w:ilvl="3" w:tplc="E8AE006A">
      <w:start w:val="1"/>
      <w:numFmt w:val="decimal"/>
      <w:lvlText w:val="%4."/>
      <w:lvlJc w:val="left"/>
      <w:pPr>
        <w:ind w:left="2880" w:hanging="360"/>
      </w:pPr>
    </w:lvl>
    <w:lvl w:ilvl="4" w:tplc="303003E2">
      <w:start w:val="1"/>
      <w:numFmt w:val="lowerLetter"/>
      <w:lvlText w:val="%5."/>
      <w:lvlJc w:val="left"/>
      <w:pPr>
        <w:ind w:left="3600" w:hanging="360"/>
      </w:pPr>
    </w:lvl>
    <w:lvl w:ilvl="5" w:tplc="56461DB2">
      <w:start w:val="1"/>
      <w:numFmt w:val="lowerRoman"/>
      <w:lvlText w:val="%6."/>
      <w:lvlJc w:val="right"/>
      <w:pPr>
        <w:ind w:left="4320" w:hanging="180"/>
      </w:pPr>
    </w:lvl>
    <w:lvl w:ilvl="6" w:tplc="7E0E5054">
      <w:start w:val="1"/>
      <w:numFmt w:val="decimal"/>
      <w:lvlText w:val="%7."/>
      <w:lvlJc w:val="left"/>
      <w:pPr>
        <w:ind w:left="5040" w:hanging="360"/>
      </w:pPr>
    </w:lvl>
    <w:lvl w:ilvl="7" w:tplc="0FA0C914">
      <w:start w:val="1"/>
      <w:numFmt w:val="lowerLetter"/>
      <w:lvlText w:val="%8."/>
      <w:lvlJc w:val="left"/>
      <w:pPr>
        <w:ind w:left="5760" w:hanging="360"/>
      </w:pPr>
    </w:lvl>
    <w:lvl w:ilvl="8" w:tplc="A2EA9910">
      <w:start w:val="1"/>
      <w:numFmt w:val="lowerRoman"/>
      <w:lvlText w:val="%9."/>
      <w:lvlJc w:val="right"/>
      <w:pPr>
        <w:ind w:left="6480" w:hanging="180"/>
      </w:pPr>
    </w:lvl>
  </w:abstractNum>
  <w:abstractNum w:abstractNumId="35" w15:restartNumberingAfterBreak="0">
    <w:nsid w:val="475D33C6"/>
    <w:multiLevelType w:val="hybridMultilevel"/>
    <w:tmpl w:val="6764E98E"/>
    <w:lvl w:ilvl="0" w:tplc="A2CAD2BC">
      <w:start w:val="1"/>
      <w:numFmt w:val="decimal"/>
      <w:lvlText w:val="%1."/>
      <w:lvlJc w:val="left"/>
      <w:pPr>
        <w:ind w:left="720" w:hanging="360"/>
      </w:pPr>
    </w:lvl>
    <w:lvl w:ilvl="1" w:tplc="0E4269F6">
      <w:start w:val="1"/>
      <w:numFmt w:val="lowerLetter"/>
      <w:lvlText w:val="%2."/>
      <w:lvlJc w:val="left"/>
      <w:pPr>
        <w:ind w:left="1440" w:hanging="360"/>
      </w:pPr>
    </w:lvl>
    <w:lvl w:ilvl="2" w:tplc="67E8AA26">
      <w:start w:val="1"/>
      <w:numFmt w:val="lowerRoman"/>
      <w:lvlText w:val="%3."/>
      <w:lvlJc w:val="right"/>
      <w:pPr>
        <w:ind w:left="2160" w:hanging="180"/>
      </w:pPr>
    </w:lvl>
    <w:lvl w:ilvl="3" w:tplc="DF66DE1C">
      <w:start w:val="1"/>
      <w:numFmt w:val="decimal"/>
      <w:lvlText w:val="%4."/>
      <w:lvlJc w:val="left"/>
      <w:pPr>
        <w:ind w:left="2880" w:hanging="360"/>
      </w:pPr>
    </w:lvl>
    <w:lvl w:ilvl="4" w:tplc="706A23F0">
      <w:start w:val="1"/>
      <w:numFmt w:val="lowerLetter"/>
      <w:lvlText w:val="%5."/>
      <w:lvlJc w:val="left"/>
      <w:pPr>
        <w:ind w:left="3600" w:hanging="360"/>
      </w:pPr>
    </w:lvl>
    <w:lvl w:ilvl="5" w:tplc="25EA04EC">
      <w:start w:val="1"/>
      <w:numFmt w:val="lowerRoman"/>
      <w:lvlText w:val="%6."/>
      <w:lvlJc w:val="right"/>
      <w:pPr>
        <w:ind w:left="4320" w:hanging="180"/>
      </w:pPr>
    </w:lvl>
    <w:lvl w:ilvl="6" w:tplc="4CD27680">
      <w:start w:val="1"/>
      <w:numFmt w:val="decimal"/>
      <w:lvlText w:val="%7."/>
      <w:lvlJc w:val="left"/>
      <w:pPr>
        <w:ind w:left="5040" w:hanging="360"/>
      </w:pPr>
    </w:lvl>
    <w:lvl w:ilvl="7" w:tplc="9F306F9C">
      <w:start w:val="1"/>
      <w:numFmt w:val="lowerLetter"/>
      <w:lvlText w:val="%8."/>
      <w:lvlJc w:val="left"/>
      <w:pPr>
        <w:ind w:left="5760" w:hanging="360"/>
      </w:pPr>
    </w:lvl>
    <w:lvl w:ilvl="8" w:tplc="26447632">
      <w:start w:val="1"/>
      <w:numFmt w:val="lowerRoman"/>
      <w:lvlText w:val="%9."/>
      <w:lvlJc w:val="right"/>
      <w:pPr>
        <w:ind w:left="6480" w:hanging="180"/>
      </w:pPr>
    </w:lvl>
  </w:abstractNum>
  <w:abstractNum w:abstractNumId="36" w15:restartNumberingAfterBreak="0">
    <w:nsid w:val="495A5499"/>
    <w:multiLevelType w:val="multilevel"/>
    <w:tmpl w:val="6D06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D5E673C"/>
    <w:multiLevelType w:val="multilevel"/>
    <w:tmpl w:val="5376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DA620E5"/>
    <w:multiLevelType w:val="multilevel"/>
    <w:tmpl w:val="6CBA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08B2334"/>
    <w:multiLevelType w:val="hybridMultilevel"/>
    <w:tmpl w:val="63C0424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530364B6"/>
    <w:multiLevelType w:val="multilevel"/>
    <w:tmpl w:val="C4B0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F94527"/>
    <w:multiLevelType w:val="multilevel"/>
    <w:tmpl w:val="621A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B155BF"/>
    <w:multiLevelType w:val="hybridMultilevel"/>
    <w:tmpl w:val="708E8B1A"/>
    <w:lvl w:ilvl="0" w:tplc="E684F000">
      <w:start w:val="1"/>
      <w:numFmt w:val="decimal"/>
      <w:lvlText w:val="%1."/>
      <w:lvlJc w:val="left"/>
      <w:pPr>
        <w:ind w:left="720" w:hanging="360"/>
      </w:pPr>
    </w:lvl>
    <w:lvl w:ilvl="1" w:tplc="B59474CA">
      <w:start w:val="1"/>
      <w:numFmt w:val="lowerLetter"/>
      <w:lvlText w:val="%2."/>
      <w:lvlJc w:val="left"/>
      <w:pPr>
        <w:ind w:left="1440" w:hanging="360"/>
      </w:pPr>
    </w:lvl>
    <w:lvl w:ilvl="2" w:tplc="00844A9C">
      <w:start w:val="1"/>
      <w:numFmt w:val="lowerRoman"/>
      <w:lvlText w:val="%3."/>
      <w:lvlJc w:val="right"/>
      <w:pPr>
        <w:ind w:left="2160" w:hanging="180"/>
      </w:pPr>
    </w:lvl>
    <w:lvl w:ilvl="3" w:tplc="D14A7AB2">
      <w:start w:val="1"/>
      <w:numFmt w:val="decimal"/>
      <w:lvlText w:val="%4."/>
      <w:lvlJc w:val="left"/>
      <w:pPr>
        <w:ind w:left="2880" w:hanging="360"/>
      </w:pPr>
    </w:lvl>
    <w:lvl w:ilvl="4" w:tplc="5FD4DC14">
      <w:start w:val="1"/>
      <w:numFmt w:val="lowerLetter"/>
      <w:lvlText w:val="%5."/>
      <w:lvlJc w:val="left"/>
      <w:pPr>
        <w:ind w:left="3600" w:hanging="360"/>
      </w:pPr>
    </w:lvl>
    <w:lvl w:ilvl="5" w:tplc="8FAC5610">
      <w:start w:val="1"/>
      <w:numFmt w:val="lowerRoman"/>
      <w:lvlText w:val="%6."/>
      <w:lvlJc w:val="right"/>
      <w:pPr>
        <w:ind w:left="4320" w:hanging="180"/>
      </w:pPr>
    </w:lvl>
    <w:lvl w:ilvl="6" w:tplc="F51E324C">
      <w:start w:val="1"/>
      <w:numFmt w:val="decimal"/>
      <w:lvlText w:val="%7."/>
      <w:lvlJc w:val="left"/>
      <w:pPr>
        <w:ind w:left="5040" w:hanging="360"/>
      </w:pPr>
    </w:lvl>
    <w:lvl w:ilvl="7" w:tplc="126C163A">
      <w:start w:val="1"/>
      <w:numFmt w:val="lowerLetter"/>
      <w:lvlText w:val="%8."/>
      <w:lvlJc w:val="left"/>
      <w:pPr>
        <w:ind w:left="5760" w:hanging="360"/>
      </w:pPr>
    </w:lvl>
    <w:lvl w:ilvl="8" w:tplc="386AC5CC">
      <w:start w:val="1"/>
      <w:numFmt w:val="lowerRoman"/>
      <w:lvlText w:val="%9."/>
      <w:lvlJc w:val="right"/>
      <w:pPr>
        <w:ind w:left="6480" w:hanging="180"/>
      </w:pPr>
    </w:lvl>
  </w:abstractNum>
  <w:abstractNum w:abstractNumId="43" w15:restartNumberingAfterBreak="0">
    <w:nsid w:val="56B245E8"/>
    <w:multiLevelType w:val="hybridMultilevel"/>
    <w:tmpl w:val="52227A9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575054D0"/>
    <w:multiLevelType w:val="hybridMultilevel"/>
    <w:tmpl w:val="FFFFFFFF"/>
    <w:lvl w:ilvl="0" w:tplc="05CE0CA2">
      <w:start w:val="1"/>
      <w:numFmt w:val="bullet"/>
      <w:lvlText w:val=""/>
      <w:lvlJc w:val="left"/>
      <w:pPr>
        <w:ind w:left="720" w:hanging="360"/>
      </w:pPr>
      <w:rPr>
        <w:rFonts w:ascii="Symbol" w:hAnsi="Symbol" w:hint="default"/>
      </w:rPr>
    </w:lvl>
    <w:lvl w:ilvl="1" w:tplc="E1B45AAA">
      <w:start w:val="1"/>
      <w:numFmt w:val="bullet"/>
      <w:lvlText w:val="o"/>
      <w:lvlJc w:val="left"/>
      <w:pPr>
        <w:ind w:left="1440" w:hanging="360"/>
      </w:pPr>
      <w:rPr>
        <w:rFonts w:ascii="Courier New" w:hAnsi="Courier New" w:hint="default"/>
      </w:rPr>
    </w:lvl>
    <w:lvl w:ilvl="2" w:tplc="B6F8F92C">
      <w:start w:val="1"/>
      <w:numFmt w:val="bullet"/>
      <w:lvlText w:val=""/>
      <w:lvlJc w:val="left"/>
      <w:pPr>
        <w:ind w:left="2160" w:hanging="360"/>
      </w:pPr>
      <w:rPr>
        <w:rFonts w:ascii="Wingdings" w:hAnsi="Wingdings" w:hint="default"/>
      </w:rPr>
    </w:lvl>
    <w:lvl w:ilvl="3" w:tplc="97BC726E">
      <w:start w:val="1"/>
      <w:numFmt w:val="bullet"/>
      <w:lvlText w:val=""/>
      <w:lvlJc w:val="left"/>
      <w:pPr>
        <w:ind w:left="2880" w:hanging="360"/>
      </w:pPr>
      <w:rPr>
        <w:rFonts w:ascii="Symbol" w:hAnsi="Symbol" w:hint="default"/>
      </w:rPr>
    </w:lvl>
    <w:lvl w:ilvl="4" w:tplc="7CCACB0A">
      <w:start w:val="1"/>
      <w:numFmt w:val="bullet"/>
      <w:lvlText w:val="o"/>
      <w:lvlJc w:val="left"/>
      <w:pPr>
        <w:ind w:left="3600" w:hanging="360"/>
      </w:pPr>
      <w:rPr>
        <w:rFonts w:ascii="Courier New" w:hAnsi="Courier New" w:hint="default"/>
      </w:rPr>
    </w:lvl>
    <w:lvl w:ilvl="5" w:tplc="F4DAE8F6">
      <w:start w:val="1"/>
      <w:numFmt w:val="bullet"/>
      <w:lvlText w:val=""/>
      <w:lvlJc w:val="left"/>
      <w:pPr>
        <w:ind w:left="4320" w:hanging="360"/>
      </w:pPr>
      <w:rPr>
        <w:rFonts w:ascii="Wingdings" w:hAnsi="Wingdings" w:hint="default"/>
      </w:rPr>
    </w:lvl>
    <w:lvl w:ilvl="6" w:tplc="D9F061DE">
      <w:start w:val="1"/>
      <w:numFmt w:val="bullet"/>
      <w:lvlText w:val=""/>
      <w:lvlJc w:val="left"/>
      <w:pPr>
        <w:ind w:left="5040" w:hanging="360"/>
      </w:pPr>
      <w:rPr>
        <w:rFonts w:ascii="Symbol" w:hAnsi="Symbol" w:hint="default"/>
      </w:rPr>
    </w:lvl>
    <w:lvl w:ilvl="7" w:tplc="E200DCF0">
      <w:start w:val="1"/>
      <w:numFmt w:val="bullet"/>
      <w:lvlText w:val="o"/>
      <w:lvlJc w:val="left"/>
      <w:pPr>
        <w:ind w:left="5760" w:hanging="360"/>
      </w:pPr>
      <w:rPr>
        <w:rFonts w:ascii="Courier New" w:hAnsi="Courier New" w:hint="default"/>
      </w:rPr>
    </w:lvl>
    <w:lvl w:ilvl="8" w:tplc="A07412CA">
      <w:start w:val="1"/>
      <w:numFmt w:val="bullet"/>
      <w:lvlText w:val=""/>
      <w:lvlJc w:val="left"/>
      <w:pPr>
        <w:ind w:left="6480" w:hanging="360"/>
      </w:pPr>
      <w:rPr>
        <w:rFonts w:ascii="Wingdings" w:hAnsi="Wingdings" w:hint="default"/>
      </w:rPr>
    </w:lvl>
  </w:abstractNum>
  <w:abstractNum w:abstractNumId="45" w15:restartNumberingAfterBreak="0">
    <w:nsid w:val="575C1065"/>
    <w:multiLevelType w:val="hybridMultilevel"/>
    <w:tmpl w:val="FFFFFFFF"/>
    <w:lvl w:ilvl="0" w:tplc="7A9650FE">
      <w:start w:val="1"/>
      <w:numFmt w:val="decimal"/>
      <w:lvlText w:val="%1."/>
      <w:lvlJc w:val="left"/>
      <w:pPr>
        <w:ind w:left="720" w:hanging="360"/>
      </w:pPr>
    </w:lvl>
    <w:lvl w:ilvl="1" w:tplc="B99C103E">
      <w:start w:val="1"/>
      <w:numFmt w:val="lowerLetter"/>
      <w:lvlText w:val="%2."/>
      <w:lvlJc w:val="left"/>
      <w:pPr>
        <w:ind w:left="1440" w:hanging="360"/>
      </w:pPr>
    </w:lvl>
    <w:lvl w:ilvl="2" w:tplc="75745592">
      <w:start w:val="1"/>
      <w:numFmt w:val="lowerRoman"/>
      <w:lvlText w:val="%3."/>
      <w:lvlJc w:val="right"/>
      <w:pPr>
        <w:ind w:left="2160" w:hanging="180"/>
      </w:pPr>
    </w:lvl>
    <w:lvl w:ilvl="3" w:tplc="2B10711C">
      <w:start w:val="1"/>
      <w:numFmt w:val="decimal"/>
      <w:lvlText w:val="%4."/>
      <w:lvlJc w:val="left"/>
      <w:pPr>
        <w:ind w:left="2880" w:hanging="360"/>
      </w:pPr>
    </w:lvl>
    <w:lvl w:ilvl="4" w:tplc="B6F433D2">
      <w:start w:val="1"/>
      <w:numFmt w:val="lowerLetter"/>
      <w:lvlText w:val="%5."/>
      <w:lvlJc w:val="left"/>
      <w:pPr>
        <w:ind w:left="3600" w:hanging="360"/>
      </w:pPr>
    </w:lvl>
    <w:lvl w:ilvl="5" w:tplc="6696004E">
      <w:start w:val="1"/>
      <w:numFmt w:val="lowerRoman"/>
      <w:lvlText w:val="%6."/>
      <w:lvlJc w:val="right"/>
      <w:pPr>
        <w:ind w:left="4320" w:hanging="180"/>
      </w:pPr>
    </w:lvl>
    <w:lvl w:ilvl="6" w:tplc="1006359A">
      <w:start w:val="1"/>
      <w:numFmt w:val="decimal"/>
      <w:lvlText w:val="%7."/>
      <w:lvlJc w:val="left"/>
      <w:pPr>
        <w:ind w:left="5040" w:hanging="360"/>
      </w:pPr>
    </w:lvl>
    <w:lvl w:ilvl="7" w:tplc="9D7C2D62">
      <w:start w:val="1"/>
      <w:numFmt w:val="lowerLetter"/>
      <w:lvlText w:val="%8."/>
      <w:lvlJc w:val="left"/>
      <w:pPr>
        <w:ind w:left="5760" w:hanging="360"/>
      </w:pPr>
    </w:lvl>
    <w:lvl w:ilvl="8" w:tplc="5D2CCA9A">
      <w:start w:val="1"/>
      <w:numFmt w:val="lowerRoman"/>
      <w:lvlText w:val="%9."/>
      <w:lvlJc w:val="right"/>
      <w:pPr>
        <w:ind w:left="6480" w:hanging="180"/>
      </w:pPr>
    </w:lvl>
  </w:abstractNum>
  <w:abstractNum w:abstractNumId="46" w15:restartNumberingAfterBreak="0">
    <w:nsid w:val="5A762969"/>
    <w:multiLevelType w:val="multilevel"/>
    <w:tmpl w:val="A6D8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AAD2198"/>
    <w:multiLevelType w:val="hybridMultilevel"/>
    <w:tmpl w:val="FFFFFFFF"/>
    <w:lvl w:ilvl="0" w:tplc="77961010">
      <w:start w:val="1"/>
      <w:numFmt w:val="bullet"/>
      <w:lvlText w:val=""/>
      <w:lvlJc w:val="left"/>
      <w:pPr>
        <w:ind w:left="720" w:hanging="360"/>
      </w:pPr>
      <w:rPr>
        <w:rFonts w:ascii="Symbol" w:hAnsi="Symbol" w:hint="default"/>
      </w:rPr>
    </w:lvl>
    <w:lvl w:ilvl="1" w:tplc="8522D704">
      <w:start w:val="1"/>
      <w:numFmt w:val="bullet"/>
      <w:lvlText w:val="o"/>
      <w:lvlJc w:val="left"/>
      <w:pPr>
        <w:ind w:left="1440" w:hanging="360"/>
      </w:pPr>
      <w:rPr>
        <w:rFonts w:ascii="Courier New" w:hAnsi="Courier New" w:hint="default"/>
      </w:rPr>
    </w:lvl>
    <w:lvl w:ilvl="2" w:tplc="654C936E">
      <w:start w:val="1"/>
      <w:numFmt w:val="bullet"/>
      <w:lvlText w:val=""/>
      <w:lvlJc w:val="left"/>
      <w:pPr>
        <w:ind w:left="2160" w:hanging="360"/>
      </w:pPr>
      <w:rPr>
        <w:rFonts w:ascii="Wingdings" w:hAnsi="Wingdings" w:hint="default"/>
      </w:rPr>
    </w:lvl>
    <w:lvl w:ilvl="3" w:tplc="81C4A778">
      <w:start w:val="1"/>
      <w:numFmt w:val="bullet"/>
      <w:lvlText w:val=""/>
      <w:lvlJc w:val="left"/>
      <w:pPr>
        <w:ind w:left="2880" w:hanging="360"/>
      </w:pPr>
      <w:rPr>
        <w:rFonts w:ascii="Symbol" w:hAnsi="Symbol" w:hint="default"/>
      </w:rPr>
    </w:lvl>
    <w:lvl w:ilvl="4" w:tplc="3CCA8516">
      <w:start w:val="1"/>
      <w:numFmt w:val="bullet"/>
      <w:lvlText w:val="o"/>
      <w:lvlJc w:val="left"/>
      <w:pPr>
        <w:ind w:left="3600" w:hanging="360"/>
      </w:pPr>
      <w:rPr>
        <w:rFonts w:ascii="Courier New" w:hAnsi="Courier New" w:hint="default"/>
      </w:rPr>
    </w:lvl>
    <w:lvl w:ilvl="5" w:tplc="150CAF6E">
      <w:start w:val="1"/>
      <w:numFmt w:val="bullet"/>
      <w:lvlText w:val=""/>
      <w:lvlJc w:val="left"/>
      <w:pPr>
        <w:ind w:left="4320" w:hanging="360"/>
      </w:pPr>
      <w:rPr>
        <w:rFonts w:ascii="Wingdings" w:hAnsi="Wingdings" w:hint="default"/>
      </w:rPr>
    </w:lvl>
    <w:lvl w:ilvl="6" w:tplc="C10A13E0">
      <w:start w:val="1"/>
      <w:numFmt w:val="bullet"/>
      <w:lvlText w:val=""/>
      <w:lvlJc w:val="left"/>
      <w:pPr>
        <w:ind w:left="5040" w:hanging="360"/>
      </w:pPr>
      <w:rPr>
        <w:rFonts w:ascii="Symbol" w:hAnsi="Symbol" w:hint="default"/>
      </w:rPr>
    </w:lvl>
    <w:lvl w:ilvl="7" w:tplc="BE08B51E">
      <w:start w:val="1"/>
      <w:numFmt w:val="bullet"/>
      <w:lvlText w:val="o"/>
      <w:lvlJc w:val="left"/>
      <w:pPr>
        <w:ind w:left="5760" w:hanging="360"/>
      </w:pPr>
      <w:rPr>
        <w:rFonts w:ascii="Courier New" w:hAnsi="Courier New" w:hint="default"/>
      </w:rPr>
    </w:lvl>
    <w:lvl w:ilvl="8" w:tplc="D25CA5D2">
      <w:start w:val="1"/>
      <w:numFmt w:val="bullet"/>
      <w:lvlText w:val=""/>
      <w:lvlJc w:val="left"/>
      <w:pPr>
        <w:ind w:left="6480" w:hanging="360"/>
      </w:pPr>
      <w:rPr>
        <w:rFonts w:ascii="Wingdings" w:hAnsi="Wingdings" w:hint="default"/>
      </w:rPr>
    </w:lvl>
  </w:abstractNum>
  <w:abstractNum w:abstractNumId="48" w15:restartNumberingAfterBreak="0">
    <w:nsid w:val="5C0C12BE"/>
    <w:multiLevelType w:val="multilevel"/>
    <w:tmpl w:val="907E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375D57"/>
    <w:multiLevelType w:val="hybridMultilevel"/>
    <w:tmpl w:val="365029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 w15:restartNumberingAfterBreak="0">
    <w:nsid w:val="5E384A74"/>
    <w:multiLevelType w:val="multilevel"/>
    <w:tmpl w:val="FF86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E6CDB53"/>
    <w:multiLevelType w:val="hybridMultilevel"/>
    <w:tmpl w:val="345AC186"/>
    <w:lvl w:ilvl="0" w:tplc="A448D9F2">
      <w:start w:val="1"/>
      <w:numFmt w:val="bullet"/>
      <w:lvlText w:val=""/>
      <w:lvlJc w:val="left"/>
      <w:pPr>
        <w:ind w:left="720" w:hanging="360"/>
      </w:pPr>
      <w:rPr>
        <w:rFonts w:ascii="Symbol" w:hAnsi="Symbol" w:hint="default"/>
      </w:rPr>
    </w:lvl>
    <w:lvl w:ilvl="1" w:tplc="AA1A5544">
      <w:start w:val="1"/>
      <w:numFmt w:val="bullet"/>
      <w:lvlText w:val="o"/>
      <w:lvlJc w:val="left"/>
      <w:pPr>
        <w:ind w:left="1440" w:hanging="360"/>
      </w:pPr>
      <w:rPr>
        <w:rFonts w:ascii="Courier New" w:hAnsi="Courier New" w:hint="default"/>
      </w:rPr>
    </w:lvl>
    <w:lvl w:ilvl="2" w:tplc="71460F60">
      <w:start w:val="1"/>
      <w:numFmt w:val="bullet"/>
      <w:lvlText w:val=""/>
      <w:lvlJc w:val="left"/>
      <w:pPr>
        <w:ind w:left="2160" w:hanging="360"/>
      </w:pPr>
      <w:rPr>
        <w:rFonts w:ascii="Wingdings" w:hAnsi="Wingdings" w:hint="default"/>
      </w:rPr>
    </w:lvl>
    <w:lvl w:ilvl="3" w:tplc="2936560A">
      <w:start w:val="1"/>
      <w:numFmt w:val="bullet"/>
      <w:lvlText w:val=""/>
      <w:lvlJc w:val="left"/>
      <w:pPr>
        <w:ind w:left="2880" w:hanging="360"/>
      </w:pPr>
      <w:rPr>
        <w:rFonts w:ascii="Symbol" w:hAnsi="Symbol" w:hint="default"/>
      </w:rPr>
    </w:lvl>
    <w:lvl w:ilvl="4" w:tplc="41E42E40">
      <w:start w:val="1"/>
      <w:numFmt w:val="bullet"/>
      <w:lvlText w:val="o"/>
      <w:lvlJc w:val="left"/>
      <w:pPr>
        <w:ind w:left="3600" w:hanging="360"/>
      </w:pPr>
      <w:rPr>
        <w:rFonts w:ascii="Courier New" w:hAnsi="Courier New" w:hint="default"/>
      </w:rPr>
    </w:lvl>
    <w:lvl w:ilvl="5" w:tplc="99E0D54E">
      <w:start w:val="1"/>
      <w:numFmt w:val="bullet"/>
      <w:lvlText w:val=""/>
      <w:lvlJc w:val="left"/>
      <w:pPr>
        <w:ind w:left="4320" w:hanging="360"/>
      </w:pPr>
      <w:rPr>
        <w:rFonts w:ascii="Wingdings" w:hAnsi="Wingdings" w:hint="default"/>
      </w:rPr>
    </w:lvl>
    <w:lvl w:ilvl="6" w:tplc="A56EDCF8">
      <w:start w:val="1"/>
      <w:numFmt w:val="bullet"/>
      <w:lvlText w:val=""/>
      <w:lvlJc w:val="left"/>
      <w:pPr>
        <w:ind w:left="5040" w:hanging="360"/>
      </w:pPr>
      <w:rPr>
        <w:rFonts w:ascii="Symbol" w:hAnsi="Symbol" w:hint="default"/>
      </w:rPr>
    </w:lvl>
    <w:lvl w:ilvl="7" w:tplc="97CCF66E">
      <w:start w:val="1"/>
      <w:numFmt w:val="bullet"/>
      <w:lvlText w:val="o"/>
      <w:lvlJc w:val="left"/>
      <w:pPr>
        <w:ind w:left="5760" w:hanging="360"/>
      </w:pPr>
      <w:rPr>
        <w:rFonts w:ascii="Courier New" w:hAnsi="Courier New" w:hint="default"/>
      </w:rPr>
    </w:lvl>
    <w:lvl w:ilvl="8" w:tplc="68FAD974">
      <w:start w:val="1"/>
      <w:numFmt w:val="bullet"/>
      <w:lvlText w:val=""/>
      <w:lvlJc w:val="left"/>
      <w:pPr>
        <w:ind w:left="6480" w:hanging="360"/>
      </w:pPr>
      <w:rPr>
        <w:rFonts w:ascii="Wingdings" w:hAnsi="Wingdings" w:hint="default"/>
      </w:rPr>
    </w:lvl>
  </w:abstractNum>
  <w:abstractNum w:abstractNumId="52" w15:restartNumberingAfterBreak="0">
    <w:nsid w:val="62F64058"/>
    <w:multiLevelType w:val="multilevel"/>
    <w:tmpl w:val="3E60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4EE0D18"/>
    <w:multiLevelType w:val="hybridMultilevel"/>
    <w:tmpl w:val="EEC0DD30"/>
    <w:lvl w:ilvl="0" w:tplc="FFBED8DE">
      <w:start w:val="1"/>
      <w:numFmt w:val="decimal"/>
      <w:lvlText w:val="%1."/>
      <w:lvlJc w:val="left"/>
      <w:pPr>
        <w:ind w:left="720" w:hanging="360"/>
      </w:pPr>
    </w:lvl>
    <w:lvl w:ilvl="1" w:tplc="3AFAF83C">
      <w:start w:val="1"/>
      <w:numFmt w:val="lowerLetter"/>
      <w:lvlText w:val="%2."/>
      <w:lvlJc w:val="left"/>
      <w:pPr>
        <w:ind w:left="1440" w:hanging="360"/>
      </w:pPr>
    </w:lvl>
    <w:lvl w:ilvl="2" w:tplc="9864B668">
      <w:start w:val="1"/>
      <w:numFmt w:val="lowerRoman"/>
      <w:lvlText w:val="%3."/>
      <w:lvlJc w:val="right"/>
      <w:pPr>
        <w:ind w:left="2160" w:hanging="180"/>
      </w:pPr>
    </w:lvl>
    <w:lvl w:ilvl="3" w:tplc="4E50B34A">
      <w:start w:val="1"/>
      <w:numFmt w:val="decimal"/>
      <w:lvlText w:val="%4."/>
      <w:lvlJc w:val="left"/>
      <w:pPr>
        <w:ind w:left="2880" w:hanging="360"/>
      </w:pPr>
    </w:lvl>
    <w:lvl w:ilvl="4" w:tplc="A9EEAE18">
      <w:start w:val="1"/>
      <w:numFmt w:val="lowerLetter"/>
      <w:lvlText w:val="%5."/>
      <w:lvlJc w:val="left"/>
      <w:pPr>
        <w:ind w:left="3600" w:hanging="360"/>
      </w:pPr>
    </w:lvl>
    <w:lvl w:ilvl="5" w:tplc="74F6991C">
      <w:start w:val="1"/>
      <w:numFmt w:val="lowerRoman"/>
      <w:lvlText w:val="%6."/>
      <w:lvlJc w:val="right"/>
      <w:pPr>
        <w:ind w:left="4320" w:hanging="180"/>
      </w:pPr>
    </w:lvl>
    <w:lvl w:ilvl="6" w:tplc="52029706">
      <w:start w:val="1"/>
      <w:numFmt w:val="decimal"/>
      <w:lvlText w:val="%7."/>
      <w:lvlJc w:val="left"/>
      <w:pPr>
        <w:ind w:left="5040" w:hanging="360"/>
      </w:pPr>
    </w:lvl>
    <w:lvl w:ilvl="7" w:tplc="514EB7F2">
      <w:start w:val="1"/>
      <w:numFmt w:val="lowerLetter"/>
      <w:lvlText w:val="%8."/>
      <w:lvlJc w:val="left"/>
      <w:pPr>
        <w:ind w:left="5760" w:hanging="360"/>
      </w:pPr>
    </w:lvl>
    <w:lvl w:ilvl="8" w:tplc="34E8046C">
      <w:start w:val="1"/>
      <w:numFmt w:val="lowerRoman"/>
      <w:lvlText w:val="%9."/>
      <w:lvlJc w:val="right"/>
      <w:pPr>
        <w:ind w:left="6480" w:hanging="180"/>
      </w:pPr>
    </w:lvl>
  </w:abstractNum>
  <w:abstractNum w:abstractNumId="54" w15:restartNumberingAfterBreak="0">
    <w:nsid w:val="66522F30"/>
    <w:multiLevelType w:val="multilevel"/>
    <w:tmpl w:val="E176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78D5BFB"/>
    <w:multiLevelType w:val="multilevel"/>
    <w:tmpl w:val="F180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F20DD8"/>
    <w:multiLevelType w:val="multilevel"/>
    <w:tmpl w:val="A5B0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C0A08D2"/>
    <w:multiLevelType w:val="hybridMultilevel"/>
    <w:tmpl w:val="15526A5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8" w15:restartNumberingAfterBreak="0">
    <w:nsid w:val="6D965693"/>
    <w:multiLevelType w:val="multilevel"/>
    <w:tmpl w:val="0DA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F76D2C"/>
    <w:multiLevelType w:val="hybridMultilevel"/>
    <w:tmpl w:val="90D0062A"/>
    <w:lvl w:ilvl="0" w:tplc="F378D5EC">
      <w:start w:val="1"/>
      <w:numFmt w:val="decimal"/>
      <w:lvlText w:val="%1."/>
      <w:lvlJc w:val="left"/>
      <w:pPr>
        <w:ind w:left="720" w:hanging="360"/>
      </w:pPr>
    </w:lvl>
    <w:lvl w:ilvl="1" w:tplc="614400BC">
      <w:start w:val="1"/>
      <w:numFmt w:val="lowerLetter"/>
      <w:lvlText w:val="%2."/>
      <w:lvlJc w:val="left"/>
      <w:pPr>
        <w:ind w:left="1440" w:hanging="360"/>
      </w:pPr>
    </w:lvl>
    <w:lvl w:ilvl="2" w:tplc="AA04F450">
      <w:start w:val="1"/>
      <w:numFmt w:val="lowerRoman"/>
      <w:lvlText w:val="%3."/>
      <w:lvlJc w:val="right"/>
      <w:pPr>
        <w:ind w:left="2160" w:hanging="180"/>
      </w:pPr>
    </w:lvl>
    <w:lvl w:ilvl="3" w:tplc="6290AF50">
      <w:start w:val="1"/>
      <w:numFmt w:val="decimal"/>
      <w:lvlText w:val="%4."/>
      <w:lvlJc w:val="left"/>
      <w:pPr>
        <w:ind w:left="2880" w:hanging="360"/>
      </w:pPr>
    </w:lvl>
    <w:lvl w:ilvl="4" w:tplc="2F262B8C">
      <w:start w:val="1"/>
      <w:numFmt w:val="lowerLetter"/>
      <w:lvlText w:val="%5."/>
      <w:lvlJc w:val="left"/>
      <w:pPr>
        <w:ind w:left="3600" w:hanging="360"/>
      </w:pPr>
    </w:lvl>
    <w:lvl w:ilvl="5" w:tplc="07163946">
      <w:start w:val="1"/>
      <w:numFmt w:val="lowerRoman"/>
      <w:lvlText w:val="%6."/>
      <w:lvlJc w:val="right"/>
      <w:pPr>
        <w:ind w:left="4320" w:hanging="180"/>
      </w:pPr>
    </w:lvl>
    <w:lvl w:ilvl="6" w:tplc="AB58004C">
      <w:start w:val="1"/>
      <w:numFmt w:val="decimal"/>
      <w:lvlText w:val="%7."/>
      <w:lvlJc w:val="left"/>
      <w:pPr>
        <w:ind w:left="5040" w:hanging="360"/>
      </w:pPr>
    </w:lvl>
    <w:lvl w:ilvl="7" w:tplc="D38AD32C">
      <w:start w:val="1"/>
      <w:numFmt w:val="lowerLetter"/>
      <w:lvlText w:val="%8."/>
      <w:lvlJc w:val="left"/>
      <w:pPr>
        <w:ind w:left="5760" w:hanging="360"/>
      </w:pPr>
    </w:lvl>
    <w:lvl w:ilvl="8" w:tplc="EC2865AA">
      <w:start w:val="1"/>
      <w:numFmt w:val="lowerRoman"/>
      <w:lvlText w:val="%9."/>
      <w:lvlJc w:val="right"/>
      <w:pPr>
        <w:ind w:left="6480" w:hanging="180"/>
      </w:pPr>
    </w:lvl>
  </w:abstractNum>
  <w:abstractNum w:abstractNumId="60" w15:restartNumberingAfterBreak="0">
    <w:nsid w:val="71B87022"/>
    <w:multiLevelType w:val="hybridMultilevel"/>
    <w:tmpl w:val="1E7022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1" w15:restartNumberingAfterBreak="0">
    <w:nsid w:val="753E4CDD"/>
    <w:multiLevelType w:val="hybridMultilevel"/>
    <w:tmpl w:val="FFFFFFFF"/>
    <w:lvl w:ilvl="0" w:tplc="CC2A1432">
      <w:start w:val="1"/>
      <w:numFmt w:val="decimal"/>
      <w:lvlText w:val="%1."/>
      <w:lvlJc w:val="left"/>
      <w:pPr>
        <w:ind w:left="720" w:hanging="360"/>
      </w:pPr>
    </w:lvl>
    <w:lvl w:ilvl="1" w:tplc="10F6FBD2">
      <w:start w:val="1"/>
      <w:numFmt w:val="lowerLetter"/>
      <w:lvlText w:val="%2."/>
      <w:lvlJc w:val="left"/>
      <w:pPr>
        <w:ind w:left="1440" w:hanging="360"/>
      </w:pPr>
    </w:lvl>
    <w:lvl w:ilvl="2" w:tplc="5F5493B2">
      <w:start w:val="1"/>
      <w:numFmt w:val="lowerRoman"/>
      <w:lvlText w:val="%3."/>
      <w:lvlJc w:val="right"/>
      <w:pPr>
        <w:ind w:left="2160" w:hanging="180"/>
      </w:pPr>
    </w:lvl>
    <w:lvl w:ilvl="3" w:tplc="761216A6">
      <w:start w:val="1"/>
      <w:numFmt w:val="decimal"/>
      <w:lvlText w:val="%4."/>
      <w:lvlJc w:val="left"/>
      <w:pPr>
        <w:ind w:left="2880" w:hanging="360"/>
      </w:pPr>
    </w:lvl>
    <w:lvl w:ilvl="4" w:tplc="66600E9C">
      <w:start w:val="1"/>
      <w:numFmt w:val="lowerLetter"/>
      <w:lvlText w:val="%5."/>
      <w:lvlJc w:val="left"/>
      <w:pPr>
        <w:ind w:left="3600" w:hanging="360"/>
      </w:pPr>
    </w:lvl>
    <w:lvl w:ilvl="5" w:tplc="C100A5F2">
      <w:start w:val="1"/>
      <w:numFmt w:val="lowerRoman"/>
      <w:lvlText w:val="%6."/>
      <w:lvlJc w:val="right"/>
      <w:pPr>
        <w:ind w:left="4320" w:hanging="180"/>
      </w:pPr>
    </w:lvl>
    <w:lvl w:ilvl="6" w:tplc="B9709EC0">
      <w:start w:val="1"/>
      <w:numFmt w:val="decimal"/>
      <w:lvlText w:val="%7."/>
      <w:lvlJc w:val="left"/>
      <w:pPr>
        <w:ind w:left="5040" w:hanging="360"/>
      </w:pPr>
    </w:lvl>
    <w:lvl w:ilvl="7" w:tplc="C4DCD7AC">
      <w:start w:val="1"/>
      <w:numFmt w:val="lowerLetter"/>
      <w:lvlText w:val="%8."/>
      <w:lvlJc w:val="left"/>
      <w:pPr>
        <w:ind w:left="5760" w:hanging="360"/>
      </w:pPr>
    </w:lvl>
    <w:lvl w:ilvl="8" w:tplc="A1DE56C6">
      <w:start w:val="1"/>
      <w:numFmt w:val="lowerRoman"/>
      <w:lvlText w:val="%9."/>
      <w:lvlJc w:val="right"/>
      <w:pPr>
        <w:ind w:left="6480" w:hanging="180"/>
      </w:pPr>
    </w:lvl>
  </w:abstractNum>
  <w:abstractNum w:abstractNumId="62" w15:restartNumberingAfterBreak="0">
    <w:nsid w:val="76601206"/>
    <w:multiLevelType w:val="multilevel"/>
    <w:tmpl w:val="6A74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8C438F5"/>
    <w:multiLevelType w:val="multilevel"/>
    <w:tmpl w:val="988A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8E360AF"/>
    <w:multiLevelType w:val="multilevel"/>
    <w:tmpl w:val="B5CA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9657838"/>
    <w:multiLevelType w:val="multilevel"/>
    <w:tmpl w:val="A7888346"/>
    <w:lvl w:ilvl="0">
      <w:start w:val="5"/>
      <w:numFmt w:val="decimal"/>
      <w:lvlText w:val="%1"/>
      <w:lvlJc w:val="left"/>
      <w:pPr>
        <w:ind w:left="360" w:hanging="360"/>
      </w:pPr>
      <w:rPr>
        <w:rFonts w:hint="default"/>
      </w:rPr>
    </w:lvl>
    <w:lvl w:ilvl="1">
      <w:start w:val="4"/>
      <w:numFmt w:val="decimal"/>
      <w:lvlText w:val="%1.%2"/>
      <w:lvlJc w:val="left"/>
      <w:pPr>
        <w:ind w:left="1116"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3348" w:hanging="1080"/>
      </w:pPr>
      <w:rPr>
        <w:rFonts w:hint="default"/>
      </w:rPr>
    </w:lvl>
    <w:lvl w:ilvl="4">
      <w:start w:val="1"/>
      <w:numFmt w:val="decimal"/>
      <w:lvlText w:val="%1.%2.%3.%4.%5"/>
      <w:lvlJc w:val="left"/>
      <w:pPr>
        <w:ind w:left="4104" w:hanging="1080"/>
      </w:pPr>
      <w:rPr>
        <w:rFonts w:hint="default"/>
      </w:rPr>
    </w:lvl>
    <w:lvl w:ilvl="5">
      <w:start w:val="1"/>
      <w:numFmt w:val="decimal"/>
      <w:lvlText w:val="%1.%2.%3.%4.%5.%6"/>
      <w:lvlJc w:val="left"/>
      <w:pPr>
        <w:ind w:left="5220" w:hanging="1440"/>
      </w:pPr>
      <w:rPr>
        <w:rFonts w:hint="default"/>
      </w:rPr>
    </w:lvl>
    <w:lvl w:ilvl="6">
      <w:start w:val="1"/>
      <w:numFmt w:val="decimal"/>
      <w:lvlText w:val="%1.%2.%3.%4.%5.%6.%7"/>
      <w:lvlJc w:val="left"/>
      <w:pPr>
        <w:ind w:left="5976" w:hanging="1440"/>
      </w:pPr>
      <w:rPr>
        <w:rFonts w:hint="default"/>
      </w:rPr>
    </w:lvl>
    <w:lvl w:ilvl="7">
      <w:start w:val="1"/>
      <w:numFmt w:val="decimal"/>
      <w:lvlText w:val="%1.%2.%3.%4.%5.%6.%7.%8"/>
      <w:lvlJc w:val="left"/>
      <w:pPr>
        <w:ind w:left="7092" w:hanging="1800"/>
      </w:pPr>
      <w:rPr>
        <w:rFonts w:hint="default"/>
      </w:rPr>
    </w:lvl>
    <w:lvl w:ilvl="8">
      <w:start w:val="1"/>
      <w:numFmt w:val="decimal"/>
      <w:lvlText w:val="%1.%2.%3.%4.%5.%6.%7.%8.%9"/>
      <w:lvlJc w:val="left"/>
      <w:pPr>
        <w:ind w:left="7848" w:hanging="1800"/>
      </w:pPr>
      <w:rPr>
        <w:rFonts w:hint="default"/>
      </w:rPr>
    </w:lvl>
  </w:abstractNum>
  <w:abstractNum w:abstractNumId="66" w15:restartNumberingAfterBreak="0">
    <w:nsid w:val="7A3F6194"/>
    <w:multiLevelType w:val="hybridMultilevel"/>
    <w:tmpl w:val="6C54344A"/>
    <w:lvl w:ilvl="0" w:tplc="53C2AA66">
      <w:start w:val="1"/>
      <w:numFmt w:val="bullet"/>
      <w:lvlText w:val=""/>
      <w:lvlJc w:val="left"/>
      <w:pPr>
        <w:ind w:left="720" w:hanging="360"/>
      </w:pPr>
      <w:rPr>
        <w:rFonts w:ascii="Symbol" w:hAnsi="Symbol" w:hint="default"/>
      </w:rPr>
    </w:lvl>
    <w:lvl w:ilvl="1" w:tplc="7B6A2A14">
      <w:start w:val="1"/>
      <w:numFmt w:val="bullet"/>
      <w:lvlText w:val="o"/>
      <w:lvlJc w:val="left"/>
      <w:pPr>
        <w:ind w:left="1440" w:hanging="360"/>
      </w:pPr>
      <w:rPr>
        <w:rFonts w:ascii="Courier New" w:hAnsi="Courier New" w:hint="default"/>
      </w:rPr>
    </w:lvl>
    <w:lvl w:ilvl="2" w:tplc="8C82FBF6">
      <w:start w:val="1"/>
      <w:numFmt w:val="bullet"/>
      <w:lvlText w:val=""/>
      <w:lvlJc w:val="left"/>
      <w:pPr>
        <w:ind w:left="2160" w:hanging="360"/>
      </w:pPr>
      <w:rPr>
        <w:rFonts w:ascii="Wingdings" w:hAnsi="Wingdings" w:hint="default"/>
      </w:rPr>
    </w:lvl>
    <w:lvl w:ilvl="3" w:tplc="D880230A">
      <w:start w:val="1"/>
      <w:numFmt w:val="bullet"/>
      <w:lvlText w:val=""/>
      <w:lvlJc w:val="left"/>
      <w:pPr>
        <w:ind w:left="2880" w:hanging="360"/>
      </w:pPr>
      <w:rPr>
        <w:rFonts w:ascii="Symbol" w:hAnsi="Symbol" w:hint="default"/>
      </w:rPr>
    </w:lvl>
    <w:lvl w:ilvl="4" w:tplc="77765D30">
      <w:start w:val="1"/>
      <w:numFmt w:val="bullet"/>
      <w:lvlText w:val="o"/>
      <w:lvlJc w:val="left"/>
      <w:pPr>
        <w:ind w:left="3600" w:hanging="360"/>
      </w:pPr>
      <w:rPr>
        <w:rFonts w:ascii="Courier New" w:hAnsi="Courier New" w:hint="default"/>
      </w:rPr>
    </w:lvl>
    <w:lvl w:ilvl="5" w:tplc="78F6083E">
      <w:start w:val="1"/>
      <w:numFmt w:val="bullet"/>
      <w:lvlText w:val=""/>
      <w:lvlJc w:val="left"/>
      <w:pPr>
        <w:ind w:left="4320" w:hanging="360"/>
      </w:pPr>
      <w:rPr>
        <w:rFonts w:ascii="Wingdings" w:hAnsi="Wingdings" w:hint="default"/>
      </w:rPr>
    </w:lvl>
    <w:lvl w:ilvl="6" w:tplc="A5F0646C">
      <w:start w:val="1"/>
      <w:numFmt w:val="bullet"/>
      <w:lvlText w:val=""/>
      <w:lvlJc w:val="left"/>
      <w:pPr>
        <w:ind w:left="5040" w:hanging="360"/>
      </w:pPr>
      <w:rPr>
        <w:rFonts w:ascii="Symbol" w:hAnsi="Symbol" w:hint="default"/>
      </w:rPr>
    </w:lvl>
    <w:lvl w:ilvl="7" w:tplc="D9DA15EA">
      <w:start w:val="1"/>
      <w:numFmt w:val="bullet"/>
      <w:lvlText w:val="o"/>
      <w:lvlJc w:val="left"/>
      <w:pPr>
        <w:ind w:left="5760" w:hanging="360"/>
      </w:pPr>
      <w:rPr>
        <w:rFonts w:ascii="Courier New" w:hAnsi="Courier New" w:hint="default"/>
      </w:rPr>
    </w:lvl>
    <w:lvl w:ilvl="8" w:tplc="17A0AEB0">
      <w:start w:val="1"/>
      <w:numFmt w:val="bullet"/>
      <w:lvlText w:val=""/>
      <w:lvlJc w:val="left"/>
      <w:pPr>
        <w:ind w:left="6480" w:hanging="360"/>
      </w:pPr>
      <w:rPr>
        <w:rFonts w:ascii="Wingdings" w:hAnsi="Wingdings" w:hint="default"/>
      </w:rPr>
    </w:lvl>
  </w:abstractNum>
  <w:abstractNum w:abstractNumId="67" w15:restartNumberingAfterBreak="0">
    <w:nsid w:val="7E366B8B"/>
    <w:multiLevelType w:val="hybridMultilevel"/>
    <w:tmpl w:val="071E5922"/>
    <w:lvl w:ilvl="0" w:tplc="CB66BF98">
      <w:start w:val="1"/>
      <w:numFmt w:val="bullet"/>
      <w:lvlText w:val=""/>
      <w:lvlJc w:val="left"/>
      <w:pPr>
        <w:ind w:left="720" w:hanging="360"/>
      </w:pPr>
      <w:rPr>
        <w:rFonts w:ascii="Symbol" w:hAnsi="Symbol" w:hint="default"/>
      </w:rPr>
    </w:lvl>
    <w:lvl w:ilvl="1" w:tplc="9E9C569E">
      <w:start w:val="1"/>
      <w:numFmt w:val="bullet"/>
      <w:lvlText w:val="o"/>
      <w:lvlJc w:val="left"/>
      <w:pPr>
        <w:ind w:left="1440" w:hanging="360"/>
      </w:pPr>
      <w:rPr>
        <w:rFonts w:ascii="Courier New" w:hAnsi="Courier New" w:hint="default"/>
      </w:rPr>
    </w:lvl>
    <w:lvl w:ilvl="2" w:tplc="765ACAF0">
      <w:start w:val="1"/>
      <w:numFmt w:val="bullet"/>
      <w:lvlText w:val=""/>
      <w:lvlJc w:val="left"/>
      <w:pPr>
        <w:ind w:left="2160" w:hanging="360"/>
      </w:pPr>
      <w:rPr>
        <w:rFonts w:ascii="Wingdings" w:hAnsi="Wingdings" w:hint="default"/>
      </w:rPr>
    </w:lvl>
    <w:lvl w:ilvl="3" w:tplc="D3EED152">
      <w:start w:val="1"/>
      <w:numFmt w:val="bullet"/>
      <w:lvlText w:val=""/>
      <w:lvlJc w:val="left"/>
      <w:pPr>
        <w:ind w:left="2880" w:hanging="360"/>
      </w:pPr>
      <w:rPr>
        <w:rFonts w:ascii="Symbol" w:hAnsi="Symbol" w:hint="default"/>
      </w:rPr>
    </w:lvl>
    <w:lvl w:ilvl="4" w:tplc="F1E43A94">
      <w:start w:val="1"/>
      <w:numFmt w:val="bullet"/>
      <w:lvlText w:val="o"/>
      <w:lvlJc w:val="left"/>
      <w:pPr>
        <w:ind w:left="3600" w:hanging="360"/>
      </w:pPr>
      <w:rPr>
        <w:rFonts w:ascii="Courier New" w:hAnsi="Courier New" w:hint="default"/>
      </w:rPr>
    </w:lvl>
    <w:lvl w:ilvl="5" w:tplc="A936FCFA">
      <w:start w:val="1"/>
      <w:numFmt w:val="bullet"/>
      <w:lvlText w:val=""/>
      <w:lvlJc w:val="left"/>
      <w:pPr>
        <w:ind w:left="4320" w:hanging="360"/>
      </w:pPr>
      <w:rPr>
        <w:rFonts w:ascii="Wingdings" w:hAnsi="Wingdings" w:hint="default"/>
      </w:rPr>
    </w:lvl>
    <w:lvl w:ilvl="6" w:tplc="A83ECD86">
      <w:start w:val="1"/>
      <w:numFmt w:val="bullet"/>
      <w:lvlText w:val=""/>
      <w:lvlJc w:val="left"/>
      <w:pPr>
        <w:ind w:left="5040" w:hanging="360"/>
      </w:pPr>
      <w:rPr>
        <w:rFonts w:ascii="Symbol" w:hAnsi="Symbol" w:hint="default"/>
      </w:rPr>
    </w:lvl>
    <w:lvl w:ilvl="7" w:tplc="0572493C">
      <w:start w:val="1"/>
      <w:numFmt w:val="bullet"/>
      <w:lvlText w:val="o"/>
      <w:lvlJc w:val="left"/>
      <w:pPr>
        <w:ind w:left="5760" w:hanging="360"/>
      </w:pPr>
      <w:rPr>
        <w:rFonts w:ascii="Courier New" w:hAnsi="Courier New" w:hint="default"/>
      </w:rPr>
    </w:lvl>
    <w:lvl w:ilvl="8" w:tplc="181E9CD6">
      <w:start w:val="1"/>
      <w:numFmt w:val="bullet"/>
      <w:lvlText w:val=""/>
      <w:lvlJc w:val="left"/>
      <w:pPr>
        <w:ind w:left="6480" w:hanging="360"/>
      </w:pPr>
      <w:rPr>
        <w:rFonts w:ascii="Wingdings" w:hAnsi="Wingdings" w:hint="default"/>
      </w:rPr>
    </w:lvl>
  </w:abstractNum>
  <w:abstractNum w:abstractNumId="68" w15:restartNumberingAfterBreak="0">
    <w:nsid w:val="7F1F2B2B"/>
    <w:multiLevelType w:val="multilevel"/>
    <w:tmpl w:val="1EFACBE0"/>
    <w:lvl w:ilvl="0">
      <w:start w:val="5"/>
      <w:numFmt w:val="upperRoman"/>
      <w:lvlText w:val="%1."/>
      <w:lvlJc w:val="left"/>
      <w:pPr>
        <w:ind w:left="1080" w:hanging="72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9" w15:restartNumberingAfterBreak="0">
    <w:nsid w:val="7FD858D1"/>
    <w:multiLevelType w:val="hybridMultilevel"/>
    <w:tmpl w:val="35428630"/>
    <w:lvl w:ilvl="0" w:tplc="52364DDE">
      <w:start w:val="1"/>
      <w:numFmt w:val="decimal"/>
      <w:lvlText w:val="%1."/>
      <w:lvlJc w:val="left"/>
      <w:pPr>
        <w:ind w:left="720" w:hanging="360"/>
      </w:pPr>
    </w:lvl>
    <w:lvl w:ilvl="1" w:tplc="958230AE">
      <w:start w:val="1"/>
      <w:numFmt w:val="lowerLetter"/>
      <w:lvlText w:val="%2."/>
      <w:lvlJc w:val="left"/>
      <w:pPr>
        <w:ind w:left="1440" w:hanging="360"/>
      </w:pPr>
    </w:lvl>
    <w:lvl w:ilvl="2" w:tplc="D35C0128">
      <w:start w:val="1"/>
      <w:numFmt w:val="lowerRoman"/>
      <w:lvlText w:val="%3."/>
      <w:lvlJc w:val="right"/>
      <w:pPr>
        <w:ind w:left="2160" w:hanging="180"/>
      </w:pPr>
    </w:lvl>
    <w:lvl w:ilvl="3" w:tplc="C9AE8E02">
      <w:start w:val="1"/>
      <w:numFmt w:val="decimal"/>
      <w:lvlText w:val="%4."/>
      <w:lvlJc w:val="left"/>
      <w:pPr>
        <w:ind w:left="2880" w:hanging="360"/>
      </w:pPr>
    </w:lvl>
    <w:lvl w:ilvl="4" w:tplc="79D6849C">
      <w:start w:val="1"/>
      <w:numFmt w:val="lowerLetter"/>
      <w:lvlText w:val="%5."/>
      <w:lvlJc w:val="left"/>
      <w:pPr>
        <w:ind w:left="3600" w:hanging="360"/>
      </w:pPr>
    </w:lvl>
    <w:lvl w:ilvl="5" w:tplc="EF9E0166">
      <w:start w:val="1"/>
      <w:numFmt w:val="lowerRoman"/>
      <w:lvlText w:val="%6."/>
      <w:lvlJc w:val="right"/>
      <w:pPr>
        <w:ind w:left="4320" w:hanging="180"/>
      </w:pPr>
    </w:lvl>
    <w:lvl w:ilvl="6" w:tplc="04D851DE">
      <w:start w:val="1"/>
      <w:numFmt w:val="decimal"/>
      <w:lvlText w:val="%7."/>
      <w:lvlJc w:val="left"/>
      <w:pPr>
        <w:ind w:left="5040" w:hanging="360"/>
      </w:pPr>
    </w:lvl>
    <w:lvl w:ilvl="7" w:tplc="0C9AD91C">
      <w:start w:val="1"/>
      <w:numFmt w:val="lowerLetter"/>
      <w:lvlText w:val="%8."/>
      <w:lvlJc w:val="left"/>
      <w:pPr>
        <w:ind w:left="5760" w:hanging="360"/>
      </w:pPr>
    </w:lvl>
    <w:lvl w:ilvl="8" w:tplc="A9F6E1F0">
      <w:start w:val="1"/>
      <w:numFmt w:val="lowerRoman"/>
      <w:lvlText w:val="%9."/>
      <w:lvlJc w:val="right"/>
      <w:pPr>
        <w:ind w:left="6480" w:hanging="180"/>
      </w:pPr>
    </w:lvl>
  </w:abstractNum>
  <w:num w:numId="1" w16cid:durableId="408380650">
    <w:abstractNumId w:val="51"/>
  </w:num>
  <w:num w:numId="2" w16cid:durableId="1147354244">
    <w:abstractNumId w:val="19"/>
  </w:num>
  <w:num w:numId="3" w16cid:durableId="2003502676">
    <w:abstractNumId w:val="4"/>
  </w:num>
  <w:num w:numId="4" w16cid:durableId="240220783">
    <w:abstractNumId w:val="10"/>
  </w:num>
  <w:num w:numId="5" w16cid:durableId="1536650699">
    <w:abstractNumId w:val="21"/>
  </w:num>
  <w:num w:numId="6" w16cid:durableId="1820461968">
    <w:abstractNumId w:val="68"/>
  </w:num>
  <w:num w:numId="7" w16cid:durableId="21250392">
    <w:abstractNumId w:val="67"/>
  </w:num>
  <w:num w:numId="8" w16cid:durableId="994796395">
    <w:abstractNumId w:val="28"/>
  </w:num>
  <w:num w:numId="9" w16cid:durableId="1404452665">
    <w:abstractNumId w:val="14"/>
  </w:num>
  <w:num w:numId="10" w16cid:durableId="2125465078">
    <w:abstractNumId w:val="66"/>
  </w:num>
  <w:num w:numId="11" w16cid:durableId="1929078652">
    <w:abstractNumId w:val="13"/>
  </w:num>
  <w:num w:numId="12" w16cid:durableId="750002950">
    <w:abstractNumId w:val="17"/>
  </w:num>
  <w:num w:numId="13" w16cid:durableId="278797835">
    <w:abstractNumId w:val="23"/>
  </w:num>
  <w:num w:numId="14" w16cid:durableId="768892847">
    <w:abstractNumId w:val="42"/>
  </w:num>
  <w:num w:numId="15" w16cid:durableId="2100250023">
    <w:abstractNumId w:val="53"/>
  </w:num>
  <w:num w:numId="16" w16cid:durableId="1883322973">
    <w:abstractNumId w:val="35"/>
  </w:num>
  <w:num w:numId="17" w16cid:durableId="1269921877">
    <w:abstractNumId w:val="45"/>
  </w:num>
  <w:num w:numId="18" w16cid:durableId="414017435">
    <w:abstractNumId w:val="5"/>
  </w:num>
  <w:num w:numId="19" w16cid:durableId="514342818">
    <w:abstractNumId w:val="69"/>
  </w:num>
  <w:num w:numId="20" w16cid:durableId="624391444">
    <w:abstractNumId w:val="27"/>
  </w:num>
  <w:num w:numId="21" w16cid:durableId="25067000">
    <w:abstractNumId w:val="59"/>
  </w:num>
  <w:num w:numId="22" w16cid:durableId="1554196408">
    <w:abstractNumId w:val="24"/>
  </w:num>
  <w:num w:numId="23" w16cid:durableId="815605166">
    <w:abstractNumId w:val="43"/>
  </w:num>
  <w:num w:numId="24" w16cid:durableId="1245459407">
    <w:abstractNumId w:val="60"/>
  </w:num>
  <w:num w:numId="25" w16cid:durableId="202376790">
    <w:abstractNumId w:val="49"/>
  </w:num>
  <w:num w:numId="26" w16cid:durableId="209731623">
    <w:abstractNumId w:val="41"/>
  </w:num>
  <w:num w:numId="27" w16cid:durableId="1419525530">
    <w:abstractNumId w:val="7"/>
  </w:num>
  <w:num w:numId="28" w16cid:durableId="140003849">
    <w:abstractNumId w:val="48"/>
  </w:num>
  <w:num w:numId="29" w16cid:durableId="546795408">
    <w:abstractNumId w:val="58"/>
  </w:num>
  <w:num w:numId="30" w16cid:durableId="122427615">
    <w:abstractNumId w:val="26"/>
  </w:num>
  <w:num w:numId="31" w16cid:durableId="1251085125">
    <w:abstractNumId w:val="55"/>
  </w:num>
  <w:num w:numId="32" w16cid:durableId="1511290537">
    <w:abstractNumId w:val="40"/>
  </w:num>
  <w:num w:numId="33" w16cid:durableId="1737823819">
    <w:abstractNumId w:val="9"/>
  </w:num>
  <w:num w:numId="34" w16cid:durableId="1720520352">
    <w:abstractNumId w:val="2"/>
  </w:num>
  <w:num w:numId="35" w16cid:durableId="2091462686">
    <w:abstractNumId w:val="57"/>
  </w:num>
  <w:num w:numId="36" w16cid:durableId="973408534">
    <w:abstractNumId w:val="44"/>
  </w:num>
  <w:num w:numId="37" w16cid:durableId="1286231739">
    <w:abstractNumId w:val="29"/>
  </w:num>
  <w:num w:numId="38" w16cid:durableId="1615868150">
    <w:abstractNumId w:val="15"/>
  </w:num>
  <w:num w:numId="39" w16cid:durableId="1877813600">
    <w:abstractNumId w:val="18"/>
  </w:num>
  <w:num w:numId="40" w16cid:durableId="1144616239">
    <w:abstractNumId w:val="8"/>
  </w:num>
  <w:num w:numId="41" w16cid:durableId="19816788">
    <w:abstractNumId w:val="65"/>
  </w:num>
  <w:num w:numId="42" w16cid:durableId="169832863">
    <w:abstractNumId w:val="61"/>
  </w:num>
  <w:num w:numId="43" w16cid:durableId="613052744">
    <w:abstractNumId w:val="34"/>
  </w:num>
  <w:num w:numId="44" w16cid:durableId="1241673393">
    <w:abstractNumId w:val="47"/>
  </w:num>
  <w:num w:numId="45" w16cid:durableId="69667944">
    <w:abstractNumId w:val="31"/>
  </w:num>
  <w:num w:numId="46" w16cid:durableId="1531214934">
    <w:abstractNumId w:val="32"/>
  </w:num>
  <w:num w:numId="47" w16cid:durableId="1171720231">
    <w:abstractNumId w:val="20"/>
  </w:num>
  <w:num w:numId="48" w16cid:durableId="1340082785">
    <w:abstractNumId w:val="12"/>
  </w:num>
  <w:num w:numId="49" w16cid:durableId="792018260">
    <w:abstractNumId w:val="3"/>
  </w:num>
  <w:num w:numId="50" w16cid:durableId="1892227575">
    <w:abstractNumId w:val="22"/>
  </w:num>
  <w:num w:numId="51" w16cid:durableId="1958413192">
    <w:abstractNumId w:val="64"/>
  </w:num>
  <w:num w:numId="52" w16cid:durableId="529732692">
    <w:abstractNumId w:val="0"/>
  </w:num>
  <w:num w:numId="53" w16cid:durableId="398091410">
    <w:abstractNumId w:val="36"/>
  </w:num>
  <w:num w:numId="54" w16cid:durableId="850067587">
    <w:abstractNumId w:val="6"/>
  </w:num>
  <w:num w:numId="55" w16cid:durableId="268896283">
    <w:abstractNumId w:val="16"/>
  </w:num>
  <w:num w:numId="56" w16cid:durableId="1350988357">
    <w:abstractNumId w:val="62"/>
  </w:num>
  <w:num w:numId="57" w16cid:durableId="2050690038">
    <w:abstractNumId w:val="38"/>
  </w:num>
  <w:num w:numId="58" w16cid:durableId="113671647">
    <w:abstractNumId w:val="54"/>
  </w:num>
  <w:num w:numId="59" w16cid:durableId="534852984">
    <w:abstractNumId w:val="1"/>
  </w:num>
  <w:num w:numId="60" w16cid:durableId="1370837694">
    <w:abstractNumId w:val="52"/>
  </w:num>
  <w:num w:numId="61" w16cid:durableId="1165318023">
    <w:abstractNumId w:val="30"/>
  </w:num>
  <w:num w:numId="62" w16cid:durableId="1912275820">
    <w:abstractNumId w:val="33"/>
  </w:num>
  <w:num w:numId="63" w16cid:durableId="531764500">
    <w:abstractNumId w:val="56"/>
  </w:num>
  <w:num w:numId="64" w16cid:durableId="722562395">
    <w:abstractNumId w:val="63"/>
  </w:num>
  <w:num w:numId="65" w16cid:durableId="483856670">
    <w:abstractNumId w:val="37"/>
  </w:num>
  <w:num w:numId="66" w16cid:durableId="527645694">
    <w:abstractNumId w:val="25"/>
  </w:num>
  <w:num w:numId="67" w16cid:durableId="146096792">
    <w:abstractNumId w:val="46"/>
  </w:num>
  <w:num w:numId="68" w16cid:durableId="1010260984">
    <w:abstractNumId w:val="50"/>
  </w:num>
  <w:num w:numId="69" w16cid:durableId="1186137195">
    <w:abstractNumId w:val="11"/>
  </w:num>
  <w:num w:numId="70" w16cid:durableId="2041736494">
    <w:abstractNumId w:val="39"/>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Y0tARhC0tDI0tDJR2l4NTi4sz8PJACw1oAHyctNCwAAAA="/>
  </w:docVars>
  <w:rsids>
    <w:rsidRoot w:val="00AB2401"/>
    <w:rsid w:val="00000522"/>
    <w:rsid w:val="00000736"/>
    <w:rsid w:val="00000B8D"/>
    <w:rsid w:val="00000DC9"/>
    <w:rsid w:val="000016AB"/>
    <w:rsid w:val="000018A8"/>
    <w:rsid w:val="0000195D"/>
    <w:rsid w:val="00001BCA"/>
    <w:rsid w:val="00001D19"/>
    <w:rsid w:val="0000244B"/>
    <w:rsid w:val="00002673"/>
    <w:rsid w:val="00002ABE"/>
    <w:rsid w:val="00002D14"/>
    <w:rsid w:val="00002DFC"/>
    <w:rsid w:val="00003AB7"/>
    <w:rsid w:val="00003E39"/>
    <w:rsid w:val="00003F5C"/>
    <w:rsid w:val="000043A3"/>
    <w:rsid w:val="0000486C"/>
    <w:rsid w:val="00005DDF"/>
    <w:rsid w:val="00006157"/>
    <w:rsid w:val="000064BB"/>
    <w:rsid w:val="000064EC"/>
    <w:rsid w:val="00006709"/>
    <w:rsid w:val="0000673D"/>
    <w:rsid w:val="00006F3E"/>
    <w:rsid w:val="0000702D"/>
    <w:rsid w:val="00007709"/>
    <w:rsid w:val="00007CE5"/>
    <w:rsid w:val="00007FFE"/>
    <w:rsid w:val="00010099"/>
    <w:rsid w:val="000103D2"/>
    <w:rsid w:val="000104BF"/>
    <w:rsid w:val="00010589"/>
    <w:rsid w:val="00010689"/>
    <w:rsid w:val="00010980"/>
    <w:rsid w:val="0001107C"/>
    <w:rsid w:val="000110A3"/>
    <w:rsid w:val="0001155A"/>
    <w:rsid w:val="0001184C"/>
    <w:rsid w:val="00011935"/>
    <w:rsid w:val="00011A85"/>
    <w:rsid w:val="00011BB7"/>
    <w:rsid w:val="00011BF7"/>
    <w:rsid w:val="00011E1E"/>
    <w:rsid w:val="0001336A"/>
    <w:rsid w:val="0001343A"/>
    <w:rsid w:val="000136C9"/>
    <w:rsid w:val="0001390C"/>
    <w:rsid w:val="000139C4"/>
    <w:rsid w:val="00013B43"/>
    <w:rsid w:val="000141D1"/>
    <w:rsid w:val="000142E5"/>
    <w:rsid w:val="000147A5"/>
    <w:rsid w:val="0001496B"/>
    <w:rsid w:val="00014D94"/>
    <w:rsid w:val="00015131"/>
    <w:rsid w:val="00015963"/>
    <w:rsid w:val="0001597C"/>
    <w:rsid w:val="0001597F"/>
    <w:rsid w:val="00015AC4"/>
    <w:rsid w:val="00015AE4"/>
    <w:rsid w:val="00015BA4"/>
    <w:rsid w:val="000162B5"/>
    <w:rsid w:val="00016D3A"/>
    <w:rsid w:val="00016E84"/>
    <w:rsid w:val="000174AE"/>
    <w:rsid w:val="0001760F"/>
    <w:rsid w:val="0001769C"/>
    <w:rsid w:val="000179C9"/>
    <w:rsid w:val="0001BA02"/>
    <w:rsid w:val="0002016D"/>
    <w:rsid w:val="0002033C"/>
    <w:rsid w:val="0002087F"/>
    <w:rsid w:val="00020BC1"/>
    <w:rsid w:val="00020F7B"/>
    <w:rsid w:val="000211C0"/>
    <w:rsid w:val="00021699"/>
    <w:rsid w:val="00021762"/>
    <w:rsid w:val="00021835"/>
    <w:rsid w:val="00021ACF"/>
    <w:rsid w:val="000224A8"/>
    <w:rsid w:val="000224C9"/>
    <w:rsid w:val="00022919"/>
    <w:rsid w:val="00022BF9"/>
    <w:rsid w:val="00022C5E"/>
    <w:rsid w:val="00022C8D"/>
    <w:rsid w:val="000234B7"/>
    <w:rsid w:val="00023A31"/>
    <w:rsid w:val="00023E5B"/>
    <w:rsid w:val="00023E8B"/>
    <w:rsid w:val="00024099"/>
    <w:rsid w:val="0002414B"/>
    <w:rsid w:val="00024429"/>
    <w:rsid w:val="00024869"/>
    <w:rsid w:val="00024D4A"/>
    <w:rsid w:val="00024DF7"/>
    <w:rsid w:val="0002562E"/>
    <w:rsid w:val="000257BD"/>
    <w:rsid w:val="000257DF"/>
    <w:rsid w:val="00026005"/>
    <w:rsid w:val="00026091"/>
    <w:rsid w:val="0002678D"/>
    <w:rsid w:val="00027228"/>
    <w:rsid w:val="000277D1"/>
    <w:rsid w:val="000304D6"/>
    <w:rsid w:val="00030745"/>
    <w:rsid w:val="00030774"/>
    <w:rsid w:val="00030B68"/>
    <w:rsid w:val="00030E13"/>
    <w:rsid w:val="0003127E"/>
    <w:rsid w:val="00031410"/>
    <w:rsid w:val="00031577"/>
    <w:rsid w:val="00031AC8"/>
    <w:rsid w:val="00031D94"/>
    <w:rsid w:val="0003237D"/>
    <w:rsid w:val="00032659"/>
    <w:rsid w:val="000329A3"/>
    <w:rsid w:val="00033068"/>
    <w:rsid w:val="00033106"/>
    <w:rsid w:val="00033576"/>
    <w:rsid w:val="00033D9A"/>
    <w:rsid w:val="00033EC3"/>
    <w:rsid w:val="000340BA"/>
    <w:rsid w:val="000340F5"/>
    <w:rsid w:val="00034773"/>
    <w:rsid w:val="00034A77"/>
    <w:rsid w:val="00034BAC"/>
    <w:rsid w:val="00034FCC"/>
    <w:rsid w:val="00035AAA"/>
    <w:rsid w:val="00035D44"/>
    <w:rsid w:val="00035FD0"/>
    <w:rsid w:val="0003622D"/>
    <w:rsid w:val="000369D8"/>
    <w:rsid w:val="00036D27"/>
    <w:rsid w:val="00037E60"/>
    <w:rsid w:val="00037FE5"/>
    <w:rsid w:val="00040517"/>
    <w:rsid w:val="00040519"/>
    <w:rsid w:val="00040F40"/>
    <w:rsid w:val="000413A0"/>
    <w:rsid w:val="000420B4"/>
    <w:rsid w:val="00042BA4"/>
    <w:rsid w:val="00042DA0"/>
    <w:rsid w:val="00042FF2"/>
    <w:rsid w:val="00043825"/>
    <w:rsid w:val="00043885"/>
    <w:rsid w:val="00044118"/>
    <w:rsid w:val="000445A8"/>
    <w:rsid w:val="00044DBF"/>
    <w:rsid w:val="0004550E"/>
    <w:rsid w:val="00045673"/>
    <w:rsid w:val="00045BC5"/>
    <w:rsid w:val="00045C7B"/>
    <w:rsid w:val="000463D1"/>
    <w:rsid w:val="000464B1"/>
    <w:rsid w:val="0004658F"/>
    <w:rsid w:val="00046EED"/>
    <w:rsid w:val="00046FF5"/>
    <w:rsid w:val="000470A8"/>
    <w:rsid w:val="000470DE"/>
    <w:rsid w:val="00047527"/>
    <w:rsid w:val="000477B5"/>
    <w:rsid w:val="0004783A"/>
    <w:rsid w:val="00047CFE"/>
    <w:rsid w:val="0005046D"/>
    <w:rsid w:val="0005081D"/>
    <w:rsid w:val="00050CEA"/>
    <w:rsid w:val="00051DE0"/>
    <w:rsid w:val="000524E1"/>
    <w:rsid w:val="00052558"/>
    <w:rsid w:val="0005280E"/>
    <w:rsid w:val="00052B3B"/>
    <w:rsid w:val="00052C30"/>
    <w:rsid w:val="0005328F"/>
    <w:rsid w:val="00053570"/>
    <w:rsid w:val="000539B6"/>
    <w:rsid w:val="00053CE7"/>
    <w:rsid w:val="00053DE5"/>
    <w:rsid w:val="0005401C"/>
    <w:rsid w:val="00054095"/>
    <w:rsid w:val="000546C9"/>
    <w:rsid w:val="000547ED"/>
    <w:rsid w:val="000548EF"/>
    <w:rsid w:val="00054A52"/>
    <w:rsid w:val="00054B0D"/>
    <w:rsid w:val="00054C9A"/>
    <w:rsid w:val="00054F3C"/>
    <w:rsid w:val="00055268"/>
    <w:rsid w:val="00055401"/>
    <w:rsid w:val="000556FA"/>
    <w:rsid w:val="000557B4"/>
    <w:rsid w:val="00055D50"/>
    <w:rsid w:val="000571EB"/>
    <w:rsid w:val="0005730F"/>
    <w:rsid w:val="0005756C"/>
    <w:rsid w:val="000578F4"/>
    <w:rsid w:val="000601B4"/>
    <w:rsid w:val="000602B6"/>
    <w:rsid w:val="000606C1"/>
    <w:rsid w:val="00060707"/>
    <w:rsid w:val="0006093B"/>
    <w:rsid w:val="00060F55"/>
    <w:rsid w:val="000612C2"/>
    <w:rsid w:val="0006138E"/>
    <w:rsid w:val="00061FAE"/>
    <w:rsid w:val="0006210A"/>
    <w:rsid w:val="000627FF"/>
    <w:rsid w:val="00062A57"/>
    <w:rsid w:val="00062A63"/>
    <w:rsid w:val="00063490"/>
    <w:rsid w:val="00063B01"/>
    <w:rsid w:val="00063EC3"/>
    <w:rsid w:val="0006422C"/>
    <w:rsid w:val="0006499A"/>
    <w:rsid w:val="00064C51"/>
    <w:rsid w:val="00064CD8"/>
    <w:rsid w:val="00064CFB"/>
    <w:rsid w:val="0006504B"/>
    <w:rsid w:val="00065364"/>
    <w:rsid w:val="000653AF"/>
    <w:rsid w:val="00065563"/>
    <w:rsid w:val="0006573D"/>
    <w:rsid w:val="00065862"/>
    <w:rsid w:val="00065E09"/>
    <w:rsid w:val="00065EC7"/>
    <w:rsid w:val="000660E9"/>
    <w:rsid w:val="0006617F"/>
    <w:rsid w:val="0006628C"/>
    <w:rsid w:val="00066679"/>
    <w:rsid w:val="00066C8B"/>
    <w:rsid w:val="00066EE9"/>
    <w:rsid w:val="00067547"/>
    <w:rsid w:val="000676C5"/>
    <w:rsid w:val="000679AC"/>
    <w:rsid w:val="00067B24"/>
    <w:rsid w:val="00067C8F"/>
    <w:rsid w:val="0007009F"/>
    <w:rsid w:val="0007033D"/>
    <w:rsid w:val="000706C6"/>
    <w:rsid w:val="00071209"/>
    <w:rsid w:val="0007212A"/>
    <w:rsid w:val="00072880"/>
    <w:rsid w:val="00072B0A"/>
    <w:rsid w:val="00072B16"/>
    <w:rsid w:val="00072B33"/>
    <w:rsid w:val="00072C70"/>
    <w:rsid w:val="00072D17"/>
    <w:rsid w:val="000736AB"/>
    <w:rsid w:val="000736D9"/>
    <w:rsid w:val="00073FBF"/>
    <w:rsid w:val="000743DC"/>
    <w:rsid w:val="000745A6"/>
    <w:rsid w:val="00074881"/>
    <w:rsid w:val="00074998"/>
    <w:rsid w:val="0007499D"/>
    <w:rsid w:val="00074E5D"/>
    <w:rsid w:val="00075E09"/>
    <w:rsid w:val="0007602B"/>
    <w:rsid w:val="00076337"/>
    <w:rsid w:val="00076423"/>
    <w:rsid w:val="00076AA8"/>
    <w:rsid w:val="00076C43"/>
    <w:rsid w:val="00076FAA"/>
    <w:rsid w:val="00077214"/>
    <w:rsid w:val="00077380"/>
    <w:rsid w:val="0008076C"/>
    <w:rsid w:val="00080C80"/>
    <w:rsid w:val="00080D59"/>
    <w:rsid w:val="00080E64"/>
    <w:rsid w:val="00080EEB"/>
    <w:rsid w:val="00080F32"/>
    <w:rsid w:val="000821B2"/>
    <w:rsid w:val="0008277E"/>
    <w:rsid w:val="00082EB6"/>
    <w:rsid w:val="00082F28"/>
    <w:rsid w:val="00084066"/>
    <w:rsid w:val="0008459B"/>
    <w:rsid w:val="0008476B"/>
    <w:rsid w:val="000851B5"/>
    <w:rsid w:val="000859A7"/>
    <w:rsid w:val="00085A1D"/>
    <w:rsid w:val="00086721"/>
    <w:rsid w:val="00086A95"/>
    <w:rsid w:val="00086AE6"/>
    <w:rsid w:val="00086C32"/>
    <w:rsid w:val="00086D20"/>
    <w:rsid w:val="00086D5B"/>
    <w:rsid w:val="00087B9C"/>
    <w:rsid w:val="00087C4D"/>
    <w:rsid w:val="00087C9F"/>
    <w:rsid w:val="00087CF7"/>
    <w:rsid w:val="00090567"/>
    <w:rsid w:val="00090717"/>
    <w:rsid w:val="00090ABC"/>
    <w:rsid w:val="00090CC3"/>
    <w:rsid w:val="00091058"/>
    <w:rsid w:val="0009111A"/>
    <w:rsid w:val="000912B3"/>
    <w:rsid w:val="000918F1"/>
    <w:rsid w:val="00091B20"/>
    <w:rsid w:val="0009228A"/>
    <w:rsid w:val="0009245A"/>
    <w:rsid w:val="000926AA"/>
    <w:rsid w:val="00092920"/>
    <w:rsid w:val="00092942"/>
    <w:rsid w:val="00092F26"/>
    <w:rsid w:val="00093084"/>
    <w:rsid w:val="000931CB"/>
    <w:rsid w:val="000936B3"/>
    <w:rsid w:val="00093855"/>
    <w:rsid w:val="00093DAB"/>
    <w:rsid w:val="00093EEF"/>
    <w:rsid w:val="0009417A"/>
    <w:rsid w:val="00094495"/>
    <w:rsid w:val="00095110"/>
    <w:rsid w:val="00095842"/>
    <w:rsid w:val="000958B0"/>
    <w:rsid w:val="00095C21"/>
    <w:rsid w:val="00095E75"/>
    <w:rsid w:val="000964CF"/>
    <w:rsid w:val="000967FA"/>
    <w:rsid w:val="000969E8"/>
    <w:rsid w:val="00096A72"/>
    <w:rsid w:val="000973EF"/>
    <w:rsid w:val="0009784E"/>
    <w:rsid w:val="00097896"/>
    <w:rsid w:val="000978C6"/>
    <w:rsid w:val="000A03D6"/>
    <w:rsid w:val="000A069F"/>
    <w:rsid w:val="000A082E"/>
    <w:rsid w:val="000A09C0"/>
    <w:rsid w:val="000A0A6F"/>
    <w:rsid w:val="000A0AD8"/>
    <w:rsid w:val="000A0ED0"/>
    <w:rsid w:val="000A1A3C"/>
    <w:rsid w:val="000A1E1C"/>
    <w:rsid w:val="000A1EB2"/>
    <w:rsid w:val="000A2FC4"/>
    <w:rsid w:val="000A32F9"/>
    <w:rsid w:val="000A34BD"/>
    <w:rsid w:val="000A3B2C"/>
    <w:rsid w:val="000A4316"/>
    <w:rsid w:val="000A460E"/>
    <w:rsid w:val="000A5098"/>
    <w:rsid w:val="000A522C"/>
    <w:rsid w:val="000A532E"/>
    <w:rsid w:val="000A59FE"/>
    <w:rsid w:val="000A5AF6"/>
    <w:rsid w:val="000A615C"/>
    <w:rsid w:val="000A6280"/>
    <w:rsid w:val="000A6BE1"/>
    <w:rsid w:val="000A6F5E"/>
    <w:rsid w:val="000A786E"/>
    <w:rsid w:val="000B0B13"/>
    <w:rsid w:val="000B0CF6"/>
    <w:rsid w:val="000B10B6"/>
    <w:rsid w:val="000B15A7"/>
    <w:rsid w:val="000B1728"/>
    <w:rsid w:val="000B1B84"/>
    <w:rsid w:val="000B1D02"/>
    <w:rsid w:val="000B1D40"/>
    <w:rsid w:val="000B1EBF"/>
    <w:rsid w:val="000B1F14"/>
    <w:rsid w:val="000B205B"/>
    <w:rsid w:val="000B260B"/>
    <w:rsid w:val="000B2C15"/>
    <w:rsid w:val="000B2C1F"/>
    <w:rsid w:val="000B2DF1"/>
    <w:rsid w:val="000B2F56"/>
    <w:rsid w:val="000B3037"/>
    <w:rsid w:val="000B31A6"/>
    <w:rsid w:val="000B3664"/>
    <w:rsid w:val="000B3688"/>
    <w:rsid w:val="000B3FB3"/>
    <w:rsid w:val="000B45DA"/>
    <w:rsid w:val="000B4882"/>
    <w:rsid w:val="000B4F40"/>
    <w:rsid w:val="000B5C93"/>
    <w:rsid w:val="000B5F97"/>
    <w:rsid w:val="000B5FDD"/>
    <w:rsid w:val="000B6080"/>
    <w:rsid w:val="000B6954"/>
    <w:rsid w:val="000B6F9D"/>
    <w:rsid w:val="000B70B8"/>
    <w:rsid w:val="000B7F88"/>
    <w:rsid w:val="000C0340"/>
    <w:rsid w:val="000C0900"/>
    <w:rsid w:val="000C0C98"/>
    <w:rsid w:val="000C0F37"/>
    <w:rsid w:val="000C184F"/>
    <w:rsid w:val="000C252F"/>
    <w:rsid w:val="000C2706"/>
    <w:rsid w:val="000C2B38"/>
    <w:rsid w:val="000C2DE6"/>
    <w:rsid w:val="000C2E47"/>
    <w:rsid w:val="000C2F7B"/>
    <w:rsid w:val="000C332D"/>
    <w:rsid w:val="000C3758"/>
    <w:rsid w:val="000C378E"/>
    <w:rsid w:val="000C3907"/>
    <w:rsid w:val="000C3DD2"/>
    <w:rsid w:val="000C4071"/>
    <w:rsid w:val="000C40D5"/>
    <w:rsid w:val="000C4140"/>
    <w:rsid w:val="000C4321"/>
    <w:rsid w:val="000C4363"/>
    <w:rsid w:val="000C4C2C"/>
    <w:rsid w:val="000C53FB"/>
    <w:rsid w:val="000C5CDB"/>
    <w:rsid w:val="000C5D0E"/>
    <w:rsid w:val="000C5E97"/>
    <w:rsid w:val="000C6382"/>
    <w:rsid w:val="000C6729"/>
    <w:rsid w:val="000C6D6D"/>
    <w:rsid w:val="000C7193"/>
    <w:rsid w:val="000C7AC8"/>
    <w:rsid w:val="000C7B2F"/>
    <w:rsid w:val="000C7BAD"/>
    <w:rsid w:val="000C7E8A"/>
    <w:rsid w:val="000C7F4E"/>
    <w:rsid w:val="000C7FC6"/>
    <w:rsid w:val="000D0075"/>
    <w:rsid w:val="000D07E7"/>
    <w:rsid w:val="000D0A07"/>
    <w:rsid w:val="000D0CBC"/>
    <w:rsid w:val="000D0F6B"/>
    <w:rsid w:val="000D0FAC"/>
    <w:rsid w:val="000D13E9"/>
    <w:rsid w:val="000D159F"/>
    <w:rsid w:val="000D1D0D"/>
    <w:rsid w:val="000D1FA9"/>
    <w:rsid w:val="000D286D"/>
    <w:rsid w:val="000D2898"/>
    <w:rsid w:val="000D3136"/>
    <w:rsid w:val="000D31F8"/>
    <w:rsid w:val="000D3325"/>
    <w:rsid w:val="000D3583"/>
    <w:rsid w:val="000D3BF4"/>
    <w:rsid w:val="000D446F"/>
    <w:rsid w:val="000D4D0F"/>
    <w:rsid w:val="000D4EAF"/>
    <w:rsid w:val="000D52AB"/>
    <w:rsid w:val="000D5542"/>
    <w:rsid w:val="000D57C3"/>
    <w:rsid w:val="000D5D1C"/>
    <w:rsid w:val="000D6206"/>
    <w:rsid w:val="000D6C0F"/>
    <w:rsid w:val="000D6C62"/>
    <w:rsid w:val="000D72A9"/>
    <w:rsid w:val="000D7684"/>
    <w:rsid w:val="000D7701"/>
    <w:rsid w:val="000D7EE1"/>
    <w:rsid w:val="000D7FDA"/>
    <w:rsid w:val="000E09CF"/>
    <w:rsid w:val="000E0BFC"/>
    <w:rsid w:val="000E0D1D"/>
    <w:rsid w:val="000E0F77"/>
    <w:rsid w:val="000E1181"/>
    <w:rsid w:val="000E1394"/>
    <w:rsid w:val="000E1464"/>
    <w:rsid w:val="000E186E"/>
    <w:rsid w:val="000E1C2A"/>
    <w:rsid w:val="000E1C2B"/>
    <w:rsid w:val="000E24E8"/>
    <w:rsid w:val="000E2934"/>
    <w:rsid w:val="000E2A5C"/>
    <w:rsid w:val="000E2EEE"/>
    <w:rsid w:val="000E32AC"/>
    <w:rsid w:val="000E3781"/>
    <w:rsid w:val="000E3794"/>
    <w:rsid w:val="000E38B1"/>
    <w:rsid w:val="000E3B73"/>
    <w:rsid w:val="000E4199"/>
    <w:rsid w:val="000E422B"/>
    <w:rsid w:val="000E4486"/>
    <w:rsid w:val="000E45BE"/>
    <w:rsid w:val="000E5169"/>
    <w:rsid w:val="000E57C0"/>
    <w:rsid w:val="000E5A24"/>
    <w:rsid w:val="000E5B29"/>
    <w:rsid w:val="000E62BD"/>
    <w:rsid w:val="000E66AE"/>
    <w:rsid w:val="000E6D66"/>
    <w:rsid w:val="000E72E2"/>
    <w:rsid w:val="000E79EE"/>
    <w:rsid w:val="000E7A78"/>
    <w:rsid w:val="000E7AB8"/>
    <w:rsid w:val="000E7C7E"/>
    <w:rsid w:val="000E7D1C"/>
    <w:rsid w:val="000F069D"/>
    <w:rsid w:val="000F12AD"/>
    <w:rsid w:val="000F19BB"/>
    <w:rsid w:val="000F1D17"/>
    <w:rsid w:val="000F1E06"/>
    <w:rsid w:val="000F2199"/>
    <w:rsid w:val="000F21B0"/>
    <w:rsid w:val="000F256F"/>
    <w:rsid w:val="000F29DC"/>
    <w:rsid w:val="000F2D29"/>
    <w:rsid w:val="000F30CB"/>
    <w:rsid w:val="000F3216"/>
    <w:rsid w:val="000F3764"/>
    <w:rsid w:val="000F3A0D"/>
    <w:rsid w:val="000F3C57"/>
    <w:rsid w:val="000F3C99"/>
    <w:rsid w:val="000F3D6C"/>
    <w:rsid w:val="000F3DFE"/>
    <w:rsid w:val="000F4743"/>
    <w:rsid w:val="000F489C"/>
    <w:rsid w:val="000F4937"/>
    <w:rsid w:val="000F49B7"/>
    <w:rsid w:val="000F4B82"/>
    <w:rsid w:val="000F5F39"/>
    <w:rsid w:val="000F6888"/>
    <w:rsid w:val="000F6BC4"/>
    <w:rsid w:val="000F6D31"/>
    <w:rsid w:val="000F6E3E"/>
    <w:rsid w:val="000F7150"/>
    <w:rsid w:val="000F7357"/>
    <w:rsid w:val="000F76B3"/>
    <w:rsid w:val="000F7AFF"/>
    <w:rsid w:val="000F7BAB"/>
    <w:rsid w:val="000F7F41"/>
    <w:rsid w:val="001001E9"/>
    <w:rsid w:val="00100205"/>
    <w:rsid w:val="001003FC"/>
    <w:rsid w:val="00100466"/>
    <w:rsid w:val="00100767"/>
    <w:rsid w:val="001008E7"/>
    <w:rsid w:val="00100AC1"/>
    <w:rsid w:val="00100F39"/>
    <w:rsid w:val="0010101B"/>
    <w:rsid w:val="001013F5"/>
    <w:rsid w:val="00101415"/>
    <w:rsid w:val="00101428"/>
    <w:rsid w:val="00101458"/>
    <w:rsid w:val="001015F4"/>
    <w:rsid w:val="0010162B"/>
    <w:rsid w:val="001019EC"/>
    <w:rsid w:val="00101A50"/>
    <w:rsid w:val="00101ED8"/>
    <w:rsid w:val="00101FB7"/>
    <w:rsid w:val="001033AA"/>
    <w:rsid w:val="0010340B"/>
    <w:rsid w:val="00103638"/>
    <w:rsid w:val="0010373A"/>
    <w:rsid w:val="0010380D"/>
    <w:rsid w:val="0010386C"/>
    <w:rsid w:val="00103B63"/>
    <w:rsid w:val="00103F23"/>
    <w:rsid w:val="00103FB6"/>
    <w:rsid w:val="00104AB1"/>
    <w:rsid w:val="00104F51"/>
    <w:rsid w:val="0010533F"/>
    <w:rsid w:val="00105747"/>
    <w:rsid w:val="00105C0F"/>
    <w:rsid w:val="00105F9B"/>
    <w:rsid w:val="00105FA5"/>
    <w:rsid w:val="001063A1"/>
    <w:rsid w:val="00106694"/>
    <w:rsid w:val="001066C0"/>
    <w:rsid w:val="001068B6"/>
    <w:rsid w:val="00107156"/>
    <w:rsid w:val="00107596"/>
    <w:rsid w:val="00110065"/>
    <w:rsid w:val="001103BB"/>
    <w:rsid w:val="0011056F"/>
    <w:rsid w:val="001106BA"/>
    <w:rsid w:val="001108AE"/>
    <w:rsid w:val="00110E77"/>
    <w:rsid w:val="00111275"/>
    <w:rsid w:val="00111918"/>
    <w:rsid w:val="00111FF3"/>
    <w:rsid w:val="00112074"/>
    <w:rsid w:val="00112335"/>
    <w:rsid w:val="001125DA"/>
    <w:rsid w:val="001128B4"/>
    <w:rsid w:val="00112DDB"/>
    <w:rsid w:val="00113573"/>
    <w:rsid w:val="001138F5"/>
    <w:rsid w:val="00113A48"/>
    <w:rsid w:val="00113C05"/>
    <w:rsid w:val="00113C07"/>
    <w:rsid w:val="00113C89"/>
    <w:rsid w:val="00113FB5"/>
    <w:rsid w:val="001146EB"/>
    <w:rsid w:val="00114DF4"/>
    <w:rsid w:val="0011519C"/>
    <w:rsid w:val="00115594"/>
    <w:rsid w:val="00115656"/>
    <w:rsid w:val="0011598E"/>
    <w:rsid w:val="00115BAC"/>
    <w:rsid w:val="001163AB"/>
    <w:rsid w:val="0011660B"/>
    <w:rsid w:val="001166E9"/>
    <w:rsid w:val="00116F7A"/>
    <w:rsid w:val="001175CE"/>
    <w:rsid w:val="001177EC"/>
    <w:rsid w:val="0011780E"/>
    <w:rsid w:val="001178C8"/>
    <w:rsid w:val="00117BAD"/>
    <w:rsid w:val="00117C13"/>
    <w:rsid w:val="0012089F"/>
    <w:rsid w:val="00120F17"/>
    <w:rsid w:val="00121475"/>
    <w:rsid w:val="0012163F"/>
    <w:rsid w:val="00122338"/>
    <w:rsid w:val="0012280E"/>
    <w:rsid w:val="001230F4"/>
    <w:rsid w:val="0012359D"/>
    <w:rsid w:val="001236B4"/>
    <w:rsid w:val="00123A67"/>
    <w:rsid w:val="00123B3D"/>
    <w:rsid w:val="00123EF5"/>
    <w:rsid w:val="00123FC2"/>
    <w:rsid w:val="00124AA7"/>
    <w:rsid w:val="00124C02"/>
    <w:rsid w:val="00124E16"/>
    <w:rsid w:val="00124F46"/>
    <w:rsid w:val="00124FDB"/>
    <w:rsid w:val="00125624"/>
    <w:rsid w:val="001259AF"/>
    <w:rsid w:val="001261EA"/>
    <w:rsid w:val="001263B9"/>
    <w:rsid w:val="00126707"/>
    <w:rsid w:val="001267D5"/>
    <w:rsid w:val="00126F97"/>
    <w:rsid w:val="00127261"/>
    <w:rsid w:val="00127619"/>
    <w:rsid w:val="00127783"/>
    <w:rsid w:val="0012786F"/>
    <w:rsid w:val="00127F9C"/>
    <w:rsid w:val="00130068"/>
    <w:rsid w:val="0013007F"/>
    <w:rsid w:val="0013022A"/>
    <w:rsid w:val="0013035C"/>
    <w:rsid w:val="0013057B"/>
    <w:rsid w:val="0013058F"/>
    <w:rsid w:val="00130705"/>
    <w:rsid w:val="001308CB"/>
    <w:rsid w:val="00130E27"/>
    <w:rsid w:val="00131A0C"/>
    <w:rsid w:val="00131F21"/>
    <w:rsid w:val="00132463"/>
    <w:rsid w:val="00132A16"/>
    <w:rsid w:val="00132DC1"/>
    <w:rsid w:val="00132E77"/>
    <w:rsid w:val="00133039"/>
    <w:rsid w:val="0013303C"/>
    <w:rsid w:val="001331C6"/>
    <w:rsid w:val="0013324E"/>
    <w:rsid w:val="001334D9"/>
    <w:rsid w:val="001336A7"/>
    <w:rsid w:val="001338CC"/>
    <w:rsid w:val="00133A26"/>
    <w:rsid w:val="00133BFA"/>
    <w:rsid w:val="001342C6"/>
    <w:rsid w:val="001344F0"/>
    <w:rsid w:val="00134B17"/>
    <w:rsid w:val="00134BF6"/>
    <w:rsid w:val="00134E33"/>
    <w:rsid w:val="00134F96"/>
    <w:rsid w:val="0013521C"/>
    <w:rsid w:val="001358AE"/>
    <w:rsid w:val="001358CC"/>
    <w:rsid w:val="00135CF0"/>
    <w:rsid w:val="00135E10"/>
    <w:rsid w:val="001365BF"/>
    <w:rsid w:val="001366CE"/>
    <w:rsid w:val="001369EB"/>
    <w:rsid w:val="00136BC6"/>
    <w:rsid w:val="0013761C"/>
    <w:rsid w:val="00137D81"/>
    <w:rsid w:val="00137E2E"/>
    <w:rsid w:val="00140266"/>
    <w:rsid w:val="00140A4F"/>
    <w:rsid w:val="00140D11"/>
    <w:rsid w:val="001410F1"/>
    <w:rsid w:val="0014121C"/>
    <w:rsid w:val="00141741"/>
    <w:rsid w:val="00141C79"/>
    <w:rsid w:val="00142B65"/>
    <w:rsid w:val="00143283"/>
    <w:rsid w:val="0014338F"/>
    <w:rsid w:val="001435B4"/>
    <w:rsid w:val="001439D1"/>
    <w:rsid w:val="00143F07"/>
    <w:rsid w:val="0014541D"/>
    <w:rsid w:val="00145440"/>
    <w:rsid w:val="001454C6"/>
    <w:rsid w:val="0014608C"/>
    <w:rsid w:val="00146E93"/>
    <w:rsid w:val="00147088"/>
    <w:rsid w:val="0014731A"/>
    <w:rsid w:val="00147468"/>
    <w:rsid w:val="00147A65"/>
    <w:rsid w:val="00147D08"/>
    <w:rsid w:val="00147DC3"/>
    <w:rsid w:val="00147EEB"/>
    <w:rsid w:val="00147F8D"/>
    <w:rsid w:val="00149806"/>
    <w:rsid w:val="00150109"/>
    <w:rsid w:val="00150128"/>
    <w:rsid w:val="001502AE"/>
    <w:rsid w:val="00150AFF"/>
    <w:rsid w:val="00150D30"/>
    <w:rsid w:val="0015104C"/>
    <w:rsid w:val="00151C83"/>
    <w:rsid w:val="00151D44"/>
    <w:rsid w:val="00151FA7"/>
    <w:rsid w:val="0015201C"/>
    <w:rsid w:val="00152091"/>
    <w:rsid w:val="001520C0"/>
    <w:rsid w:val="0015263F"/>
    <w:rsid w:val="00152712"/>
    <w:rsid w:val="00153942"/>
    <w:rsid w:val="00153DBA"/>
    <w:rsid w:val="00153DE7"/>
    <w:rsid w:val="0015434E"/>
    <w:rsid w:val="001544BA"/>
    <w:rsid w:val="00154524"/>
    <w:rsid w:val="0015465F"/>
    <w:rsid w:val="00154A74"/>
    <w:rsid w:val="00154A77"/>
    <w:rsid w:val="00154B6F"/>
    <w:rsid w:val="0015508D"/>
    <w:rsid w:val="001551D7"/>
    <w:rsid w:val="00155289"/>
    <w:rsid w:val="001558DC"/>
    <w:rsid w:val="00155901"/>
    <w:rsid w:val="00155BEA"/>
    <w:rsid w:val="00155D85"/>
    <w:rsid w:val="0015626B"/>
    <w:rsid w:val="001564CD"/>
    <w:rsid w:val="001565DA"/>
    <w:rsid w:val="0015661A"/>
    <w:rsid w:val="00156A86"/>
    <w:rsid w:val="00156C44"/>
    <w:rsid w:val="00156EDB"/>
    <w:rsid w:val="00156F79"/>
    <w:rsid w:val="00157103"/>
    <w:rsid w:val="001571EF"/>
    <w:rsid w:val="00157BF5"/>
    <w:rsid w:val="001600CF"/>
    <w:rsid w:val="001600F7"/>
    <w:rsid w:val="001604B6"/>
    <w:rsid w:val="00160506"/>
    <w:rsid w:val="00160655"/>
    <w:rsid w:val="001606B2"/>
    <w:rsid w:val="001608B4"/>
    <w:rsid w:val="00160EF5"/>
    <w:rsid w:val="001612CA"/>
    <w:rsid w:val="00161399"/>
    <w:rsid w:val="0016145A"/>
    <w:rsid w:val="00162159"/>
    <w:rsid w:val="0016264A"/>
    <w:rsid w:val="00162CAC"/>
    <w:rsid w:val="001631FC"/>
    <w:rsid w:val="0016325F"/>
    <w:rsid w:val="00163670"/>
    <w:rsid w:val="00163CA7"/>
    <w:rsid w:val="001641F6"/>
    <w:rsid w:val="00164595"/>
    <w:rsid w:val="0016469C"/>
    <w:rsid w:val="001647AD"/>
    <w:rsid w:val="00165046"/>
    <w:rsid w:val="0016573F"/>
    <w:rsid w:val="00165AE5"/>
    <w:rsid w:val="0016623E"/>
    <w:rsid w:val="00166B0C"/>
    <w:rsid w:val="00166B93"/>
    <w:rsid w:val="00166F00"/>
    <w:rsid w:val="00167371"/>
    <w:rsid w:val="00167B29"/>
    <w:rsid w:val="00167CED"/>
    <w:rsid w:val="00167EFF"/>
    <w:rsid w:val="00170125"/>
    <w:rsid w:val="0017076C"/>
    <w:rsid w:val="001707CD"/>
    <w:rsid w:val="00170E00"/>
    <w:rsid w:val="00170E5E"/>
    <w:rsid w:val="00171304"/>
    <w:rsid w:val="001713E0"/>
    <w:rsid w:val="001715C8"/>
    <w:rsid w:val="001716BD"/>
    <w:rsid w:val="00171DCB"/>
    <w:rsid w:val="00171E3D"/>
    <w:rsid w:val="00171E9A"/>
    <w:rsid w:val="001720D3"/>
    <w:rsid w:val="0017251D"/>
    <w:rsid w:val="00172712"/>
    <w:rsid w:val="001729D2"/>
    <w:rsid w:val="00172FBE"/>
    <w:rsid w:val="001731DD"/>
    <w:rsid w:val="00173549"/>
    <w:rsid w:val="00174217"/>
    <w:rsid w:val="001742EA"/>
    <w:rsid w:val="00174368"/>
    <w:rsid w:val="00174429"/>
    <w:rsid w:val="00174F0D"/>
    <w:rsid w:val="00174FE2"/>
    <w:rsid w:val="00175591"/>
    <w:rsid w:val="00175675"/>
    <w:rsid w:val="00175824"/>
    <w:rsid w:val="00175E42"/>
    <w:rsid w:val="001765E1"/>
    <w:rsid w:val="00176828"/>
    <w:rsid w:val="00176FDE"/>
    <w:rsid w:val="001770AB"/>
    <w:rsid w:val="00177448"/>
    <w:rsid w:val="00177590"/>
    <w:rsid w:val="001775CD"/>
    <w:rsid w:val="00177BCD"/>
    <w:rsid w:val="00177C83"/>
    <w:rsid w:val="00180703"/>
    <w:rsid w:val="00180AE5"/>
    <w:rsid w:val="00181268"/>
    <w:rsid w:val="00181467"/>
    <w:rsid w:val="001819CF"/>
    <w:rsid w:val="00181FE6"/>
    <w:rsid w:val="00181FEF"/>
    <w:rsid w:val="00182349"/>
    <w:rsid w:val="001824F0"/>
    <w:rsid w:val="00182649"/>
    <w:rsid w:val="00182A2E"/>
    <w:rsid w:val="00182E0B"/>
    <w:rsid w:val="00182E2E"/>
    <w:rsid w:val="00182F82"/>
    <w:rsid w:val="00183211"/>
    <w:rsid w:val="00183303"/>
    <w:rsid w:val="00183857"/>
    <w:rsid w:val="00183B4F"/>
    <w:rsid w:val="00183C42"/>
    <w:rsid w:val="00183D7A"/>
    <w:rsid w:val="00183DF3"/>
    <w:rsid w:val="001841A2"/>
    <w:rsid w:val="001842BD"/>
    <w:rsid w:val="001843DB"/>
    <w:rsid w:val="00184400"/>
    <w:rsid w:val="00184695"/>
    <w:rsid w:val="00184EAD"/>
    <w:rsid w:val="00185196"/>
    <w:rsid w:val="001852CC"/>
    <w:rsid w:val="00185992"/>
    <w:rsid w:val="00185DB0"/>
    <w:rsid w:val="00185E1E"/>
    <w:rsid w:val="001860AD"/>
    <w:rsid w:val="00186504"/>
    <w:rsid w:val="001866FA"/>
    <w:rsid w:val="001868F1"/>
    <w:rsid w:val="001870AB"/>
    <w:rsid w:val="00187911"/>
    <w:rsid w:val="00187A2D"/>
    <w:rsid w:val="00187AE0"/>
    <w:rsid w:val="00187D67"/>
    <w:rsid w:val="00187EE5"/>
    <w:rsid w:val="00190535"/>
    <w:rsid w:val="00190577"/>
    <w:rsid w:val="0019062C"/>
    <w:rsid w:val="0019066C"/>
    <w:rsid w:val="0019082A"/>
    <w:rsid w:val="00191413"/>
    <w:rsid w:val="00191539"/>
    <w:rsid w:val="0019175C"/>
    <w:rsid w:val="00191B96"/>
    <w:rsid w:val="00191FAB"/>
    <w:rsid w:val="00192640"/>
    <w:rsid w:val="001926A8"/>
    <w:rsid w:val="00192987"/>
    <w:rsid w:val="001929DD"/>
    <w:rsid w:val="00192ECF"/>
    <w:rsid w:val="0019301C"/>
    <w:rsid w:val="0019327E"/>
    <w:rsid w:val="001933B7"/>
    <w:rsid w:val="00193CA6"/>
    <w:rsid w:val="00193CE7"/>
    <w:rsid w:val="00193D82"/>
    <w:rsid w:val="00193E6C"/>
    <w:rsid w:val="0019434B"/>
    <w:rsid w:val="001943CA"/>
    <w:rsid w:val="00194709"/>
    <w:rsid w:val="00195293"/>
    <w:rsid w:val="001954D5"/>
    <w:rsid w:val="00195517"/>
    <w:rsid w:val="0019556C"/>
    <w:rsid w:val="00195655"/>
    <w:rsid w:val="001956AF"/>
    <w:rsid w:val="00195860"/>
    <w:rsid w:val="00195D12"/>
    <w:rsid w:val="00195DD4"/>
    <w:rsid w:val="00195FEC"/>
    <w:rsid w:val="00196138"/>
    <w:rsid w:val="00196186"/>
    <w:rsid w:val="001962B1"/>
    <w:rsid w:val="00196614"/>
    <w:rsid w:val="0019735D"/>
    <w:rsid w:val="0019746A"/>
    <w:rsid w:val="001974D2"/>
    <w:rsid w:val="00197951"/>
    <w:rsid w:val="00197968"/>
    <w:rsid w:val="00197CA5"/>
    <w:rsid w:val="001A0060"/>
    <w:rsid w:val="001A042E"/>
    <w:rsid w:val="001A07CB"/>
    <w:rsid w:val="001A0804"/>
    <w:rsid w:val="001A094B"/>
    <w:rsid w:val="001A0F6A"/>
    <w:rsid w:val="001A146A"/>
    <w:rsid w:val="001A2DE2"/>
    <w:rsid w:val="001A2E22"/>
    <w:rsid w:val="001A328F"/>
    <w:rsid w:val="001A3698"/>
    <w:rsid w:val="001A3984"/>
    <w:rsid w:val="001A3C87"/>
    <w:rsid w:val="001A417F"/>
    <w:rsid w:val="001A4FB5"/>
    <w:rsid w:val="001A552D"/>
    <w:rsid w:val="001A5656"/>
    <w:rsid w:val="001A5E7D"/>
    <w:rsid w:val="001A607E"/>
    <w:rsid w:val="001A64F8"/>
    <w:rsid w:val="001A699C"/>
    <w:rsid w:val="001A69AF"/>
    <w:rsid w:val="001A6D5B"/>
    <w:rsid w:val="001A6DF4"/>
    <w:rsid w:val="001A70FD"/>
    <w:rsid w:val="001A74B5"/>
    <w:rsid w:val="001A7548"/>
    <w:rsid w:val="001A7ABC"/>
    <w:rsid w:val="001A7D53"/>
    <w:rsid w:val="001A7F2B"/>
    <w:rsid w:val="001B04D2"/>
    <w:rsid w:val="001B0B98"/>
    <w:rsid w:val="001B0DAB"/>
    <w:rsid w:val="001B1127"/>
    <w:rsid w:val="001B1187"/>
    <w:rsid w:val="001B138E"/>
    <w:rsid w:val="001B17ED"/>
    <w:rsid w:val="001B1975"/>
    <w:rsid w:val="001B23C4"/>
    <w:rsid w:val="001B24FB"/>
    <w:rsid w:val="001B2761"/>
    <w:rsid w:val="001B2C18"/>
    <w:rsid w:val="001B31AA"/>
    <w:rsid w:val="001B3257"/>
    <w:rsid w:val="001B3875"/>
    <w:rsid w:val="001B430D"/>
    <w:rsid w:val="001B51A3"/>
    <w:rsid w:val="001B5813"/>
    <w:rsid w:val="001B5AB0"/>
    <w:rsid w:val="001B5B31"/>
    <w:rsid w:val="001B5C91"/>
    <w:rsid w:val="001B616D"/>
    <w:rsid w:val="001B62EB"/>
    <w:rsid w:val="001B6777"/>
    <w:rsid w:val="001B67F1"/>
    <w:rsid w:val="001B691E"/>
    <w:rsid w:val="001B6ABD"/>
    <w:rsid w:val="001B707A"/>
    <w:rsid w:val="001B78B0"/>
    <w:rsid w:val="001B7B72"/>
    <w:rsid w:val="001B7C8E"/>
    <w:rsid w:val="001B7FEE"/>
    <w:rsid w:val="001C0211"/>
    <w:rsid w:val="001C06F1"/>
    <w:rsid w:val="001C1CED"/>
    <w:rsid w:val="001C1E28"/>
    <w:rsid w:val="001C1F6A"/>
    <w:rsid w:val="001C231F"/>
    <w:rsid w:val="001C2678"/>
    <w:rsid w:val="001C26D2"/>
    <w:rsid w:val="001C2750"/>
    <w:rsid w:val="001C27A8"/>
    <w:rsid w:val="001C2868"/>
    <w:rsid w:val="001C2D34"/>
    <w:rsid w:val="001C2E95"/>
    <w:rsid w:val="001C3060"/>
    <w:rsid w:val="001C3143"/>
    <w:rsid w:val="001C3302"/>
    <w:rsid w:val="001C34DD"/>
    <w:rsid w:val="001C360D"/>
    <w:rsid w:val="001C381B"/>
    <w:rsid w:val="001C4B52"/>
    <w:rsid w:val="001C4E9C"/>
    <w:rsid w:val="001C5388"/>
    <w:rsid w:val="001C5B7C"/>
    <w:rsid w:val="001C5F50"/>
    <w:rsid w:val="001C6218"/>
    <w:rsid w:val="001C6412"/>
    <w:rsid w:val="001C6436"/>
    <w:rsid w:val="001C78CE"/>
    <w:rsid w:val="001C7B42"/>
    <w:rsid w:val="001D016F"/>
    <w:rsid w:val="001D024B"/>
    <w:rsid w:val="001D1932"/>
    <w:rsid w:val="001D1945"/>
    <w:rsid w:val="001D1FD2"/>
    <w:rsid w:val="001D201A"/>
    <w:rsid w:val="001D232E"/>
    <w:rsid w:val="001D2C8F"/>
    <w:rsid w:val="001D31BD"/>
    <w:rsid w:val="001D3450"/>
    <w:rsid w:val="001D3A26"/>
    <w:rsid w:val="001D3A42"/>
    <w:rsid w:val="001D3D9E"/>
    <w:rsid w:val="001D4614"/>
    <w:rsid w:val="001D4A92"/>
    <w:rsid w:val="001D5373"/>
    <w:rsid w:val="001D56A8"/>
    <w:rsid w:val="001D65B2"/>
    <w:rsid w:val="001D65EB"/>
    <w:rsid w:val="001D6607"/>
    <w:rsid w:val="001D6AF1"/>
    <w:rsid w:val="001D6B7D"/>
    <w:rsid w:val="001D6E5E"/>
    <w:rsid w:val="001D792F"/>
    <w:rsid w:val="001E013D"/>
    <w:rsid w:val="001E034A"/>
    <w:rsid w:val="001E06F2"/>
    <w:rsid w:val="001E07E2"/>
    <w:rsid w:val="001E0905"/>
    <w:rsid w:val="001E0A6A"/>
    <w:rsid w:val="001E107B"/>
    <w:rsid w:val="001E12C0"/>
    <w:rsid w:val="001E1409"/>
    <w:rsid w:val="001E15B2"/>
    <w:rsid w:val="001E1DCE"/>
    <w:rsid w:val="001E231C"/>
    <w:rsid w:val="001E2B60"/>
    <w:rsid w:val="001E2BB7"/>
    <w:rsid w:val="001E2FDD"/>
    <w:rsid w:val="001E3258"/>
    <w:rsid w:val="001E32F3"/>
    <w:rsid w:val="001E39F8"/>
    <w:rsid w:val="001E41E9"/>
    <w:rsid w:val="001E4564"/>
    <w:rsid w:val="001E47F5"/>
    <w:rsid w:val="001E48D8"/>
    <w:rsid w:val="001E4A3A"/>
    <w:rsid w:val="001E4A89"/>
    <w:rsid w:val="001E4EC1"/>
    <w:rsid w:val="001E522F"/>
    <w:rsid w:val="001E52B2"/>
    <w:rsid w:val="001E5CC4"/>
    <w:rsid w:val="001E5CD0"/>
    <w:rsid w:val="001E6190"/>
    <w:rsid w:val="001E6ACA"/>
    <w:rsid w:val="001E70B9"/>
    <w:rsid w:val="001E713C"/>
    <w:rsid w:val="001E732A"/>
    <w:rsid w:val="001E7457"/>
    <w:rsid w:val="001E7ADF"/>
    <w:rsid w:val="001F0356"/>
    <w:rsid w:val="001F0CF5"/>
    <w:rsid w:val="001F100F"/>
    <w:rsid w:val="001F1018"/>
    <w:rsid w:val="001F15E1"/>
    <w:rsid w:val="001F20CE"/>
    <w:rsid w:val="001F223B"/>
    <w:rsid w:val="001F2B24"/>
    <w:rsid w:val="001F2F99"/>
    <w:rsid w:val="001F36C1"/>
    <w:rsid w:val="001F4570"/>
    <w:rsid w:val="001F4F2F"/>
    <w:rsid w:val="001F52B7"/>
    <w:rsid w:val="001F54EC"/>
    <w:rsid w:val="001F5A6B"/>
    <w:rsid w:val="001F5E38"/>
    <w:rsid w:val="001F5E67"/>
    <w:rsid w:val="001F61FE"/>
    <w:rsid w:val="001F6DE3"/>
    <w:rsid w:val="001F6E96"/>
    <w:rsid w:val="001F6F34"/>
    <w:rsid w:val="001F70C5"/>
    <w:rsid w:val="00201188"/>
    <w:rsid w:val="00201820"/>
    <w:rsid w:val="00201857"/>
    <w:rsid w:val="00201A1F"/>
    <w:rsid w:val="002022D9"/>
    <w:rsid w:val="00202595"/>
    <w:rsid w:val="00202DC9"/>
    <w:rsid w:val="00203315"/>
    <w:rsid w:val="0020348B"/>
    <w:rsid w:val="00203C2C"/>
    <w:rsid w:val="00203DBC"/>
    <w:rsid w:val="00203F8A"/>
    <w:rsid w:val="00204364"/>
    <w:rsid w:val="00204636"/>
    <w:rsid w:val="00204921"/>
    <w:rsid w:val="002049E7"/>
    <w:rsid w:val="00204D4B"/>
    <w:rsid w:val="00204EF6"/>
    <w:rsid w:val="00205542"/>
    <w:rsid w:val="00205674"/>
    <w:rsid w:val="00205885"/>
    <w:rsid w:val="00205B88"/>
    <w:rsid w:val="00205DD5"/>
    <w:rsid w:val="002061A0"/>
    <w:rsid w:val="002063C1"/>
    <w:rsid w:val="002064BE"/>
    <w:rsid w:val="0020677F"/>
    <w:rsid w:val="00206BAE"/>
    <w:rsid w:val="00207348"/>
    <w:rsid w:val="0020772C"/>
    <w:rsid w:val="0021013D"/>
    <w:rsid w:val="002105DA"/>
    <w:rsid w:val="00210809"/>
    <w:rsid w:val="00210B6A"/>
    <w:rsid w:val="00210FCD"/>
    <w:rsid w:val="002116BC"/>
    <w:rsid w:val="002118B9"/>
    <w:rsid w:val="002125C6"/>
    <w:rsid w:val="00212CF1"/>
    <w:rsid w:val="0021354C"/>
    <w:rsid w:val="002136C4"/>
    <w:rsid w:val="0021381F"/>
    <w:rsid w:val="00213E3F"/>
    <w:rsid w:val="00213F44"/>
    <w:rsid w:val="00214308"/>
    <w:rsid w:val="0021431F"/>
    <w:rsid w:val="00215172"/>
    <w:rsid w:val="002152F8"/>
    <w:rsid w:val="002153AC"/>
    <w:rsid w:val="00215458"/>
    <w:rsid w:val="00215872"/>
    <w:rsid w:val="00215F5E"/>
    <w:rsid w:val="00215F90"/>
    <w:rsid w:val="00216175"/>
    <w:rsid w:val="002164EC"/>
    <w:rsid w:val="0021658D"/>
    <w:rsid w:val="00216C54"/>
    <w:rsid w:val="00216EF9"/>
    <w:rsid w:val="00217036"/>
    <w:rsid w:val="0021719E"/>
    <w:rsid w:val="00217276"/>
    <w:rsid w:val="0021783D"/>
    <w:rsid w:val="00220018"/>
    <w:rsid w:val="00220191"/>
    <w:rsid w:val="00220551"/>
    <w:rsid w:val="0022063B"/>
    <w:rsid w:val="00220D93"/>
    <w:rsid w:val="00221022"/>
    <w:rsid w:val="002216B4"/>
    <w:rsid w:val="0022174F"/>
    <w:rsid w:val="00221806"/>
    <w:rsid w:val="002219FC"/>
    <w:rsid w:val="00221A61"/>
    <w:rsid w:val="00221AA5"/>
    <w:rsid w:val="00221F97"/>
    <w:rsid w:val="002223FB"/>
    <w:rsid w:val="0022262F"/>
    <w:rsid w:val="00222CAB"/>
    <w:rsid w:val="00222FC9"/>
    <w:rsid w:val="002237EE"/>
    <w:rsid w:val="00223885"/>
    <w:rsid w:val="002239E4"/>
    <w:rsid w:val="002246EA"/>
    <w:rsid w:val="00224CB6"/>
    <w:rsid w:val="00224D7D"/>
    <w:rsid w:val="00224F0D"/>
    <w:rsid w:val="002250F6"/>
    <w:rsid w:val="00225116"/>
    <w:rsid w:val="002253F0"/>
    <w:rsid w:val="0022544A"/>
    <w:rsid w:val="00225A3A"/>
    <w:rsid w:val="00225C0A"/>
    <w:rsid w:val="00225E32"/>
    <w:rsid w:val="0022631D"/>
    <w:rsid w:val="00226698"/>
    <w:rsid w:val="00226F4E"/>
    <w:rsid w:val="0022703C"/>
    <w:rsid w:val="00227349"/>
    <w:rsid w:val="0022760B"/>
    <w:rsid w:val="00227815"/>
    <w:rsid w:val="002300C9"/>
    <w:rsid w:val="0023040C"/>
    <w:rsid w:val="002305D2"/>
    <w:rsid w:val="002305E2"/>
    <w:rsid w:val="00230899"/>
    <w:rsid w:val="00230E2E"/>
    <w:rsid w:val="00231416"/>
    <w:rsid w:val="00231497"/>
    <w:rsid w:val="00231D5A"/>
    <w:rsid w:val="00231D76"/>
    <w:rsid w:val="0023206E"/>
    <w:rsid w:val="002320E6"/>
    <w:rsid w:val="002323CB"/>
    <w:rsid w:val="002323F0"/>
    <w:rsid w:val="00232A87"/>
    <w:rsid w:val="00232C84"/>
    <w:rsid w:val="00232DB8"/>
    <w:rsid w:val="002331FB"/>
    <w:rsid w:val="00233F29"/>
    <w:rsid w:val="00234394"/>
    <w:rsid w:val="0023474B"/>
    <w:rsid w:val="00234882"/>
    <w:rsid w:val="00234F8D"/>
    <w:rsid w:val="00235085"/>
    <w:rsid w:val="0023518B"/>
    <w:rsid w:val="00235613"/>
    <w:rsid w:val="002357F3"/>
    <w:rsid w:val="0023580E"/>
    <w:rsid w:val="00235D37"/>
    <w:rsid w:val="00235E00"/>
    <w:rsid w:val="00235E0D"/>
    <w:rsid w:val="00235E88"/>
    <w:rsid w:val="00236006"/>
    <w:rsid w:val="00236321"/>
    <w:rsid w:val="002369BE"/>
    <w:rsid w:val="00237102"/>
    <w:rsid w:val="00240341"/>
    <w:rsid w:val="00240D07"/>
    <w:rsid w:val="00241012"/>
    <w:rsid w:val="002411F5"/>
    <w:rsid w:val="002412E5"/>
    <w:rsid w:val="00241980"/>
    <w:rsid w:val="00241F3E"/>
    <w:rsid w:val="002420A0"/>
    <w:rsid w:val="0024222A"/>
    <w:rsid w:val="0024276C"/>
    <w:rsid w:val="002427E1"/>
    <w:rsid w:val="00242969"/>
    <w:rsid w:val="00242A5A"/>
    <w:rsid w:val="002431D5"/>
    <w:rsid w:val="0024323E"/>
    <w:rsid w:val="00243244"/>
    <w:rsid w:val="00243998"/>
    <w:rsid w:val="00243B0C"/>
    <w:rsid w:val="00243CF4"/>
    <w:rsid w:val="002440CE"/>
    <w:rsid w:val="002440DB"/>
    <w:rsid w:val="0024429D"/>
    <w:rsid w:val="00244304"/>
    <w:rsid w:val="00244766"/>
    <w:rsid w:val="00244772"/>
    <w:rsid w:val="002447A3"/>
    <w:rsid w:val="00244815"/>
    <w:rsid w:val="00244D02"/>
    <w:rsid w:val="00244DBE"/>
    <w:rsid w:val="00244EE9"/>
    <w:rsid w:val="00245031"/>
    <w:rsid w:val="00245268"/>
    <w:rsid w:val="002452FD"/>
    <w:rsid w:val="00245459"/>
    <w:rsid w:val="00245E73"/>
    <w:rsid w:val="00245FB6"/>
    <w:rsid w:val="00246332"/>
    <w:rsid w:val="002466C2"/>
    <w:rsid w:val="00246792"/>
    <w:rsid w:val="002467F3"/>
    <w:rsid w:val="0024698E"/>
    <w:rsid w:val="00247210"/>
    <w:rsid w:val="002476AD"/>
    <w:rsid w:val="00247963"/>
    <w:rsid w:val="00247D6C"/>
    <w:rsid w:val="00247D95"/>
    <w:rsid w:val="00247F9F"/>
    <w:rsid w:val="00250297"/>
    <w:rsid w:val="002503EF"/>
    <w:rsid w:val="00251118"/>
    <w:rsid w:val="00251179"/>
    <w:rsid w:val="00251F7F"/>
    <w:rsid w:val="00252B09"/>
    <w:rsid w:val="00253170"/>
    <w:rsid w:val="002538BE"/>
    <w:rsid w:val="00254328"/>
    <w:rsid w:val="00255170"/>
    <w:rsid w:val="0025530B"/>
    <w:rsid w:val="002553F2"/>
    <w:rsid w:val="0025590B"/>
    <w:rsid w:val="00256058"/>
    <w:rsid w:val="00256293"/>
    <w:rsid w:val="002563F7"/>
    <w:rsid w:val="002568FC"/>
    <w:rsid w:val="0025778A"/>
    <w:rsid w:val="00257BD8"/>
    <w:rsid w:val="00257F35"/>
    <w:rsid w:val="00260175"/>
    <w:rsid w:val="0026034F"/>
    <w:rsid w:val="00260659"/>
    <w:rsid w:val="00261268"/>
    <w:rsid w:val="00261295"/>
    <w:rsid w:val="002613E6"/>
    <w:rsid w:val="00261AD2"/>
    <w:rsid w:val="00261E74"/>
    <w:rsid w:val="00263106"/>
    <w:rsid w:val="0026310B"/>
    <w:rsid w:val="00263C95"/>
    <w:rsid w:val="00263CBE"/>
    <w:rsid w:val="00263E97"/>
    <w:rsid w:val="002641AD"/>
    <w:rsid w:val="00264592"/>
    <w:rsid w:val="00264635"/>
    <w:rsid w:val="00264844"/>
    <w:rsid w:val="00264C50"/>
    <w:rsid w:val="002653E6"/>
    <w:rsid w:val="00265BF1"/>
    <w:rsid w:val="00265DC7"/>
    <w:rsid w:val="00265E36"/>
    <w:rsid w:val="00265ED5"/>
    <w:rsid w:val="0026608C"/>
    <w:rsid w:val="002671FD"/>
    <w:rsid w:val="00267689"/>
    <w:rsid w:val="00267B36"/>
    <w:rsid w:val="00267C98"/>
    <w:rsid w:val="00267FE3"/>
    <w:rsid w:val="00270688"/>
    <w:rsid w:val="00270CBB"/>
    <w:rsid w:val="00271503"/>
    <w:rsid w:val="00271580"/>
    <w:rsid w:val="00271721"/>
    <w:rsid w:val="002717CB"/>
    <w:rsid w:val="00271850"/>
    <w:rsid w:val="00271E5F"/>
    <w:rsid w:val="00271F0E"/>
    <w:rsid w:val="00271F81"/>
    <w:rsid w:val="002730D4"/>
    <w:rsid w:val="002737A1"/>
    <w:rsid w:val="00273AFE"/>
    <w:rsid w:val="00273CF9"/>
    <w:rsid w:val="00273DD7"/>
    <w:rsid w:val="002740D6"/>
    <w:rsid w:val="00274396"/>
    <w:rsid w:val="002744B9"/>
    <w:rsid w:val="00274549"/>
    <w:rsid w:val="00274700"/>
    <w:rsid w:val="002747DD"/>
    <w:rsid w:val="00274AD4"/>
    <w:rsid w:val="00274ECB"/>
    <w:rsid w:val="00275045"/>
    <w:rsid w:val="00275339"/>
    <w:rsid w:val="002754E0"/>
    <w:rsid w:val="00275ACF"/>
    <w:rsid w:val="00276687"/>
    <w:rsid w:val="00276943"/>
    <w:rsid w:val="00276AF2"/>
    <w:rsid w:val="00276D25"/>
    <w:rsid w:val="002774A7"/>
    <w:rsid w:val="002774CA"/>
    <w:rsid w:val="00277BD2"/>
    <w:rsid w:val="00277D59"/>
    <w:rsid w:val="00277D6F"/>
    <w:rsid w:val="00280319"/>
    <w:rsid w:val="002804E7"/>
    <w:rsid w:val="002804F1"/>
    <w:rsid w:val="00280535"/>
    <w:rsid w:val="00280982"/>
    <w:rsid w:val="00280A82"/>
    <w:rsid w:val="00280CBB"/>
    <w:rsid w:val="002811FD"/>
    <w:rsid w:val="00281261"/>
    <w:rsid w:val="00281324"/>
    <w:rsid w:val="002819D6"/>
    <w:rsid w:val="002822A7"/>
    <w:rsid w:val="0028266E"/>
    <w:rsid w:val="00282D3A"/>
    <w:rsid w:val="00282FE2"/>
    <w:rsid w:val="00282FE4"/>
    <w:rsid w:val="002831AE"/>
    <w:rsid w:val="0028393D"/>
    <w:rsid w:val="00283942"/>
    <w:rsid w:val="00283C00"/>
    <w:rsid w:val="00283C02"/>
    <w:rsid w:val="00283C70"/>
    <w:rsid w:val="00284140"/>
    <w:rsid w:val="002844F0"/>
    <w:rsid w:val="00284532"/>
    <w:rsid w:val="00284952"/>
    <w:rsid w:val="0028506A"/>
    <w:rsid w:val="0028590B"/>
    <w:rsid w:val="00285AE3"/>
    <w:rsid w:val="00285EDA"/>
    <w:rsid w:val="00285F54"/>
    <w:rsid w:val="002861AC"/>
    <w:rsid w:val="00286A5D"/>
    <w:rsid w:val="00286B4B"/>
    <w:rsid w:val="00287366"/>
    <w:rsid w:val="00287586"/>
    <w:rsid w:val="0028786F"/>
    <w:rsid w:val="00287CF5"/>
    <w:rsid w:val="002900C2"/>
    <w:rsid w:val="00290536"/>
    <w:rsid w:val="00290DA4"/>
    <w:rsid w:val="0029147E"/>
    <w:rsid w:val="00291739"/>
    <w:rsid w:val="002918EB"/>
    <w:rsid w:val="00291BC3"/>
    <w:rsid w:val="00291CBC"/>
    <w:rsid w:val="00292009"/>
    <w:rsid w:val="002923AD"/>
    <w:rsid w:val="00292841"/>
    <w:rsid w:val="00293123"/>
    <w:rsid w:val="0029328F"/>
    <w:rsid w:val="0029364E"/>
    <w:rsid w:val="00293764"/>
    <w:rsid w:val="002937D6"/>
    <w:rsid w:val="00293C48"/>
    <w:rsid w:val="002941FC"/>
    <w:rsid w:val="00294C00"/>
    <w:rsid w:val="00294C21"/>
    <w:rsid w:val="0029514F"/>
    <w:rsid w:val="0029532E"/>
    <w:rsid w:val="00295E28"/>
    <w:rsid w:val="002962F1"/>
    <w:rsid w:val="0029651C"/>
    <w:rsid w:val="00296716"/>
    <w:rsid w:val="00296969"/>
    <w:rsid w:val="00296BFC"/>
    <w:rsid w:val="00296C38"/>
    <w:rsid w:val="0029717F"/>
    <w:rsid w:val="00297A09"/>
    <w:rsid w:val="00297A70"/>
    <w:rsid w:val="00297F92"/>
    <w:rsid w:val="002A00B6"/>
    <w:rsid w:val="002A1282"/>
    <w:rsid w:val="002A13A7"/>
    <w:rsid w:val="002A152B"/>
    <w:rsid w:val="002A17FD"/>
    <w:rsid w:val="002A19B8"/>
    <w:rsid w:val="002A2115"/>
    <w:rsid w:val="002A24DD"/>
    <w:rsid w:val="002A2930"/>
    <w:rsid w:val="002A2AAE"/>
    <w:rsid w:val="002A2BBF"/>
    <w:rsid w:val="002A2CC8"/>
    <w:rsid w:val="002A317D"/>
    <w:rsid w:val="002A3243"/>
    <w:rsid w:val="002A333B"/>
    <w:rsid w:val="002A347C"/>
    <w:rsid w:val="002A3481"/>
    <w:rsid w:val="002A54C1"/>
    <w:rsid w:val="002A56ED"/>
    <w:rsid w:val="002A56F5"/>
    <w:rsid w:val="002A6402"/>
    <w:rsid w:val="002A65BC"/>
    <w:rsid w:val="002A6F1C"/>
    <w:rsid w:val="002A77E8"/>
    <w:rsid w:val="002A7A74"/>
    <w:rsid w:val="002A7E68"/>
    <w:rsid w:val="002B0112"/>
    <w:rsid w:val="002B01F3"/>
    <w:rsid w:val="002B09A6"/>
    <w:rsid w:val="002B0DC8"/>
    <w:rsid w:val="002B12E5"/>
    <w:rsid w:val="002B19A7"/>
    <w:rsid w:val="002B1E6B"/>
    <w:rsid w:val="002B24A4"/>
    <w:rsid w:val="002B294F"/>
    <w:rsid w:val="002B2CC1"/>
    <w:rsid w:val="002B3933"/>
    <w:rsid w:val="002B3F14"/>
    <w:rsid w:val="002B4063"/>
    <w:rsid w:val="002B442A"/>
    <w:rsid w:val="002B47D6"/>
    <w:rsid w:val="002B4826"/>
    <w:rsid w:val="002B4D2B"/>
    <w:rsid w:val="002B533C"/>
    <w:rsid w:val="002B54BA"/>
    <w:rsid w:val="002B5667"/>
    <w:rsid w:val="002B5756"/>
    <w:rsid w:val="002B57D8"/>
    <w:rsid w:val="002B596B"/>
    <w:rsid w:val="002B5D4B"/>
    <w:rsid w:val="002B6070"/>
    <w:rsid w:val="002B6313"/>
    <w:rsid w:val="002B637D"/>
    <w:rsid w:val="002B67DE"/>
    <w:rsid w:val="002B6D0D"/>
    <w:rsid w:val="002B6D8F"/>
    <w:rsid w:val="002B72FC"/>
    <w:rsid w:val="002B74D0"/>
    <w:rsid w:val="002B7542"/>
    <w:rsid w:val="002B7FBE"/>
    <w:rsid w:val="002C08D7"/>
    <w:rsid w:val="002C0CD1"/>
    <w:rsid w:val="002C15D4"/>
    <w:rsid w:val="002C188E"/>
    <w:rsid w:val="002C1B3F"/>
    <w:rsid w:val="002C1E42"/>
    <w:rsid w:val="002C1F92"/>
    <w:rsid w:val="002C2036"/>
    <w:rsid w:val="002C218A"/>
    <w:rsid w:val="002C267F"/>
    <w:rsid w:val="002C28C3"/>
    <w:rsid w:val="002C2D04"/>
    <w:rsid w:val="002C3DDF"/>
    <w:rsid w:val="002C47F5"/>
    <w:rsid w:val="002C4921"/>
    <w:rsid w:val="002C4C42"/>
    <w:rsid w:val="002C506B"/>
    <w:rsid w:val="002C58A5"/>
    <w:rsid w:val="002C6C00"/>
    <w:rsid w:val="002C7224"/>
    <w:rsid w:val="002C72FC"/>
    <w:rsid w:val="002D01A8"/>
    <w:rsid w:val="002D0470"/>
    <w:rsid w:val="002D0827"/>
    <w:rsid w:val="002D0918"/>
    <w:rsid w:val="002D0CC9"/>
    <w:rsid w:val="002D17F1"/>
    <w:rsid w:val="002D1885"/>
    <w:rsid w:val="002D1E3D"/>
    <w:rsid w:val="002D2353"/>
    <w:rsid w:val="002D25AF"/>
    <w:rsid w:val="002D262A"/>
    <w:rsid w:val="002D2EE7"/>
    <w:rsid w:val="002D38AD"/>
    <w:rsid w:val="002D3913"/>
    <w:rsid w:val="002D3A69"/>
    <w:rsid w:val="002D3E67"/>
    <w:rsid w:val="002D407C"/>
    <w:rsid w:val="002D4456"/>
    <w:rsid w:val="002D486F"/>
    <w:rsid w:val="002D4891"/>
    <w:rsid w:val="002D4A7D"/>
    <w:rsid w:val="002D52AC"/>
    <w:rsid w:val="002D56EB"/>
    <w:rsid w:val="002D5943"/>
    <w:rsid w:val="002D5ABB"/>
    <w:rsid w:val="002D5B73"/>
    <w:rsid w:val="002D5F48"/>
    <w:rsid w:val="002D5F9E"/>
    <w:rsid w:val="002D63DE"/>
    <w:rsid w:val="002D6E75"/>
    <w:rsid w:val="002D7AD9"/>
    <w:rsid w:val="002D7BF0"/>
    <w:rsid w:val="002E0269"/>
    <w:rsid w:val="002E0378"/>
    <w:rsid w:val="002E0520"/>
    <w:rsid w:val="002E0A24"/>
    <w:rsid w:val="002E0BF5"/>
    <w:rsid w:val="002E0D73"/>
    <w:rsid w:val="002E1259"/>
    <w:rsid w:val="002E133B"/>
    <w:rsid w:val="002E1B7C"/>
    <w:rsid w:val="002E1D88"/>
    <w:rsid w:val="002E1F46"/>
    <w:rsid w:val="002E2917"/>
    <w:rsid w:val="002E2EE5"/>
    <w:rsid w:val="002E3250"/>
    <w:rsid w:val="002E35C5"/>
    <w:rsid w:val="002E38EF"/>
    <w:rsid w:val="002E4215"/>
    <w:rsid w:val="002E53E2"/>
    <w:rsid w:val="002E619B"/>
    <w:rsid w:val="002E6288"/>
    <w:rsid w:val="002E62D4"/>
    <w:rsid w:val="002E6A0D"/>
    <w:rsid w:val="002E6D39"/>
    <w:rsid w:val="002E6F3E"/>
    <w:rsid w:val="002E71CA"/>
    <w:rsid w:val="002E72EC"/>
    <w:rsid w:val="002E77CD"/>
    <w:rsid w:val="002E7B98"/>
    <w:rsid w:val="002E7C73"/>
    <w:rsid w:val="002F021D"/>
    <w:rsid w:val="002F035B"/>
    <w:rsid w:val="002F052F"/>
    <w:rsid w:val="002F0B64"/>
    <w:rsid w:val="002F0D7F"/>
    <w:rsid w:val="002F12D7"/>
    <w:rsid w:val="002F13D9"/>
    <w:rsid w:val="002F17F8"/>
    <w:rsid w:val="002F1A46"/>
    <w:rsid w:val="002F1CED"/>
    <w:rsid w:val="002F1F1C"/>
    <w:rsid w:val="002F201E"/>
    <w:rsid w:val="002F23E2"/>
    <w:rsid w:val="002F2400"/>
    <w:rsid w:val="002F2A24"/>
    <w:rsid w:val="002F2B3F"/>
    <w:rsid w:val="002F2BF5"/>
    <w:rsid w:val="002F2CB1"/>
    <w:rsid w:val="002F2E0A"/>
    <w:rsid w:val="002F3E5F"/>
    <w:rsid w:val="002F4612"/>
    <w:rsid w:val="002F4C91"/>
    <w:rsid w:val="002F52F1"/>
    <w:rsid w:val="002F5A78"/>
    <w:rsid w:val="002F5FEF"/>
    <w:rsid w:val="002F6321"/>
    <w:rsid w:val="002F68BF"/>
    <w:rsid w:val="002F6B00"/>
    <w:rsid w:val="002F6F50"/>
    <w:rsid w:val="002F701F"/>
    <w:rsid w:val="002F75C9"/>
    <w:rsid w:val="002F7C59"/>
    <w:rsid w:val="002F7D31"/>
    <w:rsid w:val="002F7F06"/>
    <w:rsid w:val="003002A8"/>
    <w:rsid w:val="00300886"/>
    <w:rsid w:val="0030089D"/>
    <w:rsid w:val="00300B65"/>
    <w:rsid w:val="00300E8A"/>
    <w:rsid w:val="00300F1E"/>
    <w:rsid w:val="003014CD"/>
    <w:rsid w:val="003014D1"/>
    <w:rsid w:val="00301985"/>
    <w:rsid w:val="00301D36"/>
    <w:rsid w:val="00301F46"/>
    <w:rsid w:val="00302088"/>
    <w:rsid w:val="00302808"/>
    <w:rsid w:val="003034DE"/>
    <w:rsid w:val="0030350F"/>
    <w:rsid w:val="003035C4"/>
    <w:rsid w:val="003035DE"/>
    <w:rsid w:val="00304779"/>
    <w:rsid w:val="003048FF"/>
    <w:rsid w:val="00304D67"/>
    <w:rsid w:val="00304F9A"/>
    <w:rsid w:val="00305115"/>
    <w:rsid w:val="00305D3C"/>
    <w:rsid w:val="00306082"/>
    <w:rsid w:val="003061A5"/>
    <w:rsid w:val="0030636D"/>
    <w:rsid w:val="00306C89"/>
    <w:rsid w:val="00306CD1"/>
    <w:rsid w:val="00306E0B"/>
    <w:rsid w:val="00306FBC"/>
    <w:rsid w:val="003074D6"/>
    <w:rsid w:val="00307E2D"/>
    <w:rsid w:val="00307F4E"/>
    <w:rsid w:val="003104CA"/>
    <w:rsid w:val="00310557"/>
    <w:rsid w:val="0031059B"/>
    <w:rsid w:val="00310A44"/>
    <w:rsid w:val="00310CEE"/>
    <w:rsid w:val="00310D09"/>
    <w:rsid w:val="003112F9"/>
    <w:rsid w:val="00311C16"/>
    <w:rsid w:val="00311DAA"/>
    <w:rsid w:val="003120E4"/>
    <w:rsid w:val="003124B3"/>
    <w:rsid w:val="00312A64"/>
    <w:rsid w:val="00312A73"/>
    <w:rsid w:val="00313049"/>
    <w:rsid w:val="00313209"/>
    <w:rsid w:val="0031360A"/>
    <w:rsid w:val="00313B97"/>
    <w:rsid w:val="003143B8"/>
    <w:rsid w:val="00314A65"/>
    <w:rsid w:val="00314B79"/>
    <w:rsid w:val="00315004"/>
    <w:rsid w:val="00315122"/>
    <w:rsid w:val="003156FE"/>
    <w:rsid w:val="00315959"/>
    <w:rsid w:val="00315CF6"/>
    <w:rsid w:val="00315EEC"/>
    <w:rsid w:val="00315F2C"/>
    <w:rsid w:val="003164A4"/>
    <w:rsid w:val="003164EA"/>
    <w:rsid w:val="00316D0A"/>
    <w:rsid w:val="00316EB3"/>
    <w:rsid w:val="0031707F"/>
    <w:rsid w:val="003171C8"/>
    <w:rsid w:val="003171ED"/>
    <w:rsid w:val="0031775D"/>
    <w:rsid w:val="00317C68"/>
    <w:rsid w:val="003205AC"/>
    <w:rsid w:val="00320635"/>
    <w:rsid w:val="0032085B"/>
    <w:rsid w:val="003209F2"/>
    <w:rsid w:val="003209F9"/>
    <w:rsid w:val="00320DE6"/>
    <w:rsid w:val="00321350"/>
    <w:rsid w:val="00321500"/>
    <w:rsid w:val="0032161A"/>
    <w:rsid w:val="00321AAA"/>
    <w:rsid w:val="00321B9F"/>
    <w:rsid w:val="00321BDA"/>
    <w:rsid w:val="00322447"/>
    <w:rsid w:val="003224F1"/>
    <w:rsid w:val="0032279B"/>
    <w:rsid w:val="00322BDC"/>
    <w:rsid w:val="00322F7A"/>
    <w:rsid w:val="0032319E"/>
    <w:rsid w:val="0032332D"/>
    <w:rsid w:val="0032372C"/>
    <w:rsid w:val="00323759"/>
    <w:rsid w:val="0032383B"/>
    <w:rsid w:val="00323EB2"/>
    <w:rsid w:val="00323FAB"/>
    <w:rsid w:val="00324113"/>
    <w:rsid w:val="0032433C"/>
    <w:rsid w:val="00324513"/>
    <w:rsid w:val="00324CA3"/>
    <w:rsid w:val="00324D9A"/>
    <w:rsid w:val="00324DB2"/>
    <w:rsid w:val="00324ECA"/>
    <w:rsid w:val="00325057"/>
    <w:rsid w:val="003251BE"/>
    <w:rsid w:val="0032561E"/>
    <w:rsid w:val="00325F67"/>
    <w:rsid w:val="003262E9"/>
    <w:rsid w:val="00327196"/>
    <w:rsid w:val="003272E6"/>
    <w:rsid w:val="00327351"/>
    <w:rsid w:val="00327631"/>
    <w:rsid w:val="00327775"/>
    <w:rsid w:val="003279EC"/>
    <w:rsid w:val="00327C9D"/>
    <w:rsid w:val="00327E83"/>
    <w:rsid w:val="003300FE"/>
    <w:rsid w:val="00330897"/>
    <w:rsid w:val="0033100C"/>
    <w:rsid w:val="00331516"/>
    <w:rsid w:val="0033176D"/>
    <w:rsid w:val="00331CCC"/>
    <w:rsid w:val="003320ED"/>
    <w:rsid w:val="00332259"/>
    <w:rsid w:val="003322EC"/>
    <w:rsid w:val="0033254D"/>
    <w:rsid w:val="00332E92"/>
    <w:rsid w:val="00332FDB"/>
    <w:rsid w:val="00333B90"/>
    <w:rsid w:val="003341E3"/>
    <w:rsid w:val="00334557"/>
    <w:rsid w:val="00334F21"/>
    <w:rsid w:val="003351E9"/>
    <w:rsid w:val="003352CD"/>
    <w:rsid w:val="00335B64"/>
    <w:rsid w:val="00336214"/>
    <w:rsid w:val="00336634"/>
    <w:rsid w:val="00336715"/>
    <w:rsid w:val="00336A29"/>
    <w:rsid w:val="00336AE6"/>
    <w:rsid w:val="00336DFF"/>
    <w:rsid w:val="0033739E"/>
    <w:rsid w:val="00337703"/>
    <w:rsid w:val="0034032E"/>
    <w:rsid w:val="00340A2A"/>
    <w:rsid w:val="00340FFD"/>
    <w:rsid w:val="00341183"/>
    <w:rsid w:val="00341761"/>
    <w:rsid w:val="00341FBA"/>
    <w:rsid w:val="00342354"/>
    <w:rsid w:val="003429A2"/>
    <w:rsid w:val="00342B8A"/>
    <w:rsid w:val="00342CF7"/>
    <w:rsid w:val="0034354D"/>
    <w:rsid w:val="003437A9"/>
    <w:rsid w:val="00343DAE"/>
    <w:rsid w:val="00343E73"/>
    <w:rsid w:val="00343FA9"/>
    <w:rsid w:val="0034401B"/>
    <w:rsid w:val="0034408E"/>
    <w:rsid w:val="00344213"/>
    <w:rsid w:val="003442F1"/>
    <w:rsid w:val="0034479E"/>
    <w:rsid w:val="0034480B"/>
    <w:rsid w:val="0034489C"/>
    <w:rsid w:val="00344DEB"/>
    <w:rsid w:val="00344FCD"/>
    <w:rsid w:val="00345007"/>
    <w:rsid w:val="003451B7"/>
    <w:rsid w:val="003454FF"/>
    <w:rsid w:val="0034644E"/>
    <w:rsid w:val="0034698E"/>
    <w:rsid w:val="00346C76"/>
    <w:rsid w:val="00346E6F"/>
    <w:rsid w:val="003472F9"/>
    <w:rsid w:val="00347539"/>
    <w:rsid w:val="00350184"/>
    <w:rsid w:val="0035029D"/>
    <w:rsid w:val="00350A63"/>
    <w:rsid w:val="00350AEA"/>
    <w:rsid w:val="003518A8"/>
    <w:rsid w:val="0035191A"/>
    <w:rsid w:val="00351BAE"/>
    <w:rsid w:val="00351BF1"/>
    <w:rsid w:val="00351EF5"/>
    <w:rsid w:val="00352330"/>
    <w:rsid w:val="00352586"/>
    <w:rsid w:val="00352725"/>
    <w:rsid w:val="003528D5"/>
    <w:rsid w:val="00352D33"/>
    <w:rsid w:val="003530B6"/>
    <w:rsid w:val="003534C8"/>
    <w:rsid w:val="0035352B"/>
    <w:rsid w:val="00354309"/>
    <w:rsid w:val="00354AF5"/>
    <w:rsid w:val="0035538B"/>
    <w:rsid w:val="00355601"/>
    <w:rsid w:val="00355806"/>
    <w:rsid w:val="0035596C"/>
    <w:rsid w:val="0035603C"/>
    <w:rsid w:val="00356C83"/>
    <w:rsid w:val="00356D5B"/>
    <w:rsid w:val="00357451"/>
    <w:rsid w:val="00360050"/>
    <w:rsid w:val="00360265"/>
    <w:rsid w:val="0036038D"/>
    <w:rsid w:val="00360BDA"/>
    <w:rsid w:val="00360E6D"/>
    <w:rsid w:val="00361512"/>
    <w:rsid w:val="00361A6F"/>
    <w:rsid w:val="00361B60"/>
    <w:rsid w:val="003624A9"/>
    <w:rsid w:val="0036350E"/>
    <w:rsid w:val="00363697"/>
    <w:rsid w:val="003636B9"/>
    <w:rsid w:val="003640C6"/>
    <w:rsid w:val="00364274"/>
    <w:rsid w:val="00364314"/>
    <w:rsid w:val="00364FE4"/>
    <w:rsid w:val="00365076"/>
    <w:rsid w:val="003650B8"/>
    <w:rsid w:val="0036518C"/>
    <w:rsid w:val="00365553"/>
    <w:rsid w:val="00365A56"/>
    <w:rsid w:val="00365C97"/>
    <w:rsid w:val="00365D25"/>
    <w:rsid w:val="00365DCB"/>
    <w:rsid w:val="00366123"/>
    <w:rsid w:val="003661BF"/>
    <w:rsid w:val="003667A2"/>
    <w:rsid w:val="00366875"/>
    <w:rsid w:val="0036705E"/>
    <w:rsid w:val="0036764D"/>
    <w:rsid w:val="0036777D"/>
    <w:rsid w:val="00367AA1"/>
    <w:rsid w:val="003703F9"/>
    <w:rsid w:val="0037056D"/>
    <w:rsid w:val="0037060B"/>
    <w:rsid w:val="00370836"/>
    <w:rsid w:val="00370C5C"/>
    <w:rsid w:val="0037141D"/>
    <w:rsid w:val="0037147B"/>
    <w:rsid w:val="00371EB5"/>
    <w:rsid w:val="00372059"/>
    <w:rsid w:val="00372348"/>
    <w:rsid w:val="003732E7"/>
    <w:rsid w:val="00373E1F"/>
    <w:rsid w:val="003741CE"/>
    <w:rsid w:val="003742D9"/>
    <w:rsid w:val="00374858"/>
    <w:rsid w:val="00374E33"/>
    <w:rsid w:val="003750D9"/>
    <w:rsid w:val="003754F8"/>
    <w:rsid w:val="003755B5"/>
    <w:rsid w:val="00375DEE"/>
    <w:rsid w:val="003760CB"/>
    <w:rsid w:val="00376156"/>
    <w:rsid w:val="0037619C"/>
    <w:rsid w:val="003765DF"/>
    <w:rsid w:val="00376655"/>
    <w:rsid w:val="00376740"/>
    <w:rsid w:val="00376763"/>
    <w:rsid w:val="00376CFF"/>
    <w:rsid w:val="00376DC6"/>
    <w:rsid w:val="00376F77"/>
    <w:rsid w:val="00377099"/>
    <w:rsid w:val="003776DD"/>
    <w:rsid w:val="00380019"/>
    <w:rsid w:val="0038071B"/>
    <w:rsid w:val="00380A54"/>
    <w:rsid w:val="003813C2"/>
    <w:rsid w:val="003817FF"/>
    <w:rsid w:val="00381B63"/>
    <w:rsid w:val="00381C37"/>
    <w:rsid w:val="00381D57"/>
    <w:rsid w:val="003820C7"/>
    <w:rsid w:val="0038244A"/>
    <w:rsid w:val="0038245E"/>
    <w:rsid w:val="00382693"/>
    <w:rsid w:val="00382A73"/>
    <w:rsid w:val="00382D11"/>
    <w:rsid w:val="003830B7"/>
    <w:rsid w:val="00383782"/>
    <w:rsid w:val="0038402D"/>
    <w:rsid w:val="003842E1"/>
    <w:rsid w:val="00384708"/>
    <w:rsid w:val="00384A35"/>
    <w:rsid w:val="00384D7E"/>
    <w:rsid w:val="00384F0A"/>
    <w:rsid w:val="003850A9"/>
    <w:rsid w:val="003853D0"/>
    <w:rsid w:val="0038626E"/>
    <w:rsid w:val="00386766"/>
    <w:rsid w:val="00386A03"/>
    <w:rsid w:val="00386A0A"/>
    <w:rsid w:val="00386A97"/>
    <w:rsid w:val="00386BF8"/>
    <w:rsid w:val="00386DA0"/>
    <w:rsid w:val="003870A4"/>
    <w:rsid w:val="003872A1"/>
    <w:rsid w:val="003874C1"/>
    <w:rsid w:val="003877A8"/>
    <w:rsid w:val="00387943"/>
    <w:rsid w:val="00387A49"/>
    <w:rsid w:val="00387F3F"/>
    <w:rsid w:val="00390529"/>
    <w:rsid w:val="003907E5"/>
    <w:rsid w:val="00390B24"/>
    <w:rsid w:val="00390B41"/>
    <w:rsid w:val="00390BE9"/>
    <w:rsid w:val="00391177"/>
    <w:rsid w:val="00391917"/>
    <w:rsid w:val="00391BDA"/>
    <w:rsid w:val="00392047"/>
    <w:rsid w:val="00392D17"/>
    <w:rsid w:val="0039301E"/>
    <w:rsid w:val="003932E1"/>
    <w:rsid w:val="003933FA"/>
    <w:rsid w:val="00393799"/>
    <w:rsid w:val="0039395A"/>
    <w:rsid w:val="00393C41"/>
    <w:rsid w:val="00394146"/>
    <w:rsid w:val="00394858"/>
    <w:rsid w:val="00394E83"/>
    <w:rsid w:val="00394EFB"/>
    <w:rsid w:val="0039507B"/>
    <w:rsid w:val="00395409"/>
    <w:rsid w:val="0039573B"/>
    <w:rsid w:val="00395A19"/>
    <w:rsid w:val="00395AD4"/>
    <w:rsid w:val="00396280"/>
    <w:rsid w:val="003963F8"/>
    <w:rsid w:val="00396519"/>
    <w:rsid w:val="0039655C"/>
    <w:rsid w:val="00396E8E"/>
    <w:rsid w:val="0039729E"/>
    <w:rsid w:val="00397407"/>
    <w:rsid w:val="00397753"/>
    <w:rsid w:val="00397B77"/>
    <w:rsid w:val="00397D89"/>
    <w:rsid w:val="003A0261"/>
    <w:rsid w:val="003A02AD"/>
    <w:rsid w:val="003A035B"/>
    <w:rsid w:val="003A074D"/>
    <w:rsid w:val="003A09F8"/>
    <w:rsid w:val="003A0B36"/>
    <w:rsid w:val="003A143B"/>
    <w:rsid w:val="003A1DE2"/>
    <w:rsid w:val="003A1EC4"/>
    <w:rsid w:val="003A23AB"/>
    <w:rsid w:val="003A25C5"/>
    <w:rsid w:val="003A2A97"/>
    <w:rsid w:val="003A2CB4"/>
    <w:rsid w:val="003A34A1"/>
    <w:rsid w:val="003A37E5"/>
    <w:rsid w:val="003A3ADF"/>
    <w:rsid w:val="003A3F09"/>
    <w:rsid w:val="003A4414"/>
    <w:rsid w:val="003A4D47"/>
    <w:rsid w:val="003A5162"/>
    <w:rsid w:val="003A559E"/>
    <w:rsid w:val="003A5620"/>
    <w:rsid w:val="003A591E"/>
    <w:rsid w:val="003A5AA1"/>
    <w:rsid w:val="003A5DD5"/>
    <w:rsid w:val="003A5E58"/>
    <w:rsid w:val="003A5E8F"/>
    <w:rsid w:val="003A6819"/>
    <w:rsid w:val="003A6D06"/>
    <w:rsid w:val="003A70CF"/>
    <w:rsid w:val="003A7324"/>
    <w:rsid w:val="003A73C3"/>
    <w:rsid w:val="003A747E"/>
    <w:rsid w:val="003A766D"/>
    <w:rsid w:val="003A7793"/>
    <w:rsid w:val="003A795C"/>
    <w:rsid w:val="003A7A2F"/>
    <w:rsid w:val="003A7A8A"/>
    <w:rsid w:val="003A7BC7"/>
    <w:rsid w:val="003A7F52"/>
    <w:rsid w:val="003B0657"/>
    <w:rsid w:val="003B0753"/>
    <w:rsid w:val="003B0EEF"/>
    <w:rsid w:val="003B10DC"/>
    <w:rsid w:val="003B12EA"/>
    <w:rsid w:val="003B1741"/>
    <w:rsid w:val="003B17A6"/>
    <w:rsid w:val="003B1C4C"/>
    <w:rsid w:val="003B1DE8"/>
    <w:rsid w:val="003B219D"/>
    <w:rsid w:val="003B27D1"/>
    <w:rsid w:val="003B31B8"/>
    <w:rsid w:val="003B345B"/>
    <w:rsid w:val="003B3953"/>
    <w:rsid w:val="003B3A08"/>
    <w:rsid w:val="003B43DC"/>
    <w:rsid w:val="003B4445"/>
    <w:rsid w:val="003B4483"/>
    <w:rsid w:val="003B4576"/>
    <w:rsid w:val="003B45B0"/>
    <w:rsid w:val="003B4B77"/>
    <w:rsid w:val="003B5272"/>
    <w:rsid w:val="003B5424"/>
    <w:rsid w:val="003B58A3"/>
    <w:rsid w:val="003B5C58"/>
    <w:rsid w:val="003B654B"/>
    <w:rsid w:val="003B6EB1"/>
    <w:rsid w:val="003B73B4"/>
    <w:rsid w:val="003B770B"/>
    <w:rsid w:val="003B7736"/>
    <w:rsid w:val="003B7765"/>
    <w:rsid w:val="003B77D9"/>
    <w:rsid w:val="003B7972"/>
    <w:rsid w:val="003B7A41"/>
    <w:rsid w:val="003B7ADB"/>
    <w:rsid w:val="003C00E7"/>
    <w:rsid w:val="003C0295"/>
    <w:rsid w:val="003C0495"/>
    <w:rsid w:val="003C06FE"/>
    <w:rsid w:val="003C0CE9"/>
    <w:rsid w:val="003C1496"/>
    <w:rsid w:val="003C19C7"/>
    <w:rsid w:val="003C2655"/>
    <w:rsid w:val="003C2B1D"/>
    <w:rsid w:val="003C333F"/>
    <w:rsid w:val="003C3474"/>
    <w:rsid w:val="003C3628"/>
    <w:rsid w:val="003C36AE"/>
    <w:rsid w:val="003C3929"/>
    <w:rsid w:val="003C3DBA"/>
    <w:rsid w:val="003C3FE9"/>
    <w:rsid w:val="003C40B8"/>
    <w:rsid w:val="003C4556"/>
    <w:rsid w:val="003C4F5B"/>
    <w:rsid w:val="003C53EE"/>
    <w:rsid w:val="003C5473"/>
    <w:rsid w:val="003C5FB4"/>
    <w:rsid w:val="003C5FC1"/>
    <w:rsid w:val="003C5FEF"/>
    <w:rsid w:val="003C620A"/>
    <w:rsid w:val="003C638A"/>
    <w:rsid w:val="003C639F"/>
    <w:rsid w:val="003C6F04"/>
    <w:rsid w:val="003C6FE7"/>
    <w:rsid w:val="003C7035"/>
    <w:rsid w:val="003C72A2"/>
    <w:rsid w:val="003C74E3"/>
    <w:rsid w:val="003C78DE"/>
    <w:rsid w:val="003C7C0F"/>
    <w:rsid w:val="003C7C44"/>
    <w:rsid w:val="003C7C98"/>
    <w:rsid w:val="003D031E"/>
    <w:rsid w:val="003D0990"/>
    <w:rsid w:val="003D0A9B"/>
    <w:rsid w:val="003D1099"/>
    <w:rsid w:val="003D1D0F"/>
    <w:rsid w:val="003D1D4C"/>
    <w:rsid w:val="003D1F64"/>
    <w:rsid w:val="003D2091"/>
    <w:rsid w:val="003D26A1"/>
    <w:rsid w:val="003D314B"/>
    <w:rsid w:val="003D354B"/>
    <w:rsid w:val="003D38F1"/>
    <w:rsid w:val="003D3A1E"/>
    <w:rsid w:val="003D3F1B"/>
    <w:rsid w:val="003D41A3"/>
    <w:rsid w:val="003D45B4"/>
    <w:rsid w:val="003D4810"/>
    <w:rsid w:val="003D4B6F"/>
    <w:rsid w:val="003D4FD1"/>
    <w:rsid w:val="003D5066"/>
    <w:rsid w:val="003D50FF"/>
    <w:rsid w:val="003D595E"/>
    <w:rsid w:val="003D5B92"/>
    <w:rsid w:val="003D671D"/>
    <w:rsid w:val="003D6A20"/>
    <w:rsid w:val="003D6D6A"/>
    <w:rsid w:val="003D6DBA"/>
    <w:rsid w:val="003D725B"/>
    <w:rsid w:val="003D7AF0"/>
    <w:rsid w:val="003E0290"/>
    <w:rsid w:val="003E07ED"/>
    <w:rsid w:val="003E0C1E"/>
    <w:rsid w:val="003E130E"/>
    <w:rsid w:val="003E1652"/>
    <w:rsid w:val="003E17F0"/>
    <w:rsid w:val="003E1A2B"/>
    <w:rsid w:val="003E1D12"/>
    <w:rsid w:val="003E1EB3"/>
    <w:rsid w:val="003E201C"/>
    <w:rsid w:val="003E22B9"/>
    <w:rsid w:val="003E23F7"/>
    <w:rsid w:val="003E24E6"/>
    <w:rsid w:val="003E2B63"/>
    <w:rsid w:val="003E2EA1"/>
    <w:rsid w:val="003E2EBA"/>
    <w:rsid w:val="003E35EB"/>
    <w:rsid w:val="003E4228"/>
    <w:rsid w:val="003E4480"/>
    <w:rsid w:val="003E4721"/>
    <w:rsid w:val="003E487E"/>
    <w:rsid w:val="003E4FBA"/>
    <w:rsid w:val="003E57ED"/>
    <w:rsid w:val="003E5DBC"/>
    <w:rsid w:val="003E6040"/>
    <w:rsid w:val="003E6170"/>
    <w:rsid w:val="003E6206"/>
    <w:rsid w:val="003E65BB"/>
    <w:rsid w:val="003E6836"/>
    <w:rsid w:val="003E69F6"/>
    <w:rsid w:val="003E6C86"/>
    <w:rsid w:val="003E71C8"/>
    <w:rsid w:val="003E7CCF"/>
    <w:rsid w:val="003E7D5D"/>
    <w:rsid w:val="003F0753"/>
    <w:rsid w:val="003F0B3F"/>
    <w:rsid w:val="003F13C9"/>
    <w:rsid w:val="003F1982"/>
    <w:rsid w:val="003F1AC1"/>
    <w:rsid w:val="003F1D80"/>
    <w:rsid w:val="003F2066"/>
    <w:rsid w:val="003F20A0"/>
    <w:rsid w:val="003F20CD"/>
    <w:rsid w:val="003F20FD"/>
    <w:rsid w:val="003F28DF"/>
    <w:rsid w:val="003F2CF5"/>
    <w:rsid w:val="003F2F66"/>
    <w:rsid w:val="003F2FFF"/>
    <w:rsid w:val="003F350C"/>
    <w:rsid w:val="003F37B2"/>
    <w:rsid w:val="003F399A"/>
    <w:rsid w:val="003F3F70"/>
    <w:rsid w:val="003F42DA"/>
    <w:rsid w:val="003F43A0"/>
    <w:rsid w:val="003F4816"/>
    <w:rsid w:val="003F4E1F"/>
    <w:rsid w:val="003F668C"/>
    <w:rsid w:val="003F695D"/>
    <w:rsid w:val="003F6F18"/>
    <w:rsid w:val="003F77D5"/>
    <w:rsid w:val="003F77E8"/>
    <w:rsid w:val="003F7F9D"/>
    <w:rsid w:val="003FF456"/>
    <w:rsid w:val="00400DB8"/>
    <w:rsid w:val="00401586"/>
    <w:rsid w:val="00401BBA"/>
    <w:rsid w:val="004026E9"/>
    <w:rsid w:val="00402780"/>
    <w:rsid w:val="00402C28"/>
    <w:rsid w:val="00402DCF"/>
    <w:rsid w:val="004035A3"/>
    <w:rsid w:val="004038AC"/>
    <w:rsid w:val="00403988"/>
    <w:rsid w:val="00403EE4"/>
    <w:rsid w:val="004041D9"/>
    <w:rsid w:val="004048A2"/>
    <w:rsid w:val="00404AE5"/>
    <w:rsid w:val="0040506E"/>
    <w:rsid w:val="00405829"/>
    <w:rsid w:val="00405C5D"/>
    <w:rsid w:val="00405DC0"/>
    <w:rsid w:val="00406115"/>
    <w:rsid w:val="00406471"/>
    <w:rsid w:val="0040657D"/>
    <w:rsid w:val="0040658E"/>
    <w:rsid w:val="0040685D"/>
    <w:rsid w:val="00407065"/>
    <w:rsid w:val="004070F9"/>
    <w:rsid w:val="00407595"/>
    <w:rsid w:val="0040798B"/>
    <w:rsid w:val="00407A64"/>
    <w:rsid w:val="00407C99"/>
    <w:rsid w:val="0041018A"/>
    <w:rsid w:val="004103F3"/>
    <w:rsid w:val="00410500"/>
    <w:rsid w:val="0041153B"/>
    <w:rsid w:val="004115EC"/>
    <w:rsid w:val="004125C0"/>
    <w:rsid w:val="00412B1D"/>
    <w:rsid w:val="00412DF5"/>
    <w:rsid w:val="004137E2"/>
    <w:rsid w:val="004138C1"/>
    <w:rsid w:val="004139B3"/>
    <w:rsid w:val="00413BED"/>
    <w:rsid w:val="0041412E"/>
    <w:rsid w:val="0041415E"/>
    <w:rsid w:val="00414304"/>
    <w:rsid w:val="00414E63"/>
    <w:rsid w:val="00414F2F"/>
    <w:rsid w:val="00415110"/>
    <w:rsid w:val="00415152"/>
    <w:rsid w:val="004151A8"/>
    <w:rsid w:val="00415A75"/>
    <w:rsid w:val="00416531"/>
    <w:rsid w:val="00416EA3"/>
    <w:rsid w:val="004175DA"/>
    <w:rsid w:val="00417706"/>
    <w:rsid w:val="0041773F"/>
    <w:rsid w:val="004177B3"/>
    <w:rsid w:val="004179F7"/>
    <w:rsid w:val="00417C00"/>
    <w:rsid w:val="0042007F"/>
    <w:rsid w:val="004201EE"/>
    <w:rsid w:val="00420286"/>
    <w:rsid w:val="004209D5"/>
    <w:rsid w:val="004209E4"/>
    <w:rsid w:val="004210AF"/>
    <w:rsid w:val="00421935"/>
    <w:rsid w:val="00421AB0"/>
    <w:rsid w:val="00422082"/>
    <w:rsid w:val="00422124"/>
    <w:rsid w:val="0042272E"/>
    <w:rsid w:val="00423117"/>
    <w:rsid w:val="004232D5"/>
    <w:rsid w:val="0042341C"/>
    <w:rsid w:val="00423A18"/>
    <w:rsid w:val="00423A35"/>
    <w:rsid w:val="00423E89"/>
    <w:rsid w:val="00423FF2"/>
    <w:rsid w:val="004240E9"/>
    <w:rsid w:val="0042411C"/>
    <w:rsid w:val="00425F2E"/>
    <w:rsid w:val="00425F45"/>
    <w:rsid w:val="004268D1"/>
    <w:rsid w:val="00427153"/>
    <w:rsid w:val="00427411"/>
    <w:rsid w:val="00427C8B"/>
    <w:rsid w:val="00427E7D"/>
    <w:rsid w:val="004306C0"/>
    <w:rsid w:val="004307BE"/>
    <w:rsid w:val="004308C9"/>
    <w:rsid w:val="00431C3F"/>
    <w:rsid w:val="00431E97"/>
    <w:rsid w:val="004323B9"/>
    <w:rsid w:val="00432B14"/>
    <w:rsid w:val="004335D3"/>
    <w:rsid w:val="004336D6"/>
    <w:rsid w:val="004338E6"/>
    <w:rsid w:val="00433E61"/>
    <w:rsid w:val="00433F37"/>
    <w:rsid w:val="004346C6"/>
    <w:rsid w:val="00434E0B"/>
    <w:rsid w:val="004350E2"/>
    <w:rsid w:val="00435683"/>
    <w:rsid w:val="00435762"/>
    <w:rsid w:val="00436234"/>
    <w:rsid w:val="004367F7"/>
    <w:rsid w:val="00436963"/>
    <w:rsid w:val="00436DFA"/>
    <w:rsid w:val="00437038"/>
    <w:rsid w:val="004377CE"/>
    <w:rsid w:val="00437A73"/>
    <w:rsid w:val="00437C19"/>
    <w:rsid w:val="00440361"/>
    <w:rsid w:val="00440AA7"/>
    <w:rsid w:val="00441340"/>
    <w:rsid w:val="00441598"/>
    <w:rsid w:val="00441665"/>
    <w:rsid w:val="004420F5"/>
    <w:rsid w:val="004425FC"/>
    <w:rsid w:val="004426E0"/>
    <w:rsid w:val="00442864"/>
    <w:rsid w:val="0044293D"/>
    <w:rsid w:val="00442E38"/>
    <w:rsid w:val="00444076"/>
    <w:rsid w:val="00444972"/>
    <w:rsid w:val="00444AE1"/>
    <w:rsid w:val="0044533A"/>
    <w:rsid w:val="00445758"/>
    <w:rsid w:val="004457F1"/>
    <w:rsid w:val="004457FF"/>
    <w:rsid w:val="00445ABA"/>
    <w:rsid w:val="004460A3"/>
    <w:rsid w:val="00446711"/>
    <w:rsid w:val="004468CE"/>
    <w:rsid w:val="00446CC0"/>
    <w:rsid w:val="00446EED"/>
    <w:rsid w:val="00447106"/>
    <w:rsid w:val="00447BFD"/>
    <w:rsid w:val="00447EC7"/>
    <w:rsid w:val="0045088B"/>
    <w:rsid w:val="00450A33"/>
    <w:rsid w:val="00450FAE"/>
    <w:rsid w:val="004517AE"/>
    <w:rsid w:val="00451D04"/>
    <w:rsid w:val="004527C1"/>
    <w:rsid w:val="00452840"/>
    <w:rsid w:val="00452919"/>
    <w:rsid w:val="00452E32"/>
    <w:rsid w:val="004533DD"/>
    <w:rsid w:val="004534C7"/>
    <w:rsid w:val="00453607"/>
    <w:rsid w:val="004539C4"/>
    <w:rsid w:val="00453C0B"/>
    <w:rsid w:val="00453E36"/>
    <w:rsid w:val="00453F96"/>
    <w:rsid w:val="00454534"/>
    <w:rsid w:val="004545B5"/>
    <w:rsid w:val="004546A7"/>
    <w:rsid w:val="00454D99"/>
    <w:rsid w:val="00455060"/>
    <w:rsid w:val="00455101"/>
    <w:rsid w:val="00455871"/>
    <w:rsid w:val="00455B0C"/>
    <w:rsid w:val="00455D72"/>
    <w:rsid w:val="004561A6"/>
    <w:rsid w:val="004563C4"/>
    <w:rsid w:val="0045669D"/>
    <w:rsid w:val="00456757"/>
    <w:rsid w:val="00456A43"/>
    <w:rsid w:val="00456C36"/>
    <w:rsid w:val="0045702F"/>
    <w:rsid w:val="00457322"/>
    <w:rsid w:val="0045793B"/>
    <w:rsid w:val="004579D8"/>
    <w:rsid w:val="00457B1E"/>
    <w:rsid w:val="00457B75"/>
    <w:rsid w:val="00457EB1"/>
    <w:rsid w:val="004605F8"/>
    <w:rsid w:val="00460C28"/>
    <w:rsid w:val="00460CD2"/>
    <w:rsid w:val="00460D46"/>
    <w:rsid w:val="00460E44"/>
    <w:rsid w:val="004610E5"/>
    <w:rsid w:val="004615F5"/>
    <w:rsid w:val="004618F5"/>
    <w:rsid w:val="00461C37"/>
    <w:rsid w:val="00461D63"/>
    <w:rsid w:val="00461F16"/>
    <w:rsid w:val="004621B1"/>
    <w:rsid w:val="004623CC"/>
    <w:rsid w:val="004624A9"/>
    <w:rsid w:val="004627EB"/>
    <w:rsid w:val="00462B76"/>
    <w:rsid w:val="00462EEE"/>
    <w:rsid w:val="00463074"/>
    <w:rsid w:val="004634D6"/>
    <w:rsid w:val="00463BDC"/>
    <w:rsid w:val="004647DF"/>
    <w:rsid w:val="00464A0D"/>
    <w:rsid w:val="00464C14"/>
    <w:rsid w:val="00464C29"/>
    <w:rsid w:val="00464FF1"/>
    <w:rsid w:val="00465C1C"/>
    <w:rsid w:val="00466079"/>
    <w:rsid w:val="0046650B"/>
    <w:rsid w:val="0046715A"/>
    <w:rsid w:val="0046742D"/>
    <w:rsid w:val="0046747F"/>
    <w:rsid w:val="00467716"/>
    <w:rsid w:val="004701A9"/>
    <w:rsid w:val="00470209"/>
    <w:rsid w:val="00470D5D"/>
    <w:rsid w:val="00471885"/>
    <w:rsid w:val="00471BBA"/>
    <w:rsid w:val="00471E9B"/>
    <w:rsid w:val="00471EFF"/>
    <w:rsid w:val="0047232A"/>
    <w:rsid w:val="00472793"/>
    <w:rsid w:val="00472DB7"/>
    <w:rsid w:val="00472F33"/>
    <w:rsid w:val="00473532"/>
    <w:rsid w:val="0047391C"/>
    <w:rsid w:val="004741CC"/>
    <w:rsid w:val="004743CB"/>
    <w:rsid w:val="00474971"/>
    <w:rsid w:val="00474AE9"/>
    <w:rsid w:val="0047505F"/>
    <w:rsid w:val="00475380"/>
    <w:rsid w:val="004753E8"/>
    <w:rsid w:val="004760C4"/>
    <w:rsid w:val="004762C7"/>
    <w:rsid w:val="00476463"/>
    <w:rsid w:val="00476B7D"/>
    <w:rsid w:val="00476E0C"/>
    <w:rsid w:val="00476E28"/>
    <w:rsid w:val="004776EC"/>
    <w:rsid w:val="00477B85"/>
    <w:rsid w:val="00477DF2"/>
    <w:rsid w:val="0048036F"/>
    <w:rsid w:val="004809FF"/>
    <w:rsid w:val="00480F08"/>
    <w:rsid w:val="004814A3"/>
    <w:rsid w:val="00481AF1"/>
    <w:rsid w:val="00481B52"/>
    <w:rsid w:val="0048259D"/>
    <w:rsid w:val="00482686"/>
    <w:rsid w:val="00482884"/>
    <w:rsid w:val="00482D70"/>
    <w:rsid w:val="00482FF9"/>
    <w:rsid w:val="004831ED"/>
    <w:rsid w:val="00483353"/>
    <w:rsid w:val="00483442"/>
    <w:rsid w:val="00483CE7"/>
    <w:rsid w:val="00483EFC"/>
    <w:rsid w:val="00484167"/>
    <w:rsid w:val="00484309"/>
    <w:rsid w:val="0048456E"/>
    <w:rsid w:val="00484907"/>
    <w:rsid w:val="00484944"/>
    <w:rsid w:val="00484C2B"/>
    <w:rsid w:val="00484D61"/>
    <w:rsid w:val="00485135"/>
    <w:rsid w:val="00485265"/>
    <w:rsid w:val="004854EF"/>
    <w:rsid w:val="00485831"/>
    <w:rsid w:val="00485BC1"/>
    <w:rsid w:val="0048642A"/>
    <w:rsid w:val="004868A4"/>
    <w:rsid w:val="00486BA5"/>
    <w:rsid w:val="00487006"/>
    <w:rsid w:val="004871E4"/>
    <w:rsid w:val="00487967"/>
    <w:rsid w:val="00487AD2"/>
    <w:rsid w:val="00487B09"/>
    <w:rsid w:val="00487BEA"/>
    <w:rsid w:val="00490923"/>
    <w:rsid w:val="00490B0A"/>
    <w:rsid w:val="00490C8B"/>
    <w:rsid w:val="00490E8E"/>
    <w:rsid w:val="00490F24"/>
    <w:rsid w:val="00492174"/>
    <w:rsid w:val="0049261D"/>
    <w:rsid w:val="00492D8F"/>
    <w:rsid w:val="00493688"/>
    <w:rsid w:val="00494018"/>
    <w:rsid w:val="004940DC"/>
    <w:rsid w:val="00494172"/>
    <w:rsid w:val="00494762"/>
    <w:rsid w:val="00494879"/>
    <w:rsid w:val="00494933"/>
    <w:rsid w:val="00495A56"/>
    <w:rsid w:val="00495C16"/>
    <w:rsid w:val="00495DFC"/>
    <w:rsid w:val="00495ED0"/>
    <w:rsid w:val="0049648D"/>
    <w:rsid w:val="00496746"/>
    <w:rsid w:val="0049717C"/>
    <w:rsid w:val="00497290"/>
    <w:rsid w:val="004972ED"/>
    <w:rsid w:val="00497674"/>
    <w:rsid w:val="004977B5"/>
    <w:rsid w:val="00497848"/>
    <w:rsid w:val="00497F55"/>
    <w:rsid w:val="004A011C"/>
    <w:rsid w:val="004A030A"/>
    <w:rsid w:val="004A054F"/>
    <w:rsid w:val="004A09FA"/>
    <w:rsid w:val="004A0F59"/>
    <w:rsid w:val="004A18B8"/>
    <w:rsid w:val="004A1BD1"/>
    <w:rsid w:val="004A2441"/>
    <w:rsid w:val="004A25A2"/>
    <w:rsid w:val="004A279D"/>
    <w:rsid w:val="004A28E1"/>
    <w:rsid w:val="004A2A99"/>
    <w:rsid w:val="004A30AE"/>
    <w:rsid w:val="004A351E"/>
    <w:rsid w:val="004A377D"/>
    <w:rsid w:val="004A3B3C"/>
    <w:rsid w:val="004A3CCC"/>
    <w:rsid w:val="004A3D42"/>
    <w:rsid w:val="004A41A2"/>
    <w:rsid w:val="004A43E9"/>
    <w:rsid w:val="004A4D5A"/>
    <w:rsid w:val="004A4DDC"/>
    <w:rsid w:val="004A5CE8"/>
    <w:rsid w:val="004A6009"/>
    <w:rsid w:val="004A60AF"/>
    <w:rsid w:val="004A6139"/>
    <w:rsid w:val="004A6513"/>
    <w:rsid w:val="004A6B20"/>
    <w:rsid w:val="004A6F44"/>
    <w:rsid w:val="004A7BEC"/>
    <w:rsid w:val="004A7DFD"/>
    <w:rsid w:val="004A7FF2"/>
    <w:rsid w:val="004A7FFB"/>
    <w:rsid w:val="004B02D2"/>
    <w:rsid w:val="004B08CE"/>
    <w:rsid w:val="004B0A0A"/>
    <w:rsid w:val="004B16F3"/>
    <w:rsid w:val="004B179C"/>
    <w:rsid w:val="004B1C83"/>
    <w:rsid w:val="004B1CBE"/>
    <w:rsid w:val="004B1E70"/>
    <w:rsid w:val="004B1F35"/>
    <w:rsid w:val="004B216F"/>
    <w:rsid w:val="004B22CA"/>
    <w:rsid w:val="004B2503"/>
    <w:rsid w:val="004B2523"/>
    <w:rsid w:val="004B2673"/>
    <w:rsid w:val="004B2E26"/>
    <w:rsid w:val="004B385C"/>
    <w:rsid w:val="004B38BD"/>
    <w:rsid w:val="004B38BE"/>
    <w:rsid w:val="004B3ADD"/>
    <w:rsid w:val="004B3C53"/>
    <w:rsid w:val="004B40EE"/>
    <w:rsid w:val="004B4106"/>
    <w:rsid w:val="004B4319"/>
    <w:rsid w:val="004B479A"/>
    <w:rsid w:val="004B4B01"/>
    <w:rsid w:val="004B4BE3"/>
    <w:rsid w:val="004B5403"/>
    <w:rsid w:val="004B5FA8"/>
    <w:rsid w:val="004B5FE3"/>
    <w:rsid w:val="004B60E0"/>
    <w:rsid w:val="004B6427"/>
    <w:rsid w:val="004B6A24"/>
    <w:rsid w:val="004B6B3E"/>
    <w:rsid w:val="004B7704"/>
    <w:rsid w:val="004B79AA"/>
    <w:rsid w:val="004B7CE3"/>
    <w:rsid w:val="004B7D2C"/>
    <w:rsid w:val="004B7F69"/>
    <w:rsid w:val="004C0E72"/>
    <w:rsid w:val="004C0FD6"/>
    <w:rsid w:val="004C1023"/>
    <w:rsid w:val="004C19C5"/>
    <w:rsid w:val="004C2173"/>
    <w:rsid w:val="004C2335"/>
    <w:rsid w:val="004C29F9"/>
    <w:rsid w:val="004C2ABE"/>
    <w:rsid w:val="004C2BCA"/>
    <w:rsid w:val="004C308D"/>
    <w:rsid w:val="004C3221"/>
    <w:rsid w:val="004C3227"/>
    <w:rsid w:val="004C3678"/>
    <w:rsid w:val="004C387D"/>
    <w:rsid w:val="004C39A8"/>
    <w:rsid w:val="004C3ACA"/>
    <w:rsid w:val="004C3B98"/>
    <w:rsid w:val="004C3EE0"/>
    <w:rsid w:val="004C4142"/>
    <w:rsid w:val="004C4415"/>
    <w:rsid w:val="004C4BC5"/>
    <w:rsid w:val="004C50E3"/>
    <w:rsid w:val="004C51F9"/>
    <w:rsid w:val="004C5454"/>
    <w:rsid w:val="004C59BB"/>
    <w:rsid w:val="004C7D7A"/>
    <w:rsid w:val="004D037B"/>
    <w:rsid w:val="004D0722"/>
    <w:rsid w:val="004D0E0B"/>
    <w:rsid w:val="004D0E7D"/>
    <w:rsid w:val="004D1022"/>
    <w:rsid w:val="004D114D"/>
    <w:rsid w:val="004D118A"/>
    <w:rsid w:val="004D1E4E"/>
    <w:rsid w:val="004D20E0"/>
    <w:rsid w:val="004D246C"/>
    <w:rsid w:val="004D297F"/>
    <w:rsid w:val="004D2D0E"/>
    <w:rsid w:val="004D2E81"/>
    <w:rsid w:val="004D3172"/>
    <w:rsid w:val="004D34CA"/>
    <w:rsid w:val="004D372A"/>
    <w:rsid w:val="004D3A5D"/>
    <w:rsid w:val="004D3B07"/>
    <w:rsid w:val="004D3BDB"/>
    <w:rsid w:val="004D4A67"/>
    <w:rsid w:val="004D4BE9"/>
    <w:rsid w:val="004D5073"/>
    <w:rsid w:val="004D5432"/>
    <w:rsid w:val="004D5628"/>
    <w:rsid w:val="004D582A"/>
    <w:rsid w:val="004D5926"/>
    <w:rsid w:val="004D5C8B"/>
    <w:rsid w:val="004D68F5"/>
    <w:rsid w:val="004D6FE0"/>
    <w:rsid w:val="004D712A"/>
    <w:rsid w:val="004D767B"/>
    <w:rsid w:val="004D78CA"/>
    <w:rsid w:val="004D7927"/>
    <w:rsid w:val="004D7BCC"/>
    <w:rsid w:val="004D7CB3"/>
    <w:rsid w:val="004D7FAF"/>
    <w:rsid w:val="004E0443"/>
    <w:rsid w:val="004E0807"/>
    <w:rsid w:val="004E0AE4"/>
    <w:rsid w:val="004E1D4E"/>
    <w:rsid w:val="004E2B7E"/>
    <w:rsid w:val="004E2D30"/>
    <w:rsid w:val="004E2D99"/>
    <w:rsid w:val="004E2F6A"/>
    <w:rsid w:val="004E2F84"/>
    <w:rsid w:val="004E33B4"/>
    <w:rsid w:val="004E3559"/>
    <w:rsid w:val="004E372A"/>
    <w:rsid w:val="004E3ECE"/>
    <w:rsid w:val="004E3FF2"/>
    <w:rsid w:val="004E4299"/>
    <w:rsid w:val="004E4A1B"/>
    <w:rsid w:val="004E4DD9"/>
    <w:rsid w:val="004E5022"/>
    <w:rsid w:val="004E551D"/>
    <w:rsid w:val="004E5788"/>
    <w:rsid w:val="004E58B5"/>
    <w:rsid w:val="004E597A"/>
    <w:rsid w:val="004E5E87"/>
    <w:rsid w:val="004E61A0"/>
    <w:rsid w:val="004E62F9"/>
    <w:rsid w:val="004E6792"/>
    <w:rsid w:val="004E6874"/>
    <w:rsid w:val="004E71B7"/>
    <w:rsid w:val="004E7815"/>
    <w:rsid w:val="004E78F6"/>
    <w:rsid w:val="004E7C66"/>
    <w:rsid w:val="004F00AF"/>
    <w:rsid w:val="004F01DC"/>
    <w:rsid w:val="004F084C"/>
    <w:rsid w:val="004F0A40"/>
    <w:rsid w:val="004F0BEB"/>
    <w:rsid w:val="004F135C"/>
    <w:rsid w:val="004F13F8"/>
    <w:rsid w:val="004F1621"/>
    <w:rsid w:val="004F1AB5"/>
    <w:rsid w:val="004F1BF7"/>
    <w:rsid w:val="004F2236"/>
    <w:rsid w:val="004F24DA"/>
    <w:rsid w:val="004F273D"/>
    <w:rsid w:val="004F2760"/>
    <w:rsid w:val="004F2F30"/>
    <w:rsid w:val="004F2FFD"/>
    <w:rsid w:val="004F3443"/>
    <w:rsid w:val="004F3A53"/>
    <w:rsid w:val="004F4032"/>
    <w:rsid w:val="004F4566"/>
    <w:rsid w:val="004F4AC1"/>
    <w:rsid w:val="004F4EAC"/>
    <w:rsid w:val="004F50A7"/>
    <w:rsid w:val="004F56DE"/>
    <w:rsid w:val="004F5781"/>
    <w:rsid w:val="004F59F0"/>
    <w:rsid w:val="004F5F21"/>
    <w:rsid w:val="004F6D73"/>
    <w:rsid w:val="004F6F31"/>
    <w:rsid w:val="004F7069"/>
    <w:rsid w:val="004F7081"/>
    <w:rsid w:val="004F7A3E"/>
    <w:rsid w:val="004F7D20"/>
    <w:rsid w:val="004F7F09"/>
    <w:rsid w:val="00500318"/>
    <w:rsid w:val="00500769"/>
    <w:rsid w:val="00500E07"/>
    <w:rsid w:val="00501047"/>
    <w:rsid w:val="0050134A"/>
    <w:rsid w:val="00501A18"/>
    <w:rsid w:val="0050254E"/>
    <w:rsid w:val="00502550"/>
    <w:rsid w:val="0050255D"/>
    <w:rsid w:val="0050266A"/>
    <w:rsid w:val="00502D6F"/>
    <w:rsid w:val="005037E7"/>
    <w:rsid w:val="0050384E"/>
    <w:rsid w:val="00503873"/>
    <w:rsid w:val="005038DF"/>
    <w:rsid w:val="00503B2A"/>
    <w:rsid w:val="00503B32"/>
    <w:rsid w:val="00504450"/>
    <w:rsid w:val="0050496D"/>
    <w:rsid w:val="00504ABB"/>
    <w:rsid w:val="00504B74"/>
    <w:rsid w:val="00504CEE"/>
    <w:rsid w:val="0050525A"/>
    <w:rsid w:val="0050546C"/>
    <w:rsid w:val="005054B8"/>
    <w:rsid w:val="005057EF"/>
    <w:rsid w:val="00505A0E"/>
    <w:rsid w:val="00505BEB"/>
    <w:rsid w:val="00505D4B"/>
    <w:rsid w:val="00506146"/>
    <w:rsid w:val="005064D6"/>
    <w:rsid w:val="0050665A"/>
    <w:rsid w:val="00506893"/>
    <w:rsid w:val="00506A0C"/>
    <w:rsid w:val="00506F5D"/>
    <w:rsid w:val="005070A0"/>
    <w:rsid w:val="0050764D"/>
    <w:rsid w:val="00507758"/>
    <w:rsid w:val="00510372"/>
    <w:rsid w:val="00510586"/>
    <w:rsid w:val="00510BAB"/>
    <w:rsid w:val="00510DA3"/>
    <w:rsid w:val="0051130F"/>
    <w:rsid w:val="00511396"/>
    <w:rsid w:val="0051201E"/>
    <w:rsid w:val="00512689"/>
    <w:rsid w:val="00512D0E"/>
    <w:rsid w:val="0051359B"/>
    <w:rsid w:val="005137D5"/>
    <w:rsid w:val="00513A89"/>
    <w:rsid w:val="00513CA2"/>
    <w:rsid w:val="00513E6F"/>
    <w:rsid w:val="00514034"/>
    <w:rsid w:val="005147E7"/>
    <w:rsid w:val="00514CC7"/>
    <w:rsid w:val="00514D50"/>
    <w:rsid w:val="00515088"/>
    <w:rsid w:val="005151B8"/>
    <w:rsid w:val="00515578"/>
    <w:rsid w:val="00515F4E"/>
    <w:rsid w:val="00516181"/>
    <w:rsid w:val="00516355"/>
    <w:rsid w:val="00516728"/>
    <w:rsid w:val="005167B0"/>
    <w:rsid w:val="00516B32"/>
    <w:rsid w:val="00516D35"/>
    <w:rsid w:val="0051731F"/>
    <w:rsid w:val="0051764E"/>
    <w:rsid w:val="00517C66"/>
    <w:rsid w:val="00520256"/>
    <w:rsid w:val="0052031C"/>
    <w:rsid w:val="0052059C"/>
    <w:rsid w:val="00520F02"/>
    <w:rsid w:val="00521839"/>
    <w:rsid w:val="005220F4"/>
    <w:rsid w:val="005227D2"/>
    <w:rsid w:val="005229BE"/>
    <w:rsid w:val="005232E5"/>
    <w:rsid w:val="00523652"/>
    <w:rsid w:val="005236CB"/>
    <w:rsid w:val="00523845"/>
    <w:rsid w:val="00523873"/>
    <w:rsid w:val="00523E97"/>
    <w:rsid w:val="005240C1"/>
    <w:rsid w:val="005249AE"/>
    <w:rsid w:val="005252A2"/>
    <w:rsid w:val="005253BE"/>
    <w:rsid w:val="00525564"/>
    <w:rsid w:val="005259A8"/>
    <w:rsid w:val="00525F53"/>
    <w:rsid w:val="00526104"/>
    <w:rsid w:val="0052664F"/>
    <w:rsid w:val="00526655"/>
    <w:rsid w:val="005269F8"/>
    <w:rsid w:val="00527360"/>
    <w:rsid w:val="005273A9"/>
    <w:rsid w:val="00527A04"/>
    <w:rsid w:val="00527CC7"/>
    <w:rsid w:val="00527D51"/>
    <w:rsid w:val="00530514"/>
    <w:rsid w:val="00530829"/>
    <w:rsid w:val="00530A95"/>
    <w:rsid w:val="00530E3A"/>
    <w:rsid w:val="005314A4"/>
    <w:rsid w:val="00531889"/>
    <w:rsid w:val="00531A6D"/>
    <w:rsid w:val="00531AF4"/>
    <w:rsid w:val="00531E4C"/>
    <w:rsid w:val="00532393"/>
    <w:rsid w:val="005329DE"/>
    <w:rsid w:val="00532A6B"/>
    <w:rsid w:val="00532D62"/>
    <w:rsid w:val="005340C4"/>
    <w:rsid w:val="00534152"/>
    <w:rsid w:val="00534577"/>
    <w:rsid w:val="0053481F"/>
    <w:rsid w:val="00534E1F"/>
    <w:rsid w:val="00535165"/>
    <w:rsid w:val="005354A5"/>
    <w:rsid w:val="00535E03"/>
    <w:rsid w:val="005362B1"/>
    <w:rsid w:val="00536853"/>
    <w:rsid w:val="00536861"/>
    <w:rsid w:val="005368E0"/>
    <w:rsid w:val="00537446"/>
    <w:rsid w:val="005376B4"/>
    <w:rsid w:val="005376D4"/>
    <w:rsid w:val="00537AC9"/>
    <w:rsid w:val="00537AF8"/>
    <w:rsid w:val="005401EE"/>
    <w:rsid w:val="00540215"/>
    <w:rsid w:val="00540577"/>
    <w:rsid w:val="00540DFA"/>
    <w:rsid w:val="00540F64"/>
    <w:rsid w:val="005413DF"/>
    <w:rsid w:val="005414CB"/>
    <w:rsid w:val="00541639"/>
    <w:rsid w:val="005419F0"/>
    <w:rsid w:val="00541BAA"/>
    <w:rsid w:val="00541DBA"/>
    <w:rsid w:val="00541E4C"/>
    <w:rsid w:val="00542A42"/>
    <w:rsid w:val="00542C14"/>
    <w:rsid w:val="00542DE0"/>
    <w:rsid w:val="00542FD0"/>
    <w:rsid w:val="00543285"/>
    <w:rsid w:val="005432E5"/>
    <w:rsid w:val="0054384D"/>
    <w:rsid w:val="00543C38"/>
    <w:rsid w:val="00543F55"/>
    <w:rsid w:val="005446BB"/>
    <w:rsid w:val="00545022"/>
    <w:rsid w:val="0054505B"/>
    <w:rsid w:val="005452F2"/>
    <w:rsid w:val="0054560D"/>
    <w:rsid w:val="00545D72"/>
    <w:rsid w:val="00546078"/>
    <w:rsid w:val="005460A0"/>
    <w:rsid w:val="00546179"/>
    <w:rsid w:val="005466A4"/>
    <w:rsid w:val="005469AB"/>
    <w:rsid w:val="005469C8"/>
    <w:rsid w:val="00547DA0"/>
    <w:rsid w:val="005511CA"/>
    <w:rsid w:val="005515EB"/>
    <w:rsid w:val="005517B2"/>
    <w:rsid w:val="005519E0"/>
    <w:rsid w:val="00551C5E"/>
    <w:rsid w:val="00551DD3"/>
    <w:rsid w:val="00551F47"/>
    <w:rsid w:val="0055259E"/>
    <w:rsid w:val="0055330F"/>
    <w:rsid w:val="00553533"/>
    <w:rsid w:val="00553F35"/>
    <w:rsid w:val="00553FC4"/>
    <w:rsid w:val="00554214"/>
    <w:rsid w:val="0055466F"/>
    <w:rsid w:val="00554C08"/>
    <w:rsid w:val="005553F7"/>
    <w:rsid w:val="005561C7"/>
    <w:rsid w:val="005565D3"/>
    <w:rsid w:val="005567AE"/>
    <w:rsid w:val="005568BF"/>
    <w:rsid w:val="00556C2C"/>
    <w:rsid w:val="0055755F"/>
    <w:rsid w:val="0055758D"/>
    <w:rsid w:val="005575E0"/>
    <w:rsid w:val="00557C18"/>
    <w:rsid w:val="00557C2A"/>
    <w:rsid w:val="00557EAB"/>
    <w:rsid w:val="005600AC"/>
    <w:rsid w:val="005603C5"/>
    <w:rsid w:val="0056040F"/>
    <w:rsid w:val="00560467"/>
    <w:rsid w:val="005604FC"/>
    <w:rsid w:val="0056057C"/>
    <w:rsid w:val="00560806"/>
    <w:rsid w:val="00560B0C"/>
    <w:rsid w:val="00560BAF"/>
    <w:rsid w:val="00560CDB"/>
    <w:rsid w:val="00560F13"/>
    <w:rsid w:val="00561151"/>
    <w:rsid w:val="005615AD"/>
    <w:rsid w:val="00561B11"/>
    <w:rsid w:val="00561BFB"/>
    <w:rsid w:val="00561FA2"/>
    <w:rsid w:val="005624C0"/>
    <w:rsid w:val="005625EC"/>
    <w:rsid w:val="0056271D"/>
    <w:rsid w:val="005631D6"/>
    <w:rsid w:val="005633D6"/>
    <w:rsid w:val="00563621"/>
    <w:rsid w:val="00563988"/>
    <w:rsid w:val="00563A31"/>
    <w:rsid w:val="00563E4E"/>
    <w:rsid w:val="00564012"/>
    <w:rsid w:val="00564048"/>
    <w:rsid w:val="00564158"/>
    <w:rsid w:val="005644F7"/>
    <w:rsid w:val="00564800"/>
    <w:rsid w:val="00564CE9"/>
    <w:rsid w:val="00564D25"/>
    <w:rsid w:val="00565B0F"/>
    <w:rsid w:val="00565E1B"/>
    <w:rsid w:val="00566298"/>
    <w:rsid w:val="005663DC"/>
    <w:rsid w:val="0056682B"/>
    <w:rsid w:val="00566DE7"/>
    <w:rsid w:val="00566FDD"/>
    <w:rsid w:val="0056766C"/>
    <w:rsid w:val="00567879"/>
    <w:rsid w:val="005678F5"/>
    <w:rsid w:val="00567CF4"/>
    <w:rsid w:val="00567DCC"/>
    <w:rsid w:val="00567DE5"/>
    <w:rsid w:val="00567FD8"/>
    <w:rsid w:val="0057071B"/>
    <w:rsid w:val="00570A27"/>
    <w:rsid w:val="00571057"/>
    <w:rsid w:val="005710B6"/>
    <w:rsid w:val="0057113B"/>
    <w:rsid w:val="005711EA"/>
    <w:rsid w:val="005713F5"/>
    <w:rsid w:val="00571D3E"/>
    <w:rsid w:val="005720E8"/>
    <w:rsid w:val="005722A2"/>
    <w:rsid w:val="00572865"/>
    <w:rsid w:val="00572970"/>
    <w:rsid w:val="00572A21"/>
    <w:rsid w:val="00572F07"/>
    <w:rsid w:val="00572FEE"/>
    <w:rsid w:val="0057376C"/>
    <w:rsid w:val="005748AE"/>
    <w:rsid w:val="00574D32"/>
    <w:rsid w:val="00574FDE"/>
    <w:rsid w:val="005756BD"/>
    <w:rsid w:val="00575728"/>
    <w:rsid w:val="00575938"/>
    <w:rsid w:val="0057598E"/>
    <w:rsid w:val="005763C0"/>
    <w:rsid w:val="005765BA"/>
    <w:rsid w:val="005765DF"/>
    <w:rsid w:val="0057670E"/>
    <w:rsid w:val="00577097"/>
    <w:rsid w:val="005770F7"/>
    <w:rsid w:val="00577329"/>
    <w:rsid w:val="00577334"/>
    <w:rsid w:val="00577A47"/>
    <w:rsid w:val="00577E2B"/>
    <w:rsid w:val="00577EE4"/>
    <w:rsid w:val="00578E66"/>
    <w:rsid w:val="00580452"/>
    <w:rsid w:val="005804AD"/>
    <w:rsid w:val="005812A4"/>
    <w:rsid w:val="005814A6"/>
    <w:rsid w:val="005818C2"/>
    <w:rsid w:val="0058202F"/>
    <w:rsid w:val="005820EF"/>
    <w:rsid w:val="00582241"/>
    <w:rsid w:val="00583351"/>
    <w:rsid w:val="00583781"/>
    <w:rsid w:val="00583908"/>
    <w:rsid w:val="00583BAA"/>
    <w:rsid w:val="00583C4E"/>
    <w:rsid w:val="00583F00"/>
    <w:rsid w:val="005840FF"/>
    <w:rsid w:val="00584C20"/>
    <w:rsid w:val="00584E89"/>
    <w:rsid w:val="005851CB"/>
    <w:rsid w:val="00585585"/>
    <w:rsid w:val="00585849"/>
    <w:rsid w:val="00585E67"/>
    <w:rsid w:val="00586653"/>
    <w:rsid w:val="00586752"/>
    <w:rsid w:val="00586799"/>
    <w:rsid w:val="00586BD0"/>
    <w:rsid w:val="00587023"/>
    <w:rsid w:val="005875C5"/>
    <w:rsid w:val="005875DD"/>
    <w:rsid w:val="00587B3A"/>
    <w:rsid w:val="00587C61"/>
    <w:rsid w:val="005904B2"/>
    <w:rsid w:val="00590A65"/>
    <w:rsid w:val="00591385"/>
    <w:rsid w:val="0059152C"/>
    <w:rsid w:val="005915F4"/>
    <w:rsid w:val="005916C1"/>
    <w:rsid w:val="00591723"/>
    <w:rsid w:val="005922C7"/>
    <w:rsid w:val="00592598"/>
    <w:rsid w:val="00592607"/>
    <w:rsid w:val="005926A3"/>
    <w:rsid w:val="00592E6B"/>
    <w:rsid w:val="00592EB5"/>
    <w:rsid w:val="00593158"/>
    <w:rsid w:val="00593328"/>
    <w:rsid w:val="00593500"/>
    <w:rsid w:val="00593C71"/>
    <w:rsid w:val="00594123"/>
    <w:rsid w:val="0059422A"/>
    <w:rsid w:val="0059467E"/>
    <w:rsid w:val="005948BB"/>
    <w:rsid w:val="00594930"/>
    <w:rsid w:val="00594E7F"/>
    <w:rsid w:val="0059571F"/>
    <w:rsid w:val="005957BD"/>
    <w:rsid w:val="00595DFC"/>
    <w:rsid w:val="00595ECA"/>
    <w:rsid w:val="00597624"/>
    <w:rsid w:val="005976C3"/>
    <w:rsid w:val="00597DC7"/>
    <w:rsid w:val="00597F3E"/>
    <w:rsid w:val="005A026C"/>
    <w:rsid w:val="005A05CE"/>
    <w:rsid w:val="005A0B51"/>
    <w:rsid w:val="005A0E73"/>
    <w:rsid w:val="005A0F76"/>
    <w:rsid w:val="005A0FE5"/>
    <w:rsid w:val="005A1D24"/>
    <w:rsid w:val="005A1DF0"/>
    <w:rsid w:val="005A23FF"/>
    <w:rsid w:val="005A25B9"/>
    <w:rsid w:val="005A2CC3"/>
    <w:rsid w:val="005A353D"/>
    <w:rsid w:val="005A4461"/>
    <w:rsid w:val="005A46C7"/>
    <w:rsid w:val="005A4759"/>
    <w:rsid w:val="005A4950"/>
    <w:rsid w:val="005A4BF7"/>
    <w:rsid w:val="005A4FC3"/>
    <w:rsid w:val="005A51CC"/>
    <w:rsid w:val="005A525B"/>
    <w:rsid w:val="005A5F2E"/>
    <w:rsid w:val="005A6058"/>
    <w:rsid w:val="005A6AD4"/>
    <w:rsid w:val="005A7B9F"/>
    <w:rsid w:val="005A7BAD"/>
    <w:rsid w:val="005A7C6D"/>
    <w:rsid w:val="005A7EA6"/>
    <w:rsid w:val="005B03B2"/>
    <w:rsid w:val="005B0AC4"/>
    <w:rsid w:val="005B0F6F"/>
    <w:rsid w:val="005B130D"/>
    <w:rsid w:val="005B1445"/>
    <w:rsid w:val="005B1661"/>
    <w:rsid w:val="005B17E3"/>
    <w:rsid w:val="005B1A7B"/>
    <w:rsid w:val="005B1ACD"/>
    <w:rsid w:val="005B1B2C"/>
    <w:rsid w:val="005B1F3C"/>
    <w:rsid w:val="005B255E"/>
    <w:rsid w:val="005B2A9B"/>
    <w:rsid w:val="005B2B11"/>
    <w:rsid w:val="005B2F17"/>
    <w:rsid w:val="005B3313"/>
    <w:rsid w:val="005B3431"/>
    <w:rsid w:val="005B3475"/>
    <w:rsid w:val="005B3E48"/>
    <w:rsid w:val="005B4076"/>
    <w:rsid w:val="005B454C"/>
    <w:rsid w:val="005B460C"/>
    <w:rsid w:val="005B4967"/>
    <w:rsid w:val="005B4D0E"/>
    <w:rsid w:val="005B512B"/>
    <w:rsid w:val="005B5897"/>
    <w:rsid w:val="005B5A15"/>
    <w:rsid w:val="005B5A7B"/>
    <w:rsid w:val="005B5FBA"/>
    <w:rsid w:val="005B6715"/>
    <w:rsid w:val="005B6FC3"/>
    <w:rsid w:val="005B71DF"/>
    <w:rsid w:val="005B75C3"/>
    <w:rsid w:val="005B76C3"/>
    <w:rsid w:val="005B78CF"/>
    <w:rsid w:val="005B7BD7"/>
    <w:rsid w:val="005C03C5"/>
    <w:rsid w:val="005C04CD"/>
    <w:rsid w:val="005C0817"/>
    <w:rsid w:val="005C08BB"/>
    <w:rsid w:val="005C0D7D"/>
    <w:rsid w:val="005C0DD5"/>
    <w:rsid w:val="005C10E7"/>
    <w:rsid w:val="005C115A"/>
    <w:rsid w:val="005C117C"/>
    <w:rsid w:val="005C12A3"/>
    <w:rsid w:val="005C1373"/>
    <w:rsid w:val="005C17B3"/>
    <w:rsid w:val="005C2294"/>
    <w:rsid w:val="005C24AC"/>
    <w:rsid w:val="005C2B49"/>
    <w:rsid w:val="005C2B89"/>
    <w:rsid w:val="005C35D9"/>
    <w:rsid w:val="005C3694"/>
    <w:rsid w:val="005C39DB"/>
    <w:rsid w:val="005C3F25"/>
    <w:rsid w:val="005C45DB"/>
    <w:rsid w:val="005C462A"/>
    <w:rsid w:val="005C4659"/>
    <w:rsid w:val="005C4B72"/>
    <w:rsid w:val="005C4CF7"/>
    <w:rsid w:val="005C4E4D"/>
    <w:rsid w:val="005C5291"/>
    <w:rsid w:val="005C5673"/>
    <w:rsid w:val="005C57B2"/>
    <w:rsid w:val="005C5F50"/>
    <w:rsid w:val="005C62DD"/>
    <w:rsid w:val="005C637F"/>
    <w:rsid w:val="005C6BDE"/>
    <w:rsid w:val="005C6BF5"/>
    <w:rsid w:val="005C7206"/>
    <w:rsid w:val="005C75DE"/>
    <w:rsid w:val="005C7DB2"/>
    <w:rsid w:val="005C7F0E"/>
    <w:rsid w:val="005D011D"/>
    <w:rsid w:val="005D0655"/>
    <w:rsid w:val="005D0D76"/>
    <w:rsid w:val="005D11BC"/>
    <w:rsid w:val="005D1501"/>
    <w:rsid w:val="005D15FF"/>
    <w:rsid w:val="005D1AEB"/>
    <w:rsid w:val="005D1D27"/>
    <w:rsid w:val="005D1FAC"/>
    <w:rsid w:val="005D242B"/>
    <w:rsid w:val="005D24A8"/>
    <w:rsid w:val="005D27F6"/>
    <w:rsid w:val="005D2A09"/>
    <w:rsid w:val="005D2A26"/>
    <w:rsid w:val="005D2D01"/>
    <w:rsid w:val="005D2DD1"/>
    <w:rsid w:val="005D2FF9"/>
    <w:rsid w:val="005D3D69"/>
    <w:rsid w:val="005D40BD"/>
    <w:rsid w:val="005D45C2"/>
    <w:rsid w:val="005D45CC"/>
    <w:rsid w:val="005D460D"/>
    <w:rsid w:val="005D4E90"/>
    <w:rsid w:val="005D5291"/>
    <w:rsid w:val="005D531D"/>
    <w:rsid w:val="005D533E"/>
    <w:rsid w:val="005D5C49"/>
    <w:rsid w:val="005D5D36"/>
    <w:rsid w:val="005D610B"/>
    <w:rsid w:val="005D65BB"/>
    <w:rsid w:val="005D66A2"/>
    <w:rsid w:val="005D6B43"/>
    <w:rsid w:val="005D7797"/>
    <w:rsid w:val="005E041D"/>
    <w:rsid w:val="005E060F"/>
    <w:rsid w:val="005E0D4F"/>
    <w:rsid w:val="005E0D6F"/>
    <w:rsid w:val="005E13FE"/>
    <w:rsid w:val="005E1982"/>
    <w:rsid w:val="005E1A71"/>
    <w:rsid w:val="005E1CC7"/>
    <w:rsid w:val="005E222A"/>
    <w:rsid w:val="005E23AA"/>
    <w:rsid w:val="005E25B4"/>
    <w:rsid w:val="005E2916"/>
    <w:rsid w:val="005E29D9"/>
    <w:rsid w:val="005E2B6A"/>
    <w:rsid w:val="005E2D7D"/>
    <w:rsid w:val="005E2DEA"/>
    <w:rsid w:val="005E2F36"/>
    <w:rsid w:val="005E3030"/>
    <w:rsid w:val="005E33DF"/>
    <w:rsid w:val="005E353E"/>
    <w:rsid w:val="005E35B8"/>
    <w:rsid w:val="005E35BE"/>
    <w:rsid w:val="005E36DB"/>
    <w:rsid w:val="005E3987"/>
    <w:rsid w:val="005E3AA4"/>
    <w:rsid w:val="005E3B8F"/>
    <w:rsid w:val="005E45D2"/>
    <w:rsid w:val="005E48CC"/>
    <w:rsid w:val="005E4B01"/>
    <w:rsid w:val="005E4C42"/>
    <w:rsid w:val="005E4CB6"/>
    <w:rsid w:val="005E503A"/>
    <w:rsid w:val="005E5350"/>
    <w:rsid w:val="005E554F"/>
    <w:rsid w:val="005E62A0"/>
    <w:rsid w:val="005E6C91"/>
    <w:rsid w:val="005E724E"/>
    <w:rsid w:val="005E7876"/>
    <w:rsid w:val="005E79A6"/>
    <w:rsid w:val="005E7B96"/>
    <w:rsid w:val="005F0155"/>
    <w:rsid w:val="005F015B"/>
    <w:rsid w:val="005F037B"/>
    <w:rsid w:val="005F0B23"/>
    <w:rsid w:val="005F0BE1"/>
    <w:rsid w:val="005F0FBB"/>
    <w:rsid w:val="005F24CF"/>
    <w:rsid w:val="005F250C"/>
    <w:rsid w:val="005F26CF"/>
    <w:rsid w:val="005F284F"/>
    <w:rsid w:val="005F2A2F"/>
    <w:rsid w:val="005F2B88"/>
    <w:rsid w:val="005F2FDF"/>
    <w:rsid w:val="005F3359"/>
    <w:rsid w:val="005F3F72"/>
    <w:rsid w:val="005F4096"/>
    <w:rsid w:val="005F412E"/>
    <w:rsid w:val="005F43F2"/>
    <w:rsid w:val="005F4C45"/>
    <w:rsid w:val="005F55CC"/>
    <w:rsid w:val="005F5B6D"/>
    <w:rsid w:val="005F5CB4"/>
    <w:rsid w:val="005F634E"/>
    <w:rsid w:val="005F6B1B"/>
    <w:rsid w:val="005F6D52"/>
    <w:rsid w:val="005F6D9E"/>
    <w:rsid w:val="005F71D7"/>
    <w:rsid w:val="005F7459"/>
    <w:rsid w:val="005F74E0"/>
    <w:rsid w:val="005F76AD"/>
    <w:rsid w:val="005F78B0"/>
    <w:rsid w:val="005F79E7"/>
    <w:rsid w:val="005F7BD2"/>
    <w:rsid w:val="005F7D3C"/>
    <w:rsid w:val="005F7E3E"/>
    <w:rsid w:val="005F7F58"/>
    <w:rsid w:val="00600126"/>
    <w:rsid w:val="0060099A"/>
    <w:rsid w:val="00600CAB"/>
    <w:rsid w:val="00602375"/>
    <w:rsid w:val="006025A0"/>
    <w:rsid w:val="006026A2"/>
    <w:rsid w:val="006026D9"/>
    <w:rsid w:val="00602765"/>
    <w:rsid w:val="006027FB"/>
    <w:rsid w:val="00602EF0"/>
    <w:rsid w:val="00604377"/>
    <w:rsid w:val="006043A0"/>
    <w:rsid w:val="00604BF3"/>
    <w:rsid w:val="00604DD9"/>
    <w:rsid w:val="00605A32"/>
    <w:rsid w:val="00605EA7"/>
    <w:rsid w:val="00605F1A"/>
    <w:rsid w:val="00606423"/>
    <w:rsid w:val="00606492"/>
    <w:rsid w:val="00606A5F"/>
    <w:rsid w:val="0060738D"/>
    <w:rsid w:val="006077A8"/>
    <w:rsid w:val="00607EB4"/>
    <w:rsid w:val="00607FFD"/>
    <w:rsid w:val="006102BE"/>
    <w:rsid w:val="00610501"/>
    <w:rsid w:val="00610522"/>
    <w:rsid w:val="00610A94"/>
    <w:rsid w:val="006111B1"/>
    <w:rsid w:val="0061160C"/>
    <w:rsid w:val="006116B1"/>
    <w:rsid w:val="0061187E"/>
    <w:rsid w:val="00611B52"/>
    <w:rsid w:val="00611C55"/>
    <w:rsid w:val="00611C6D"/>
    <w:rsid w:val="00611DB6"/>
    <w:rsid w:val="00611F8F"/>
    <w:rsid w:val="0061240B"/>
    <w:rsid w:val="00612CE3"/>
    <w:rsid w:val="00612D38"/>
    <w:rsid w:val="006130E1"/>
    <w:rsid w:val="0061336D"/>
    <w:rsid w:val="00613839"/>
    <w:rsid w:val="00615030"/>
    <w:rsid w:val="0061553A"/>
    <w:rsid w:val="0061561F"/>
    <w:rsid w:val="006156DA"/>
    <w:rsid w:val="0061592D"/>
    <w:rsid w:val="00615A4C"/>
    <w:rsid w:val="006161BD"/>
    <w:rsid w:val="006162A8"/>
    <w:rsid w:val="006163E7"/>
    <w:rsid w:val="006171F0"/>
    <w:rsid w:val="0061734B"/>
    <w:rsid w:val="00617AA4"/>
    <w:rsid w:val="00617DA8"/>
    <w:rsid w:val="00620070"/>
    <w:rsid w:val="006203A0"/>
    <w:rsid w:val="006204F6"/>
    <w:rsid w:val="0062068F"/>
    <w:rsid w:val="00620B6C"/>
    <w:rsid w:val="00620CDF"/>
    <w:rsid w:val="00620D78"/>
    <w:rsid w:val="00620E82"/>
    <w:rsid w:val="0062145E"/>
    <w:rsid w:val="00621723"/>
    <w:rsid w:val="00621C1D"/>
    <w:rsid w:val="00621FFC"/>
    <w:rsid w:val="0062205B"/>
    <w:rsid w:val="0062217A"/>
    <w:rsid w:val="00622515"/>
    <w:rsid w:val="00622676"/>
    <w:rsid w:val="00622B02"/>
    <w:rsid w:val="00622F23"/>
    <w:rsid w:val="0062326D"/>
    <w:rsid w:val="00623654"/>
    <w:rsid w:val="00623713"/>
    <w:rsid w:val="006238BC"/>
    <w:rsid w:val="00623C0D"/>
    <w:rsid w:val="00623CA8"/>
    <w:rsid w:val="00623E05"/>
    <w:rsid w:val="00623F17"/>
    <w:rsid w:val="006248AE"/>
    <w:rsid w:val="006248F0"/>
    <w:rsid w:val="0062588F"/>
    <w:rsid w:val="00625A46"/>
    <w:rsid w:val="00625D0A"/>
    <w:rsid w:val="00625D52"/>
    <w:rsid w:val="00625D60"/>
    <w:rsid w:val="00627AEE"/>
    <w:rsid w:val="00627DBE"/>
    <w:rsid w:val="00630074"/>
    <w:rsid w:val="006300B3"/>
    <w:rsid w:val="00630173"/>
    <w:rsid w:val="006307A9"/>
    <w:rsid w:val="00630A4C"/>
    <w:rsid w:val="00630B59"/>
    <w:rsid w:val="00630BDF"/>
    <w:rsid w:val="00631338"/>
    <w:rsid w:val="006316C6"/>
    <w:rsid w:val="006318A0"/>
    <w:rsid w:val="00631DD1"/>
    <w:rsid w:val="00631EEA"/>
    <w:rsid w:val="0063219F"/>
    <w:rsid w:val="006326CF"/>
    <w:rsid w:val="006328D6"/>
    <w:rsid w:val="00632966"/>
    <w:rsid w:val="00632970"/>
    <w:rsid w:val="0063297D"/>
    <w:rsid w:val="00632DFB"/>
    <w:rsid w:val="0063314D"/>
    <w:rsid w:val="00633389"/>
    <w:rsid w:val="00633E84"/>
    <w:rsid w:val="00633FBB"/>
    <w:rsid w:val="00634447"/>
    <w:rsid w:val="00634D79"/>
    <w:rsid w:val="00634F8C"/>
    <w:rsid w:val="00635601"/>
    <w:rsid w:val="00635A0E"/>
    <w:rsid w:val="00636121"/>
    <w:rsid w:val="00636588"/>
    <w:rsid w:val="0063707F"/>
    <w:rsid w:val="00637706"/>
    <w:rsid w:val="00637903"/>
    <w:rsid w:val="00640145"/>
    <w:rsid w:val="00640648"/>
    <w:rsid w:val="00640ADA"/>
    <w:rsid w:val="006410BB"/>
    <w:rsid w:val="00641D02"/>
    <w:rsid w:val="00641DE3"/>
    <w:rsid w:val="006420DF"/>
    <w:rsid w:val="00642370"/>
    <w:rsid w:val="0064237E"/>
    <w:rsid w:val="00642385"/>
    <w:rsid w:val="006428AA"/>
    <w:rsid w:val="00642A35"/>
    <w:rsid w:val="00642CD2"/>
    <w:rsid w:val="00643028"/>
    <w:rsid w:val="0064307A"/>
    <w:rsid w:val="00643179"/>
    <w:rsid w:val="00643C19"/>
    <w:rsid w:val="00643C95"/>
    <w:rsid w:val="00644221"/>
    <w:rsid w:val="00644225"/>
    <w:rsid w:val="0064442B"/>
    <w:rsid w:val="006444AA"/>
    <w:rsid w:val="00644690"/>
    <w:rsid w:val="00644992"/>
    <w:rsid w:val="00644B58"/>
    <w:rsid w:val="006453BF"/>
    <w:rsid w:val="006455A1"/>
    <w:rsid w:val="00646705"/>
    <w:rsid w:val="00646D5C"/>
    <w:rsid w:val="00646E6F"/>
    <w:rsid w:val="006478F9"/>
    <w:rsid w:val="00647950"/>
    <w:rsid w:val="00650233"/>
    <w:rsid w:val="0065023C"/>
    <w:rsid w:val="006502CF"/>
    <w:rsid w:val="006513F1"/>
    <w:rsid w:val="00651482"/>
    <w:rsid w:val="00651670"/>
    <w:rsid w:val="00651B97"/>
    <w:rsid w:val="00652638"/>
    <w:rsid w:val="00652A2A"/>
    <w:rsid w:val="00652B1C"/>
    <w:rsid w:val="00652FC1"/>
    <w:rsid w:val="00653636"/>
    <w:rsid w:val="00654440"/>
    <w:rsid w:val="00654E80"/>
    <w:rsid w:val="0065536F"/>
    <w:rsid w:val="0065666E"/>
    <w:rsid w:val="006569A6"/>
    <w:rsid w:val="00656D42"/>
    <w:rsid w:val="00656E83"/>
    <w:rsid w:val="00656EE3"/>
    <w:rsid w:val="00657BF4"/>
    <w:rsid w:val="00657F0F"/>
    <w:rsid w:val="006600D2"/>
    <w:rsid w:val="0066032E"/>
    <w:rsid w:val="0066038A"/>
    <w:rsid w:val="00660F05"/>
    <w:rsid w:val="0066109D"/>
    <w:rsid w:val="006617F4"/>
    <w:rsid w:val="0066180F"/>
    <w:rsid w:val="00661C00"/>
    <w:rsid w:val="00662883"/>
    <w:rsid w:val="0066306A"/>
    <w:rsid w:val="006630E7"/>
    <w:rsid w:val="006633F6"/>
    <w:rsid w:val="00663657"/>
    <w:rsid w:val="006638C2"/>
    <w:rsid w:val="00663997"/>
    <w:rsid w:val="00663CB4"/>
    <w:rsid w:val="00663CFB"/>
    <w:rsid w:val="00664152"/>
    <w:rsid w:val="00664871"/>
    <w:rsid w:val="0066493E"/>
    <w:rsid w:val="0066499F"/>
    <w:rsid w:val="00664C03"/>
    <w:rsid w:val="00664DAD"/>
    <w:rsid w:val="006651F7"/>
    <w:rsid w:val="00665947"/>
    <w:rsid w:val="00665C0D"/>
    <w:rsid w:val="00665CD3"/>
    <w:rsid w:val="00665E54"/>
    <w:rsid w:val="006666A6"/>
    <w:rsid w:val="00666CC4"/>
    <w:rsid w:val="00666F53"/>
    <w:rsid w:val="00667257"/>
    <w:rsid w:val="00667597"/>
    <w:rsid w:val="00667FAB"/>
    <w:rsid w:val="00670D5C"/>
    <w:rsid w:val="006711DE"/>
    <w:rsid w:val="00671BEB"/>
    <w:rsid w:val="006720A3"/>
    <w:rsid w:val="0067268A"/>
    <w:rsid w:val="006726EF"/>
    <w:rsid w:val="006728FD"/>
    <w:rsid w:val="00672975"/>
    <w:rsid w:val="00672C90"/>
    <w:rsid w:val="00673A8A"/>
    <w:rsid w:val="006741BA"/>
    <w:rsid w:val="00674A79"/>
    <w:rsid w:val="00674ACC"/>
    <w:rsid w:val="00674C60"/>
    <w:rsid w:val="00675167"/>
    <w:rsid w:val="00675415"/>
    <w:rsid w:val="006756AB"/>
    <w:rsid w:val="00675B8B"/>
    <w:rsid w:val="00675D23"/>
    <w:rsid w:val="0067605E"/>
    <w:rsid w:val="006761E1"/>
    <w:rsid w:val="0067630A"/>
    <w:rsid w:val="006763D5"/>
    <w:rsid w:val="006765CB"/>
    <w:rsid w:val="00676B4B"/>
    <w:rsid w:val="00676BE3"/>
    <w:rsid w:val="00676EE0"/>
    <w:rsid w:val="00676F03"/>
    <w:rsid w:val="006770AA"/>
    <w:rsid w:val="00677113"/>
    <w:rsid w:val="0067784D"/>
    <w:rsid w:val="00677DD5"/>
    <w:rsid w:val="00677F43"/>
    <w:rsid w:val="0068070A"/>
    <w:rsid w:val="00680773"/>
    <w:rsid w:val="006809ED"/>
    <w:rsid w:val="00680B07"/>
    <w:rsid w:val="00680D4E"/>
    <w:rsid w:val="00680DB9"/>
    <w:rsid w:val="00681714"/>
    <w:rsid w:val="00681A79"/>
    <w:rsid w:val="00681DA0"/>
    <w:rsid w:val="00681DCF"/>
    <w:rsid w:val="006820BD"/>
    <w:rsid w:val="006822A4"/>
    <w:rsid w:val="006823ED"/>
    <w:rsid w:val="0068246E"/>
    <w:rsid w:val="0068280D"/>
    <w:rsid w:val="00682C4E"/>
    <w:rsid w:val="00683141"/>
    <w:rsid w:val="006839B3"/>
    <w:rsid w:val="00683B9D"/>
    <w:rsid w:val="0068422A"/>
    <w:rsid w:val="006846B6"/>
    <w:rsid w:val="00685014"/>
    <w:rsid w:val="0068522D"/>
    <w:rsid w:val="00685341"/>
    <w:rsid w:val="00685484"/>
    <w:rsid w:val="00685774"/>
    <w:rsid w:val="00685940"/>
    <w:rsid w:val="00685AAA"/>
    <w:rsid w:val="00685CD5"/>
    <w:rsid w:val="0068626E"/>
    <w:rsid w:val="00686837"/>
    <w:rsid w:val="00686C47"/>
    <w:rsid w:val="00686FD2"/>
    <w:rsid w:val="00687C88"/>
    <w:rsid w:val="00687F92"/>
    <w:rsid w:val="006901E5"/>
    <w:rsid w:val="006913A7"/>
    <w:rsid w:val="00692024"/>
    <w:rsid w:val="006921E5"/>
    <w:rsid w:val="00692995"/>
    <w:rsid w:val="00692ABB"/>
    <w:rsid w:val="00693331"/>
    <w:rsid w:val="00693EF4"/>
    <w:rsid w:val="0069413D"/>
    <w:rsid w:val="006942B8"/>
    <w:rsid w:val="0069433A"/>
    <w:rsid w:val="00694697"/>
    <w:rsid w:val="006946F9"/>
    <w:rsid w:val="0069484D"/>
    <w:rsid w:val="0069485D"/>
    <w:rsid w:val="00694CF4"/>
    <w:rsid w:val="00694F04"/>
    <w:rsid w:val="006950DF"/>
    <w:rsid w:val="0069514B"/>
    <w:rsid w:val="00695192"/>
    <w:rsid w:val="00695381"/>
    <w:rsid w:val="00695AA6"/>
    <w:rsid w:val="00695F9A"/>
    <w:rsid w:val="0069628A"/>
    <w:rsid w:val="006962E1"/>
    <w:rsid w:val="0069635F"/>
    <w:rsid w:val="00696438"/>
    <w:rsid w:val="006969F4"/>
    <w:rsid w:val="00697079"/>
    <w:rsid w:val="0069725B"/>
    <w:rsid w:val="00697392"/>
    <w:rsid w:val="006974F5"/>
    <w:rsid w:val="00697D64"/>
    <w:rsid w:val="00697E27"/>
    <w:rsid w:val="006A0422"/>
    <w:rsid w:val="006A044A"/>
    <w:rsid w:val="006A07CB"/>
    <w:rsid w:val="006A0F34"/>
    <w:rsid w:val="006A115C"/>
    <w:rsid w:val="006A1C04"/>
    <w:rsid w:val="006A1C8C"/>
    <w:rsid w:val="006A24AA"/>
    <w:rsid w:val="006A25CB"/>
    <w:rsid w:val="006A2769"/>
    <w:rsid w:val="006A2CF8"/>
    <w:rsid w:val="006A2F60"/>
    <w:rsid w:val="006A31A9"/>
    <w:rsid w:val="006A3D7E"/>
    <w:rsid w:val="006A47B9"/>
    <w:rsid w:val="006A52DF"/>
    <w:rsid w:val="006A52F5"/>
    <w:rsid w:val="006A55F4"/>
    <w:rsid w:val="006A589A"/>
    <w:rsid w:val="006A5BD2"/>
    <w:rsid w:val="006A5BFE"/>
    <w:rsid w:val="006A6021"/>
    <w:rsid w:val="006A6431"/>
    <w:rsid w:val="006A696E"/>
    <w:rsid w:val="006A698C"/>
    <w:rsid w:val="006A7009"/>
    <w:rsid w:val="006A7134"/>
    <w:rsid w:val="006A7625"/>
    <w:rsid w:val="006A7786"/>
    <w:rsid w:val="006A7CC1"/>
    <w:rsid w:val="006A7FFC"/>
    <w:rsid w:val="006B01B3"/>
    <w:rsid w:val="006B0381"/>
    <w:rsid w:val="006B0E73"/>
    <w:rsid w:val="006B0FB1"/>
    <w:rsid w:val="006B1342"/>
    <w:rsid w:val="006B1923"/>
    <w:rsid w:val="006B1E8B"/>
    <w:rsid w:val="006B1FDA"/>
    <w:rsid w:val="006B201E"/>
    <w:rsid w:val="006B2188"/>
    <w:rsid w:val="006B2589"/>
    <w:rsid w:val="006B26FF"/>
    <w:rsid w:val="006B2831"/>
    <w:rsid w:val="006B2CCE"/>
    <w:rsid w:val="006B2FEC"/>
    <w:rsid w:val="006B3088"/>
    <w:rsid w:val="006B3130"/>
    <w:rsid w:val="006B33C5"/>
    <w:rsid w:val="006B3897"/>
    <w:rsid w:val="006B3C9B"/>
    <w:rsid w:val="006B40F0"/>
    <w:rsid w:val="006B44A5"/>
    <w:rsid w:val="006B4DB4"/>
    <w:rsid w:val="006B4E6C"/>
    <w:rsid w:val="006B4F9A"/>
    <w:rsid w:val="006B5066"/>
    <w:rsid w:val="006B5601"/>
    <w:rsid w:val="006B57E4"/>
    <w:rsid w:val="006B5DAB"/>
    <w:rsid w:val="006B5E2C"/>
    <w:rsid w:val="006B6492"/>
    <w:rsid w:val="006B6ADF"/>
    <w:rsid w:val="006B6FCF"/>
    <w:rsid w:val="006B7198"/>
    <w:rsid w:val="006B780D"/>
    <w:rsid w:val="006B7D8E"/>
    <w:rsid w:val="006C0159"/>
    <w:rsid w:val="006C046E"/>
    <w:rsid w:val="006C0666"/>
    <w:rsid w:val="006C088D"/>
    <w:rsid w:val="006C0923"/>
    <w:rsid w:val="006C0951"/>
    <w:rsid w:val="006C09CA"/>
    <w:rsid w:val="006C0A0A"/>
    <w:rsid w:val="006C0F76"/>
    <w:rsid w:val="006C0F95"/>
    <w:rsid w:val="006C1A20"/>
    <w:rsid w:val="006C227A"/>
    <w:rsid w:val="006C2B5C"/>
    <w:rsid w:val="006C31C7"/>
    <w:rsid w:val="006C3266"/>
    <w:rsid w:val="006C33D1"/>
    <w:rsid w:val="006C352D"/>
    <w:rsid w:val="006C35FC"/>
    <w:rsid w:val="006C37DD"/>
    <w:rsid w:val="006C38F2"/>
    <w:rsid w:val="006C469C"/>
    <w:rsid w:val="006C4A1B"/>
    <w:rsid w:val="006C4DD3"/>
    <w:rsid w:val="006C52A4"/>
    <w:rsid w:val="006C5AF2"/>
    <w:rsid w:val="006C678F"/>
    <w:rsid w:val="006C67CC"/>
    <w:rsid w:val="006C6B9D"/>
    <w:rsid w:val="006C7994"/>
    <w:rsid w:val="006D0AD4"/>
    <w:rsid w:val="006D0E69"/>
    <w:rsid w:val="006D105F"/>
    <w:rsid w:val="006D1A25"/>
    <w:rsid w:val="006D2194"/>
    <w:rsid w:val="006D254B"/>
    <w:rsid w:val="006D367E"/>
    <w:rsid w:val="006D36BD"/>
    <w:rsid w:val="006D3851"/>
    <w:rsid w:val="006D388C"/>
    <w:rsid w:val="006D403E"/>
    <w:rsid w:val="006D423F"/>
    <w:rsid w:val="006D43AE"/>
    <w:rsid w:val="006D4490"/>
    <w:rsid w:val="006D44A4"/>
    <w:rsid w:val="006D450E"/>
    <w:rsid w:val="006D48AE"/>
    <w:rsid w:val="006D4EEC"/>
    <w:rsid w:val="006D5DFA"/>
    <w:rsid w:val="006D5F9C"/>
    <w:rsid w:val="006D62CB"/>
    <w:rsid w:val="006D63D9"/>
    <w:rsid w:val="006D6A5B"/>
    <w:rsid w:val="006D710F"/>
    <w:rsid w:val="006D7170"/>
    <w:rsid w:val="006D71CE"/>
    <w:rsid w:val="006D7C9F"/>
    <w:rsid w:val="006E0442"/>
    <w:rsid w:val="006E0C32"/>
    <w:rsid w:val="006E0CED"/>
    <w:rsid w:val="006E0D27"/>
    <w:rsid w:val="006E0EC1"/>
    <w:rsid w:val="006E0EF3"/>
    <w:rsid w:val="006E0F0C"/>
    <w:rsid w:val="006E1A22"/>
    <w:rsid w:val="006E1E73"/>
    <w:rsid w:val="006E1F36"/>
    <w:rsid w:val="006E23CE"/>
    <w:rsid w:val="006E2B5E"/>
    <w:rsid w:val="006E3148"/>
    <w:rsid w:val="006E32CB"/>
    <w:rsid w:val="006E33A4"/>
    <w:rsid w:val="006E40AB"/>
    <w:rsid w:val="006E40D1"/>
    <w:rsid w:val="006E40FA"/>
    <w:rsid w:val="006E489F"/>
    <w:rsid w:val="006E4B01"/>
    <w:rsid w:val="006E55EA"/>
    <w:rsid w:val="006E5DC7"/>
    <w:rsid w:val="006E5E23"/>
    <w:rsid w:val="006E6AD9"/>
    <w:rsid w:val="006E7155"/>
    <w:rsid w:val="006E7293"/>
    <w:rsid w:val="006E7468"/>
    <w:rsid w:val="006E77E7"/>
    <w:rsid w:val="006F03E7"/>
    <w:rsid w:val="006F09E3"/>
    <w:rsid w:val="006F0A2E"/>
    <w:rsid w:val="006F0C23"/>
    <w:rsid w:val="006F0D80"/>
    <w:rsid w:val="006F12F4"/>
    <w:rsid w:val="006F1FCE"/>
    <w:rsid w:val="006F1FF4"/>
    <w:rsid w:val="006F20DC"/>
    <w:rsid w:val="006F217D"/>
    <w:rsid w:val="006F2288"/>
    <w:rsid w:val="006F23FD"/>
    <w:rsid w:val="006F2891"/>
    <w:rsid w:val="006F2A7D"/>
    <w:rsid w:val="006F2D36"/>
    <w:rsid w:val="006F3B84"/>
    <w:rsid w:val="006F44DD"/>
    <w:rsid w:val="006F4562"/>
    <w:rsid w:val="006F45F6"/>
    <w:rsid w:val="006F54A9"/>
    <w:rsid w:val="006F5DA4"/>
    <w:rsid w:val="006F5E5E"/>
    <w:rsid w:val="006F60B1"/>
    <w:rsid w:val="006F60FF"/>
    <w:rsid w:val="006F6403"/>
    <w:rsid w:val="006F656B"/>
    <w:rsid w:val="006F6701"/>
    <w:rsid w:val="006F6D1E"/>
    <w:rsid w:val="006F709C"/>
    <w:rsid w:val="006F7131"/>
    <w:rsid w:val="006F747C"/>
    <w:rsid w:val="006F756C"/>
    <w:rsid w:val="006F75CD"/>
    <w:rsid w:val="006F78A2"/>
    <w:rsid w:val="006F7A36"/>
    <w:rsid w:val="006F7A3B"/>
    <w:rsid w:val="006F7B8E"/>
    <w:rsid w:val="00700017"/>
    <w:rsid w:val="007002E2"/>
    <w:rsid w:val="00700373"/>
    <w:rsid w:val="00700804"/>
    <w:rsid w:val="00700979"/>
    <w:rsid w:val="0070145C"/>
    <w:rsid w:val="00702157"/>
    <w:rsid w:val="00702159"/>
    <w:rsid w:val="0070294D"/>
    <w:rsid w:val="00702A79"/>
    <w:rsid w:val="00703515"/>
    <w:rsid w:val="007035E0"/>
    <w:rsid w:val="0070364D"/>
    <w:rsid w:val="00703E32"/>
    <w:rsid w:val="00704395"/>
    <w:rsid w:val="00704441"/>
    <w:rsid w:val="00704599"/>
    <w:rsid w:val="00704662"/>
    <w:rsid w:val="007047DF"/>
    <w:rsid w:val="00704964"/>
    <w:rsid w:val="00705271"/>
    <w:rsid w:val="0070557F"/>
    <w:rsid w:val="007058E4"/>
    <w:rsid w:val="00705BA0"/>
    <w:rsid w:val="00705CBD"/>
    <w:rsid w:val="0070603B"/>
    <w:rsid w:val="007063D0"/>
    <w:rsid w:val="00706A25"/>
    <w:rsid w:val="00706BF0"/>
    <w:rsid w:val="00706E0B"/>
    <w:rsid w:val="00706F92"/>
    <w:rsid w:val="00707307"/>
    <w:rsid w:val="00707602"/>
    <w:rsid w:val="0070775F"/>
    <w:rsid w:val="0070776B"/>
    <w:rsid w:val="0070793B"/>
    <w:rsid w:val="00707FD7"/>
    <w:rsid w:val="00710260"/>
    <w:rsid w:val="007102DC"/>
    <w:rsid w:val="00710743"/>
    <w:rsid w:val="007107E5"/>
    <w:rsid w:val="00710DD4"/>
    <w:rsid w:val="00711F8E"/>
    <w:rsid w:val="00712524"/>
    <w:rsid w:val="007129F8"/>
    <w:rsid w:val="00712FB1"/>
    <w:rsid w:val="007144B1"/>
    <w:rsid w:val="0071466B"/>
    <w:rsid w:val="0071580D"/>
    <w:rsid w:val="00716210"/>
    <w:rsid w:val="00716C23"/>
    <w:rsid w:val="007170DA"/>
    <w:rsid w:val="00717118"/>
    <w:rsid w:val="007179F8"/>
    <w:rsid w:val="00717CEE"/>
    <w:rsid w:val="00717E5D"/>
    <w:rsid w:val="00717E9E"/>
    <w:rsid w:val="00720EFC"/>
    <w:rsid w:val="00720F15"/>
    <w:rsid w:val="0072133D"/>
    <w:rsid w:val="0072143F"/>
    <w:rsid w:val="0072146F"/>
    <w:rsid w:val="00721B29"/>
    <w:rsid w:val="00721D54"/>
    <w:rsid w:val="00721F8D"/>
    <w:rsid w:val="0072206A"/>
    <w:rsid w:val="00722179"/>
    <w:rsid w:val="007222F0"/>
    <w:rsid w:val="0072262C"/>
    <w:rsid w:val="0072262D"/>
    <w:rsid w:val="007226FF"/>
    <w:rsid w:val="00722D81"/>
    <w:rsid w:val="007234E7"/>
    <w:rsid w:val="007239DC"/>
    <w:rsid w:val="00723B4C"/>
    <w:rsid w:val="00723B9C"/>
    <w:rsid w:val="0072482F"/>
    <w:rsid w:val="00725499"/>
    <w:rsid w:val="00725AAE"/>
    <w:rsid w:val="0072681D"/>
    <w:rsid w:val="00727262"/>
    <w:rsid w:val="007273F7"/>
    <w:rsid w:val="00727997"/>
    <w:rsid w:val="00727D51"/>
    <w:rsid w:val="00727E28"/>
    <w:rsid w:val="00727F80"/>
    <w:rsid w:val="00727F92"/>
    <w:rsid w:val="00727FE5"/>
    <w:rsid w:val="0073018E"/>
    <w:rsid w:val="00730488"/>
    <w:rsid w:val="0073083C"/>
    <w:rsid w:val="00731084"/>
    <w:rsid w:val="0073145C"/>
    <w:rsid w:val="0073160C"/>
    <w:rsid w:val="00731A24"/>
    <w:rsid w:val="00731C32"/>
    <w:rsid w:val="007325DA"/>
    <w:rsid w:val="00732A4E"/>
    <w:rsid w:val="00732E20"/>
    <w:rsid w:val="00733546"/>
    <w:rsid w:val="0073378F"/>
    <w:rsid w:val="00734146"/>
    <w:rsid w:val="0073461D"/>
    <w:rsid w:val="00734F50"/>
    <w:rsid w:val="007360C0"/>
    <w:rsid w:val="007366AE"/>
    <w:rsid w:val="00736DAD"/>
    <w:rsid w:val="00736E0A"/>
    <w:rsid w:val="00737177"/>
    <w:rsid w:val="00737618"/>
    <w:rsid w:val="00737A0F"/>
    <w:rsid w:val="00737F73"/>
    <w:rsid w:val="00740284"/>
    <w:rsid w:val="0074032E"/>
    <w:rsid w:val="0074035F"/>
    <w:rsid w:val="007403CE"/>
    <w:rsid w:val="00740958"/>
    <w:rsid w:val="00740DF6"/>
    <w:rsid w:val="0074159A"/>
    <w:rsid w:val="007419B4"/>
    <w:rsid w:val="007419D6"/>
    <w:rsid w:val="00741E59"/>
    <w:rsid w:val="00743019"/>
    <w:rsid w:val="00743184"/>
    <w:rsid w:val="007438D3"/>
    <w:rsid w:val="00743CA9"/>
    <w:rsid w:val="00743E01"/>
    <w:rsid w:val="00744098"/>
    <w:rsid w:val="0074411D"/>
    <w:rsid w:val="00744864"/>
    <w:rsid w:val="00744933"/>
    <w:rsid w:val="00744984"/>
    <w:rsid w:val="00744AD6"/>
    <w:rsid w:val="00744EFA"/>
    <w:rsid w:val="00745283"/>
    <w:rsid w:val="00745655"/>
    <w:rsid w:val="007457CA"/>
    <w:rsid w:val="00745877"/>
    <w:rsid w:val="00745DA2"/>
    <w:rsid w:val="00745FF1"/>
    <w:rsid w:val="0074609F"/>
    <w:rsid w:val="00746866"/>
    <w:rsid w:val="00746B06"/>
    <w:rsid w:val="0074787E"/>
    <w:rsid w:val="00747D7F"/>
    <w:rsid w:val="00750015"/>
    <w:rsid w:val="0075021E"/>
    <w:rsid w:val="00750785"/>
    <w:rsid w:val="00750B0E"/>
    <w:rsid w:val="007512BC"/>
    <w:rsid w:val="007513AF"/>
    <w:rsid w:val="00751454"/>
    <w:rsid w:val="007514CB"/>
    <w:rsid w:val="00751A85"/>
    <w:rsid w:val="00752040"/>
    <w:rsid w:val="0075213F"/>
    <w:rsid w:val="00752491"/>
    <w:rsid w:val="0075296B"/>
    <w:rsid w:val="00752FB1"/>
    <w:rsid w:val="007537DA"/>
    <w:rsid w:val="00753C4D"/>
    <w:rsid w:val="0075410E"/>
    <w:rsid w:val="007543F9"/>
    <w:rsid w:val="00754638"/>
    <w:rsid w:val="00754877"/>
    <w:rsid w:val="007548DE"/>
    <w:rsid w:val="00754CB1"/>
    <w:rsid w:val="00754E33"/>
    <w:rsid w:val="007551E2"/>
    <w:rsid w:val="007552A2"/>
    <w:rsid w:val="007553E2"/>
    <w:rsid w:val="00755502"/>
    <w:rsid w:val="00755A3F"/>
    <w:rsid w:val="00755E4B"/>
    <w:rsid w:val="00756C31"/>
    <w:rsid w:val="00757A1C"/>
    <w:rsid w:val="00757E3C"/>
    <w:rsid w:val="00760764"/>
    <w:rsid w:val="00760B0D"/>
    <w:rsid w:val="0076106E"/>
    <w:rsid w:val="0076122E"/>
    <w:rsid w:val="007612E2"/>
    <w:rsid w:val="007614A0"/>
    <w:rsid w:val="00761CD4"/>
    <w:rsid w:val="00761F91"/>
    <w:rsid w:val="007623E7"/>
    <w:rsid w:val="00762406"/>
    <w:rsid w:val="007627C0"/>
    <w:rsid w:val="00762E4F"/>
    <w:rsid w:val="00763250"/>
    <w:rsid w:val="007639BF"/>
    <w:rsid w:val="007640CD"/>
    <w:rsid w:val="00764515"/>
    <w:rsid w:val="00764CB2"/>
    <w:rsid w:val="007651BF"/>
    <w:rsid w:val="007655E8"/>
    <w:rsid w:val="007656C9"/>
    <w:rsid w:val="00765EAA"/>
    <w:rsid w:val="0076600B"/>
    <w:rsid w:val="00766091"/>
    <w:rsid w:val="0076651E"/>
    <w:rsid w:val="0076658D"/>
    <w:rsid w:val="00766D54"/>
    <w:rsid w:val="00766F12"/>
    <w:rsid w:val="00766F5F"/>
    <w:rsid w:val="007673BE"/>
    <w:rsid w:val="00767628"/>
    <w:rsid w:val="007676A8"/>
    <w:rsid w:val="007678AA"/>
    <w:rsid w:val="00767D80"/>
    <w:rsid w:val="007702B7"/>
    <w:rsid w:val="007708A5"/>
    <w:rsid w:val="00770C80"/>
    <w:rsid w:val="00770FE7"/>
    <w:rsid w:val="0077137C"/>
    <w:rsid w:val="00772B19"/>
    <w:rsid w:val="00772DE8"/>
    <w:rsid w:val="00774153"/>
    <w:rsid w:val="007741A4"/>
    <w:rsid w:val="00774264"/>
    <w:rsid w:val="0077448F"/>
    <w:rsid w:val="0077470B"/>
    <w:rsid w:val="007748CE"/>
    <w:rsid w:val="00775033"/>
    <w:rsid w:val="007757A5"/>
    <w:rsid w:val="00775BE1"/>
    <w:rsid w:val="0077603A"/>
    <w:rsid w:val="0077613B"/>
    <w:rsid w:val="00776461"/>
    <w:rsid w:val="00776D91"/>
    <w:rsid w:val="00776E80"/>
    <w:rsid w:val="00780069"/>
    <w:rsid w:val="007802C6"/>
    <w:rsid w:val="00780510"/>
    <w:rsid w:val="0078068B"/>
    <w:rsid w:val="007806CC"/>
    <w:rsid w:val="00780982"/>
    <w:rsid w:val="007809F0"/>
    <w:rsid w:val="0078128D"/>
    <w:rsid w:val="00781697"/>
    <w:rsid w:val="00781E18"/>
    <w:rsid w:val="00781F42"/>
    <w:rsid w:val="00781FA0"/>
    <w:rsid w:val="007820EF"/>
    <w:rsid w:val="007827A3"/>
    <w:rsid w:val="00782808"/>
    <w:rsid w:val="00782C0D"/>
    <w:rsid w:val="007831FC"/>
    <w:rsid w:val="007831FD"/>
    <w:rsid w:val="007834E3"/>
    <w:rsid w:val="007838A4"/>
    <w:rsid w:val="00783B02"/>
    <w:rsid w:val="00783DA2"/>
    <w:rsid w:val="00784241"/>
    <w:rsid w:val="007843DF"/>
    <w:rsid w:val="0078478A"/>
    <w:rsid w:val="007847E3"/>
    <w:rsid w:val="00784A14"/>
    <w:rsid w:val="007850FF"/>
    <w:rsid w:val="007853A6"/>
    <w:rsid w:val="00785C95"/>
    <w:rsid w:val="0078621C"/>
    <w:rsid w:val="0078643C"/>
    <w:rsid w:val="00786652"/>
    <w:rsid w:val="00786B30"/>
    <w:rsid w:val="00787577"/>
    <w:rsid w:val="00787836"/>
    <w:rsid w:val="00787FAB"/>
    <w:rsid w:val="0079000F"/>
    <w:rsid w:val="00790AF4"/>
    <w:rsid w:val="00790DC0"/>
    <w:rsid w:val="00790EA8"/>
    <w:rsid w:val="0079127A"/>
    <w:rsid w:val="007912FB"/>
    <w:rsid w:val="007913D4"/>
    <w:rsid w:val="007915AB"/>
    <w:rsid w:val="00791601"/>
    <w:rsid w:val="00791791"/>
    <w:rsid w:val="00791AE1"/>
    <w:rsid w:val="00791CE7"/>
    <w:rsid w:val="00791F9E"/>
    <w:rsid w:val="007924C5"/>
    <w:rsid w:val="00792596"/>
    <w:rsid w:val="00792673"/>
    <w:rsid w:val="007926E2"/>
    <w:rsid w:val="0079281B"/>
    <w:rsid w:val="00792A63"/>
    <w:rsid w:val="00792AF1"/>
    <w:rsid w:val="00792C23"/>
    <w:rsid w:val="00792D7C"/>
    <w:rsid w:val="00792FE0"/>
    <w:rsid w:val="0079337A"/>
    <w:rsid w:val="007939D3"/>
    <w:rsid w:val="00793A4E"/>
    <w:rsid w:val="00794315"/>
    <w:rsid w:val="00794696"/>
    <w:rsid w:val="00794C89"/>
    <w:rsid w:val="00794D4C"/>
    <w:rsid w:val="00795327"/>
    <w:rsid w:val="007955E2"/>
    <w:rsid w:val="00795797"/>
    <w:rsid w:val="00795B2D"/>
    <w:rsid w:val="00795D85"/>
    <w:rsid w:val="00796073"/>
    <w:rsid w:val="007968FC"/>
    <w:rsid w:val="00796D2D"/>
    <w:rsid w:val="00796E30"/>
    <w:rsid w:val="00797199"/>
    <w:rsid w:val="007973F6"/>
    <w:rsid w:val="0079742E"/>
    <w:rsid w:val="00797638"/>
    <w:rsid w:val="007976AF"/>
    <w:rsid w:val="00797B80"/>
    <w:rsid w:val="00797C64"/>
    <w:rsid w:val="00797CE9"/>
    <w:rsid w:val="00797D94"/>
    <w:rsid w:val="0079DCBA"/>
    <w:rsid w:val="007A0073"/>
    <w:rsid w:val="007A01E2"/>
    <w:rsid w:val="007A0900"/>
    <w:rsid w:val="007A0C8F"/>
    <w:rsid w:val="007A0FB4"/>
    <w:rsid w:val="007A134C"/>
    <w:rsid w:val="007A142B"/>
    <w:rsid w:val="007A19A0"/>
    <w:rsid w:val="007A1CA0"/>
    <w:rsid w:val="007A1F63"/>
    <w:rsid w:val="007A253D"/>
    <w:rsid w:val="007A2673"/>
    <w:rsid w:val="007A29E8"/>
    <w:rsid w:val="007A3074"/>
    <w:rsid w:val="007A3923"/>
    <w:rsid w:val="007A401A"/>
    <w:rsid w:val="007A4975"/>
    <w:rsid w:val="007A4C69"/>
    <w:rsid w:val="007A5111"/>
    <w:rsid w:val="007A5395"/>
    <w:rsid w:val="007A55E7"/>
    <w:rsid w:val="007A5619"/>
    <w:rsid w:val="007A5EA4"/>
    <w:rsid w:val="007A61E9"/>
    <w:rsid w:val="007A6441"/>
    <w:rsid w:val="007A6572"/>
    <w:rsid w:val="007A65F7"/>
    <w:rsid w:val="007A6A18"/>
    <w:rsid w:val="007A6A97"/>
    <w:rsid w:val="007A6C16"/>
    <w:rsid w:val="007A714C"/>
    <w:rsid w:val="007A7422"/>
    <w:rsid w:val="007A7952"/>
    <w:rsid w:val="007A79C5"/>
    <w:rsid w:val="007A7A6E"/>
    <w:rsid w:val="007B0635"/>
    <w:rsid w:val="007B0BDA"/>
    <w:rsid w:val="007B0C58"/>
    <w:rsid w:val="007B11D6"/>
    <w:rsid w:val="007B143C"/>
    <w:rsid w:val="007B20DA"/>
    <w:rsid w:val="007B265A"/>
    <w:rsid w:val="007B28DF"/>
    <w:rsid w:val="007B36BE"/>
    <w:rsid w:val="007B39BB"/>
    <w:rsid w:val="007B3E76"/>
    <w:rsid w:val="007B45C9"/>
    <w:rsid w:val="007B4F28"/>
    <w:rsid w:val="007B5159"/>
    <w:rsid w:val="007B55A4"/>
    <w:rsid w:val="007B55B1"/>
    <w:rsid w:val="007B5622"/>
    <w:rsid w:val="007B5633"/>
    <w:rsid w:val="007B58CA"/>
    <w:rsid w:val="007B5B86"/>
    <w:rsid w:val="007B6C7A"/>
    <w:rsid w:val="007B6C98"/>
    <w:rsid w:val="007B6D9F"/>
    <w:rsid w:val="007B7134"/>
    <w:rsid w:val="007B72F3"/>
    <w:rsid w:val="007B76C3"/>
    <w:rsid w:val="007B7AEE"/>
    <w:rsid w:val="007B7AEF"/>
    <w:rsid w:val="007B7BB4"/>
    <w:rsid w:val="007C01D6"/>
    <w:rsid w:val="007C0228"/>
    <w:rsid w:val="007C07C9"/>
    <w:rsid w:val="007C0D48"/>
    <w:rsid w:val="007C0E1C"/>
    <w:rsid w:val="007C10E1"/>
    <w:rsid w:val="007C1296"/>
    <w:rsid w:val="007C19A2"/>
    <w:rsid w:val="007C1AE4"/>
    <w:rsid w:val="007C1B99"/>
    <w:rsid w:val="007C1BB1"/>
    <w:rsid w:val="007C212F"/>
    <w:rsid w:val="007C22B2"/>
    <w:rsid w:val="007C248B"/>
    <w:rsid w:val="007C2884"/>
    <w:rsid w:val="007C29F6"/>
    <w:rsid w:val="007C2A38"/>
    <w:rsid w:val="007C30B8"/>
    <w:rsid w:val="007C3461"/>
    <w:rsid w:val="007C3667"/>
    <w:rsid w:val="007C3A3E"/>
    <w:rsid w:val="007C4036"/>
    <w:rsid w:val="007C4089"/>
    <w:rsid w:val="007C41E2"/>
    <w:rsid w:val="007C4317"/>
    <w:rsid w:val="007C455E"/>
    <w:rsid w:val="007C4585"/>
    <w:rsid w:val="007C4595"/>
    <w:rsid w:val="007C494B"/>
    <w:rsid w:val="007C4C6E"/>
    <w:rsid w:val="007C532B"/>
    <w:rsid w:val="007C57D3"/>
    <w:rsid w:val="007C5D9F"/>
    <w:rsid w:val="007C6050"/>
    <w:rsid w:val="007C62DD"/>
    <w:rsid w:val="007C6481"/>
    <w:rsid w:val="007C67B3"/>
    <w:rsid w:val="007C67C2"/>
    <w:rsid w:val="007C6836"/>
    <w:rsid w:val="007C6A1E"/>
    <w:rsid w:val="007C6E21"/>
    <w:rsid w:val="007C6F51"/>
    <w:rsid w:val="007C73A1"/>
    <w:rsid w:val="007C7434"/>
    <w:rsid w:val="007C7F4B"/>
    <w:rsid w:val="007D0382"/>
    <w:rsid w:val="007D045A"/>
    <w:rsid w:val="007D05BB"/>
    <w:rsid w:val="007D0BC3"/>
    <w:rsid w:val="007D0DE5"/>
    <w:rsid w:val="007D0F66"/>
    <w:rsid w:val="007D0FCF"/>
    <w:rsid w:val="007D1567"/>
    <w:rsid w:val="007D187E"/>
    <w:rsid w:val="007D1BA8"/>
    <w:rsid w:val="007D1BC6"/>
    <w:rsid w:val="007D1E7A"/>
    <w:rsid w:val="007D2445"/>
    <w:rsid w:val="007D26EA"/>
    <w:rsid w:val="007D2EDF"/>
    <w:rsid w:val="007D3031"/>
    <w:rsid w:val="007D3129"/>
    <w:rsid w:val="007D34B6"/>
    <w:rsid w:val="007D37EA"/>
    <w:rsid w:val="007D399C"/>
    <w:rsid w:val="007D3EBC"/>
    <w:rsid w:val="007D3EDF"/>
    <w:rsid w:val="007D43B6"/>
    <w:rsid w:val="007D4BE2"/>
    <w:rsid w:val="007D50F1"/>
    <w:rsid w:val="007D54A5"/>
    <w:rsid w:val="007D5500"/>
    <w:rsid w:val="007D64F0"/>
    <w:rsid w:val="007D6AD4"/>
    <w:rsid w:val="007D720F"/>
    <w:rsid w:val="007D7825"/>
    <w:rsid w:val="007E03AB"/>
    <w:rsid w:val="007E03C4"/>
    <w:rsid w:val="007E04DB"/>
    <w:rsid w:val="007E053F"/>
    <w:rsid w:val="007E0BCF"/>
    <w:rsid w:val="007E0F2B"/>
    <w:rsid w:val="007E1360"/>
    <w:rsid w:val="007E1685"/>
    <w:rsid w:val="007E16A4"/>
    <w:rsid w:val="007E1843"/>
    <w:rsid w:val="007E1C05"/>
    <w:rsid w:val="007E2653"/>
    <w:rsid w:val="007E29DD"/>
    <w:rsid w:val="007E2FF2"/>
    <w:rsid w:val="007E38A5"/>
    <w:rsid w:val="007E3974"/>
    <w:rsid w:val="007E433A"/>
    <w:rsid w:val="007E465A"/>
    <w:rsid w:val="007E4F06"/>
    <w:rsid w:val="007E51C9"/>
    <w:rsid w:val="007E5318"/>
    <w:rsid w:val="007E5952"/>
    <w:rsid w:val="007E5BA5"/>
    <w:rsid w:val="007E623A"/>
    <w:rsid w:val="007E67F8"/>
    <w:rsid w:val="007E6ED2"/>
    <w:rsid w:val="007E6FCA"/>
    <w:rsid w:val="007E7562"/>
    <w:rsid w:val="007E756D"/>
    <w:rsid w:val="007E768A"/>
    <w:rsid w:val="007E7718"/>
    <w:rsid w:val="007E7C92"/>
    <w:rsid w:val="007E7DEB"/>
    <w:rsid w:val="007E7E64"/>
    <w:rsid w:val="007E7F6C"/>
    <w:rsid w:val="007F0A29"/>
    <w:rsid w:val="007F0B62"/>
    <w:rsid w:val="007F10E1"/>
    <w:rsid w:val="007F13AD"/>
    <w:rsid w:val="007F1BBE"/>
    <w:rsid w:val="007F213B"/>
    <w:rsid w:val="007F3340"/>
    <w:rsid w:val="007F355E"/>
    <w:rsid w:val="007F38DC"/>
    <w:rsid w:val="007F3C54"/>
    <w:rsid w:val="007F3D4B"/>
    <w:rsid w:val="007F4270"/>
    <w:rsid w:val="007F43EA"/>
    <w:rsid w:val="007F488D"/>
    <w:rsid w:val="007F4BA7"/>
    <w:rsid w:val="007F537B"/>
    <w:rsid w:val="007F5DA9"/>
    <w:rsid w:val="007F605C"/>
    <w:rsid w:val="007F635F"/>
    <w:rsid w:val="007F6D9F"/>
    <w:rsid w:val="007F714A"/>
    <w:rsid w:val="007F79F2"/>
    <w:rsid w:val="007F7B90"/>
    <w:rsid w:val="007F7C5F"/>
    <w:rsid w:val="008000C9"/>
    <w:rsid w:val="00800744"/>
    <w:rsid w:val="008015B1"/>
    <w:rsid w:val="00801B0B"/>
    <w:rsid w:val="00801FF9"/>
    <w:rsid w:val="00802585"/>
    <w:rsid w:val="00802F12"/>
    <w:rsid w:val="008032BA"/>
    <w:rsid w:val="00803326"/>
    <w:rsid w:val="008033A2"/>
    <w:rsid w:val="008033D7"/>
    <w:rsid w:val="008034C5"/>
    <w:rsid w:val="008039FC"/>
    <w:rsid w:val="0080480A"/>
    <w:rsid w:val="00804EE3"/>
    <w:rsid w:val="00804F41"/>
    <w:rsid w:val="0080500C"/>
    <w:rsid w:val="0080501E"/>
    <w:rsid w:val="00805302"/>
    <w:rsid w:val="008056F5"/>
    <w:rsid w:val="008058F5"/>
    <w:rsid w:val="008059D6"/>
    <w:rsid w:val="00805B51"/>
    <w:rsid w:val="00805B80"/>
    <w:rsid w:val="00805DDC"/>
    <w:rsid w:val="008063FD"/>
    <w:rsid w:val="008065ED"/>
    <w:rsid w:val="008066A7"/>
    <w:rsid w:val="0080671C"/>
    <w:rsid w:val="00806A61"/>
    <w:rsid w:val="00807096"/>
    <w:rsid w:val="00807A95"/>
    <w:rsid w:val="00807C04"/>
    <w:rsid w:val="0081026F"/>
    <w:rsid w:val="008102ED"/>
    <w:rsid w:val="00810963"/>
    <w:rsid w:val="00810D50"/>
    <w:rsid w:val="00810E13"/>
    <w:rsid w:val="008114C8"/>
    <w:rsid w:val="008118AA"/>
    <w:rsid w:val="008120CF"/>
    <w:rsid w:val="008121DA"/>
    <w:rsid w:val="00812470"/>
    <w:rsid w:val="00812B72"/>
    <w:rsid w:val="008133EE"/>
    <w:rsid w:val="008135ED"/>
    <w:rsid w:val="0081406B"/>
    <w:rsid w:val="0081453E"/>
    <w:rsid w:val="00814842"/>
    <w:rsid w:val="008152CE"/>
    <w:rsid w:val="00815576"/>
    <w:rsid w:val="0081567D"/>
    <w:rsid w:val="00815682"/>
    <w:rsid w:val="0081578A"/>
    <w:rsid w:val="00815B64"/>
    <w:rsid w:val="00816089"/>
    <w:rsid w:val="008163AF"/>
    <w:rsid w:val="0081655E"/>
    <w:rsid w:val="00816624"/>
    <w:rsid w:val="00816BAD"/>
    <w:rsid w:val="00816CC7"/>
    <w:rsid w:val="00816E26"/>
    <w:rsid w:val="00816EB4"/>
    <w:rsid w:val="00817038"/>
    <w:rsid w:val="008170FC"/>
    <w:rsid w:val="008179D9"/>
    <w:rsid w:val="00817BB2"/>
    <w:rsid w:val="00817CC2"/>
    <w:rsid w:val="00820A76"/>
    <w:rsid w:val="00820FA6"/>
    <w:rsid w:val="008213A3"/>
    <w:rsid w:val="008217C3"/>
    <w:rsid w:val="008218A5"/>
    <w:rsid w:val="00821BC1"/>
    <w:rsid w:val="0082220A"/>
    <w:rsid w:val="00822473"/>
    <w:rsid w:val="0082277C"/>
    <w:rsid w:val="00822AC8"/>
    <w:rsid w:val="008235B4"/>
    <w:rsid w:val="008236E8"/>
    <w:rsid w:val="0082379A"/>
    <w:rsid w:val="0082396B"/>
    <w:rsid w:val="00824288"/>
    <w:rsid w:val="00824360"/>
    <w:rsid w:val="008245C6"/>
    <w:rsid w:val="008249E8"/>
    <w:rsid w:val="00824B45"/>
    <w:rsid w:val="00824F2B"/>
    <w:rsid w:val="00825282"/>
    <w:rsid w:val="008255CC"/>
    <w:rsid w:val="008258B3"/>
    <w:rsid w:val="00825C30"/>
    <w:rsid w:val="00826343"/>
    <w:rsid w:val="0082637C"/>
    <w:rsid w:val="00826AAD"/>
    <w:rsid w:val="00826ABF"/>
    <w:rsid w:val="00827084"/>
    <w:rsid w:val="008274DF"/>
    <w:rsid w:val="00827974"/>
    <w:rsid w:val="00827F36"/>
    <w:rsid w:val="0083056B"/>
    <w:rsid w:val="0083084A"/>
    <w:rsid w:val="00831149"/>
    <w:rsid w:val="00831304"/>
    <w:rsid w:val="00831624"/>
    <w:rsid w:val="00831C80"/>
    <w:rsid w:val="00831CC5"/>
    <w:rsid w:val="00831F01"/>
    <w:rsid w:val="008325F1"/>
    <w:rsid w:val="00832B83"/>
    <w:rsid w:val="00832CE5"/>
    <w:rsid w:val="00833D46"/>
    <w:rsid w:val="00833DFC"/>
    <w:rsid w:val="008342C0"/>
    <w:rsid w:val="00834414"/>
    <w:rsid w:val="008345E8"/>
    <w:rsid w:val="008346D3"/>
    <w:rsid w:val="008348ED"/>
    <w:rsid w:val="00834A05"/>
    <w:rsid w:val="00834CDB"/>
    <w:rsid w:val="00834DB2"/>
    <w:rsid w:val="00834EC6"/>
    <w:rsid w:val="008354DB"/>
    <w:rsid w:val="00835912"/>
    <w:rsid w:val="00835B73"/>
    <w:rsid w:val="008360AA"/>
    <w:rsid w:val="008366B9"/>
    <w:rsid w:val="0083694C"/>
    <w:rsid w:val="00836ADF"/>
    <w:rsid w:val="00836FCF"/>
    <w:rsid w:val="008373C7"/>
    <w:rsid w:val="0083792C"/>
    <w:rsid w:val="00837EB6"/>
    <w:rsid w:val="00837FE6"/>
    <w:rsid w:val="00840578"/>
    <w:rsid w:val="008411C8"/>
    <w:rsid w:val="00841445"/>
    <w:rsid w:val="00841BD8"/>
    <w:rsid w:val="00841E7F"/>
    <w:rsid w:val="0084271C"/>
    <w:rsid w:val="0084310D"/>
    <w:rsid w:val="00843C67"/>
    <w:rsid w:val="008442B1"/>
    <w:rsid w:val="008446FB"/>
    <w:rsid w:val="00844D67"/>
    <w:rsid w:val="00845135"/>
    <w:rsid w:val="00845A53"/>
    <w:rsid w:val="00845B1A"/>
    <w:rsid w:val="00845EC4"/>
    <w:rsid w:val="008467F6"/>
    <w:rsid w:val="00846A8E"/>
    <w:rsid w:val="00846CEB"/>
    <w:rsid w:val="008477E4"/>
    <w:rsid w:val="00847B4C"/>
    <w:rsid w:val="00847DCE"/>
    <w:rsid w:val="00850443"/>
    <w:rsid w:val="00850665"/>
    <w:rsid w:val="00850990"/>
    <w:rsid w:val="00850A6C"/>
    <w:rsid w:val="00850B10"/>
    <w:rsid w:val="008511F1"/>
    <w:rsid w:val="00851E6F"/>
    <w:rsid w:val="00851F56"/>
    <w:rsid w:val="00851FEB"/>
    <w:rsid w:val="00852861"/>
    <w:rsid w:val="00852C9B"/>
    <w:rsid w:val="00852D9A"/>
    <w:rsid w:val="00852ED6"/>
    <w:rsid w:val="00852F74"/>
    <w:rsid w:val="008537D9"/>
    <w:rsid w:val="008538B1"/>
    <w:rsid w:val="0085397F"/>
    <w:rsid w:val="0085399D"/>
    <w:rsid w:val="00853A42"/>
    <w:rsid w:val="00853F54"/>
    <w:rsid w:val="00854363"/>
    <w:rsid w:val="00854C9E"/>
    <w:rsid w:val="00854D4C"/>
    <w:rsid w:val="00854ECD"/>
    <w:rsid w:val="00854ED9"/>
    <w:rsid w:val="008551C0"/>
    <w:rsid w:val="008553CD"/>
    <w:rsid w:val="008553D4"/>
    <w:rsid w:val="008555DD"/>
    <w:rsid w:val="00855AEA"/>
    <w:rsid w:val="00855D3E"/>
    <w:rsid w:val="00856287"/>
    <w:rsid w:val="00856502"/>
    <w:rsid w:val="00856726"/>
    <w:rsid w:val="0085680A"/>
    <w:rsid w:val="00857513"/>
    <w:rsid w:val="008578BD"/>
    <w:rsid w:val="0086003A"/>
    <w:rsid w:val="0086034A"/>
    <w:rsid w:val="00860461"/>
    <w:rsid w:val="00860516"/>
    <w:rsid w:val="00860BC6"/>
    <w:rsid w:val="008613A1"/>
    <w:rsid w:val="008614EB"/>
    <w:rsid w:val="00861E77"/>
    <w:rsid w:val="00861EE6"/>
    <w:rsid w:val="00862287"/>
    <w:rsid w:val="008625CF"/>
    <w:rsid w:val="0086277D"/>
    <w:rsid w:val="00862F87"/>
    <w:rsid w:val="008631D3"/>
    <w:rsid w:val="0086358D"/>
    <w:rsid w:val="00863637"/>
    <w:rsid w:val="00863656"/>
    <w:rsid w:val="00863A2A"/>
    <w:rsid w:val="008641B6"/>
    <w:rsid w:val="008647BC"/>
    <w:rsid w:val="008651EE"/>
    <w:rsid w:val="0086549F"/>
    <w:rsid w:val="008655C5"/>
    <w:rsid w:val="00865B87"/>
    <w:rsid w:val="00865FF6"/>
    <w:rsid w:val="00866999"/>
    <w:rsid w:val="00866A0B"/>
    <w:rsid w:val="00866E4E"/>
    <w:rsid w:val="00866F7C"/>
    <w:rsid w:val="0086779F"/>
    <w:rsid w:val="0086793B"/>
    <w:rsid w:val="008679A5"/>
    <w:rsid w:val="00867BE4"/>
    <w:rsid w:val="00867CA7"/>
    <w:rsid w:val="00867FE2"/>
    <w:rsid w:val="008704BA"/>
    <w:rsid w:val="00871E35"/>
    <w:rsid w:val="00872293"/>
    <w:rsid w:val="00872633"/>
    <w:rsid w:val="00872C5F"/>
    <w:rsid w:val="00872C7C"/>
    <w:rsid w:val="00872E60"/>
    <w:rsid w:val="0087338A"/>
    <w:rsid w:val="00873466"/>
    <w:rsid w:val="00873709"/>
    <w:rsid w:val="0087373B"/>
    <w:rsid w:val="00873CFD"/>
    <w:rsid w:val="00873E74"/>
    <w:rsid w:val="00874764"/>
    <w:rsid w:val="00874EC6"/>
    <w:rsid w:val="00874FAE"/>
    <w:rsid w:val="00875E26"/>
    <w:rsid w:val="008768AB"/>
    <w:rsid w:val="00876970"/>
    <w:rsid w:val="00876B9D"/>
    <w:rsid w:val="008771E1"/>
    <w:rsid w:val="008771F7"/>
    <w:rsid w:val="00877585"/>
    <w:rsid w:val="00877A99"/>
    <w:rsid w:val="00877F6A"/>
    <w:rsid w:val="0087F6E3"/>
    <w:rsid w:val="0088013E"/>
    <w:rsid w:val="00880168"/>
    <w:rsid w:val="008801D7"/>
    <w:rsid w:val="008804D5"/>
    <w:rsid w:val="008806D1"/>
    <w:rsid w:val="00880714"/>
    <w:rsid w:val="00880A69"/>
    <w:rsid w:val="00881145"/>
    <w:rsid w:val="00881270"/>
    <w:rsid w:val="008815EE"/>
    <w:rsid w:val="00881A62"/>
    <w:rsid w:val="00881DD7"/>
    <w:rsid w:val="0088200F"/>
    <w:rsid w:val="00882050"/>
    <w:rsid w:val="00882333"/>
    <w:rsid w:val="00882C29"/>
    <w:rsid w:val="00882CCA"/>
    <w:rsid w:val="00882D86"/>
    <w:rsid w:val="008831AD"/>
    <w:rsid w:val="00883291"/>
    <w:rsid w:val="00883597"/>
    <w:rsid w:val="0088386E"/>
    <w:rsid w:val="00883DDC"/>
    <w:rsid w:val="0088473E"/>
    <w:rsid w:val="0088484D"/>
    <w:rsid w:val="00884ED8"/>
    <w:rsid w:val="008852D6"/>
    <w:rsid w:val="00886421"/>
    <w:rsid w:val="0088653A"/>
    <w:rsid w:val="00886A13"/>
    <w:rsid w:val="00887102"/>
    <w:rsid w:val="0088743B"/>
    <w:rsid w:val="00887758"/>
    <w:rsid w:val="00887C2F"/>
    <w:rsid w:val="00887E56"/>
    <w:rsid w:val="00887E63"/>
    <w:rsid w:val="00887FD0"/>
    <w:rsid w:val="008902D7"/>
    <w:rsid w:val="00890CAB"/>
    <w:rsid w:val="008912C9"/>
    <w:rsid w:val="008912FC"/>
    <w:rsid w:val="008916CC"/>
    <w:rsid w:val="00891C69"/>
    <w:rsid w:val="00891DE0"/>
    <w:rsid w:val="00892969"/>
    <w:rsid w:val="008929FF"/>
    <w:rsid w:val="00892BD5"/>
    <w:rsid w:val="008932C8"/>
    <w:rsid w:val="00893464"/>
    <w:rsid w:val="008938D7"/>
    <w:rsid w:val="008939E0"/>
    <w:rsid w:val="008941F3"/>
    <w:rsid w:val="008943E7"/>
    <w:rsid w:val="008944AD"/>
    <w:rsid w:val="0089487F"/>
    <w:rsid w:val="0089490C"/>
    <w:rsid w:val="00894BFC"/>
    <w:rsid w:val="00894ECE"/>
    <w:rsid w:val="00894F6E"/>
    <w:rsid w:val="008953AC"/>
    <w:rsid w:val="0089572A"/>
    <w:rsid w:val="00895C40"/>
    <w:rsid w:val="00895D9E"/>
    <w:rsid w:val="008964C4"/>
    <w:rsid w:val="00896581"/>
    <w:rsid w:val="0089697D"/>
    <w:rsid w:val="008969C4"/>
    <w:rsid w:val="00896AE4"/>
    <w:rsid w:val="0089708B"/>
    <w:rsid w:val="00897195"/>
    <w:rsid w:val="00897264"/>
    <w:rsid w:val="008A0102"/>
    <w:rsid w:val="008A0182"/>
    <w:rsid w:val="008A09DB"/>
    <w:rsid w:val="008A0BD7"/>
    <w:rsid w:val="008A139D"/>
    <w:rsid w:val="008A19B2"/>
    <w:rsid w:val="008A19C8"/>
    <w:rsid w:val="008A19FA"/>
    <w:rsid w:val="008A2047"/>
    <w:rsid w:val="008A225D"/>
    <w:rsid w:val="008A288C"/>
    <w:rsid w:val="008A3306"/>
    <w:rsid w:val="008A3980"/>
    <w:rsid w:val="008A3AED"/>
    <w:rsid w:val="008A41B9"/>
    <w:rsid w:val="008A4B99"/>
    <w:rsid w:val="008A4BBF"/>
    <w:rsid w:val="008A5472"/>
    <w:rsid w:val="008A60C0"/>
    <w:rsid w:val="008A64EB"/>
    <w:rsid w:val="008A687F"/>
    <w:rsid w:val="008A70FE"/>
    <w:rsid w:val="008A76DA"/>
    <w:rsid w:val="008A7FC3"/>
    <w:rsid w:val="008B033E"/>
    <w:rsid w:val="008B0D9C"/>
    <w:rsid w:val="008B12D9"/>
    <w:rsid w:val="008B2283"/>
    <w:rsid w:val="008B235F"/>
    <w:rsid w:val="008B2437"/>
    <w:rsid w:val="008B2FDC"/>
    <w:rsid w:val="008B30FB"/>
    <w:rsid w:val="008B37D4"/>
    <w:rsid w:val="008B38FC"/>
    <w:rsid w:val="008B3C8C"/>
    <w:rsid w:val="008B4D1F"/>
    <w:rsid w:val="008B5546"/>
    <w:rsid w:val="008B57B5"/>
    <w:rsid w:val="008B594B"/>
    <w:rsid w:val="008B5D13"/>
    <w:rsid w:val="008B6757"/>
    <w:rsid w:val="008B699E"/>
    <w:rsid w:val="008B6F53"/>
    <w:rsid w:val="008B705D"/>
    <w:rsid w:val="008B76D3"/>
    <w:rsid w:val="008B7B47"/>
    <w:rsid w:val="008B7DA2"/>
    <w:rsid w:val="008C0088"/>
    <w:rsid w:val="008C04DE"/>
    <w:rsid w:val="008C06C0"/>
    <w:rsid w:val="008C0A0F"/>
    <w:rsid w:val="008C0E3B"/>
    <w:rsid w:val="008C0FA9"/>
    <w:rsid w:val="008C1001"/>
    <w:rsid w:val="008C1184"/>
    <w:rsid w:val="008C1225"/>
    <w:rsid w:val="008C1593"/>
    <w:rsid w:val="008C1965"/>
    <w:rsid w:val="008C222B"/>
    <w:rsid w:val="008C22A8"/>
    <w:rsid w:val="008C27E7"/>
    <w:rsid w:val="008C2B0D"/>
    <w:rsid w:val="008C2EF7"/>
    <w:rsid w:val="008C322C"/>
    <w:rsid w:val="008C3263"/>
    <w:rsid w:val="008C3A3A"/>
    <w:rsid w:val="008C3ADE"/>
    <w:rsid w:val="008C3B20"/>
    <w:rsid w:val="008C44A3"/>
    <w:rsid w:val="008C4637"/>
    <w:rsid w:val="008C4E6D"/>
    <w:rsid w:val="008C4F2D"/>
    <w:rsid w:val="008C4F44"/>
    <w:rsid w:val="008C511E"/>
    <w:rsid w:val="008C63E6"/>
    <w:rsid w:val="008C64F4"/>
    <w:rsid w:val="008C67FE"/>
    <w:rsid w:val="008C6957"/>
    <w:rsid w:val="008C6E0C"/>
    <w:rsid w:val="008C7F6A"/>
    <w:rsid w:val="008D01F0"/>
    <w:rsid w:val="008D0376"/>
    <w:rsid w:val="008D0633"/>
    <w:rsid w:val="008D076B"/>
    <w:rsid w:val="008D0C54"/>
    <w:rsid w:val="008D10AE"/>
    <w:rsid w:val="008D11FA"/>
    <w:rsid w:val="008D1416"/>
    <w:rsid w:val="008D1840"/>
    <w:rsid w:val="008D1C81"/>
    <w:rsid w:val="008D1FA4"/>
    <w:rsid w:val="008D2511"/>
    <w:rsid w:val="008D25C3"/>
    <w:rsid w:val="008D2A0C"/>
    <w:rsid w:val="008D2FEC"/>
    <w:rsid w:val="008D3DF2"/>
    <w:rsid w:val="008D43A9"/>
    <w:rsid w:val="008D4646"/>
    <w:rsid w:val="008D4727"/>
    <w:rsid w:val="008D4D63"/>
    <w:rsid w:val="008D5699"/>
    <w:rsid w:val="008D58A6"/>
    <w:rsid w:val="008D642A"/>
    <w:rsid w:val="008D64A0"/>
    <w:rsid w:val="008D701A"/>
    <w:rsid w:val="008D7160"/>
    <w:rsid w:val="008D738F"/>
    <w:rsid w:val="008E0303"/>
    <w:rsid w:val="008E0C84"/>
    <w:rsid w:val="008E0DB1"/>
    <w:rsid w:val="008E1022"/>
    <w:rsid w:val="008E115A"/>
    <w:rsid w:val="008E11DB"/>
    <w:rsid w:val="008E16DE"/>
    <w:rsid w:val="008E1ED8"/>
    <w:rsid w:val="008E2572"/>
    <w:rsid w:val="008E2A65"/>
    <w:rsid w:val="008E2AEB"/>
    <w:rsid w:val="008E2D91"/>
    <w:rsid w:val="008E2DD6"/>
    <w:rsid w:val="008E2E41"/>
    <w:rsid w:val="008E3C31"/>
    <w:rsid w:val="008E3C81"/>
    <w:rsid w:val="008E3D29"/>
    <w:rsid w:val="008E3F16"/>
    <w:rsid w:val="008E3F30"/>
    <w:rsid w:val="008E3F66"/>
    <w:rsid w:val="008E4263"/>
    <w:rsid w:val="008E4373"/>
    <w:rsid w:val="008E4AED"/>
    <w:rsid w:val="008E4BE5"/>
    <w:rsid w:val="008E4F44"/>
    <w:rsid w:val="008E5C83"/>
    <w:rsid w:val="008E637F"/>
    <w:rsid w:val="008E6A91"/>
    <w:rsid w:val="008E6CA9"/>
    <w:rsid w:val="008E7BD8"/>
    <w:rsid w:val="008E7C0D"/>
    <w:rsid w:val="008E7EDA"/>
    <w:rsid w:val="008F031A"/>
    <w:rsid w:val="008F034E"/>
    <w:rsid w:val="008F05EE"/>
    <w:rsid w:val="008F0615"/>
    <w:rsid w:val="008F07E5"/>
    <w:rsid w:val="008F09F5"/>
    <w:rsid w:val="008F106D"/>
    <w:rsid w:val="008F1274"/>
    <w:rsid w:val="008F12A5"/>
    <w:rsid w:val="008F159B"/>
    <w:rsid w:val="008F1CC1"/>
    <w:rsid w:val="008F23D9"/>
    <w:rsid w:val="008F269A"/>
    <w:rsid w:val="008F2C6E"/>
    <w:rsid w:val="008F2E90"/>
    <w:rsid w:val="008F2F15"/>
    <w:rsid w:val="008F309E"/>
    <w:rsid w:val="008F32D5"/>
    <w:rsid w:val="008F3485"/>
    <w:rsid w:val="008F371B"/>
    <w:rsid w:val="008F37DD"/>
    <w:rsid w:val="008F3874"/>
    <w:rsid w:val="008F38B5"/>
    <w:rsid w:val="008F3B41"/>
    <w:rsid w:val="008F43E8"/>
    <w:rsid w:val="008F45C3"/>
    <w:rsid w:val="008F4CCB"/>
    <w:rsid w:val="008F4D17"/>
    <w:rsid w:val="008F4F58"/>
    <w:rsid w:val="008F4FC8"/>
    <w:rsid w:val="008F583E"/>
    <w:rsid w:val="008F5EC2"/>
    <w:rsid w:val="008F6785"/>
    <w:rsid w:val="008F6A7C"/>
    <w:rsid w:val="008F6B97"/>
    <w:rsid w:val="008F6BF3"/>
    <w:rsid w:val="008F6EEA"/>
    <w:rsid w:val="008F71E3"/>
    <w:rsid w:val="008F729A"/>
    <w:rsid w:val="008F77AE"/>
    <w:rsid w:val="008F7B99"/>
    <w:rsid w:val="008F7BEE"/>
    <w:rsid w:val="008F7E45"/>
    <w:rsid w:val="008FF984"/>
    <w:rsid w:val="0090013B"/>
    <w:rsid w:val="009004BD"/>
    <w:rsid w:val="0090054F"/>
    <w:rsid w:val="0090097D"/>
    <w:rsid w:val="00900D47"/>
    <w:rsid w:val="00900F28"/>
    <w:rsid w:val="009014D6"/>
    <w:rsid w:val="00901584"/>
    <w:rsid w:val="00901622"/>
    <w:rsid w:val="00901761"/>
    <w:rsid w:val="0090195E"/>
    <w:rsid w:val="00902171"/>
    <w:rsid w:val="00902439"/>
    <w:rsid w:val="009024D3"/>
    <w:rsid w:val="00902730"/>
    <w:rsid w:val="0090299D"/>
    <w:rsid w:val="00902B3E"/>
    <w:rsid w:val="00902B8E"/>
    <w:rsid w:val="00902E22"/>
    <w:rsid w:val="00902F61"/>
    <w:rsid w:val="009032A9"/>
    <w:rsid w:val="009032C2"/>
    <w:rsid w:val="00903D7E"/>
    <w:rsid w:val="00904848"/>
    <w:rsid w:val="00904F22"/>
    <w:rsid w:val="009050DE"/>
    <w:rsid w:val="0090511D"/>
    <w:rsid w:val="00905654"/>
    <w:rsid w:val="0090586D"/>
    <w:rsid w:val="00905B55"/>
    <w:rsid w:val="00905ECE"/>
    <w:rsid w:val="009064A6"/>
    <w:rsid w:val="009070C3"/>
    <w:rsid w:val="0090718C"/>
    <w:rsid w:val="00907195"/>
    <w:rsid w:val="00907899"/>
    <w:rsid w:val="009079E4"/>
    <w:rsid w:val="0091073C"/>
    <w:rsid w:val="00910A8D"/>
    <w:rsid w:val="00911352"/>
    <w:rsid w:val="00911CF4"/>
    <w:rsid w:val="0091259C"/>
    <w:rsid w:val="0091290E"/>
    <w:rsid w:val="00912B7B"/>
    <w:rsid w:val="00912EF3"/>
    <w:rsid w:val="00912F8C"/>
    <w:rsid w:val="00912FBF"/>
    <w:rsid w:val="00912FD4"/>
    <w:rsid w:val="00913095"/>
    <w:rsid w:val="009135D3"/>
    <w:rsid w:val="009136EE"/>
    <w:rsid w:val="009138F7"/>
    <w:rsid w:val="00913A12"/>
    <w:rsid w:val="00913A26"/>
    <w:rsid w:val="00913B14"/>
    <w:rsid w:val="00913CD4"/>
    <w:rsid w:val="00913CF4"/>
    <w:rsid w:val="00913D92"/>
    <w:rsid w:val="00913FE3"/>
    <w:rsid w:val="00914419"/>
    <w:rsid w:val="00914BA6"/>
    <w:rsid w:val="00914F97"/>
    <w:rsid w:val="00915133"/>
    <w:rsid w:val="00915390"/>
    <w:rsid w:val="00915C1B"/>
    <w:rsid w:val="00915C4F"/>
    <w:rsid w:val="00915DF8"/>
    <w:rsid w:val="00916100"/>
    <w:rsid w:val="009161F9"/>
    <w:rsid w:val="0091634C"/>
    <w:rsid w:val="009166DC"/>
    <w:rsid w:val="00916739"/>
    <w:rsid w:val="00917BA0"/>
    <w:rsid w:val="0091E11D"/>
    <w:rsid w:val="009201BB"/>
    <w:rsid w:val="00921048"/>
    <w:rsid w:val="009216D3"/>
    <w:rsid w:val="00921B67"/>
    <w:rsid w:val="0092219B"/>
    <w:rsid w:val="00922226"/>
    <w:rsid w:val="00922293"/>
    <w:rsid w:val="00922798"/>
    <w:rsid w:val="009228E3"/>
    <w:rsid w:val="00922B8F"/>
    <w:rsid w:val="00922CB9"/>
    <w:rsid w:val="00922E83"/>
    <w:rsid w:val="0092329C"/>
    <w:rsid w:val="009232C8"/>
    <w:rsid w:val="00923CAB"/>
    <w:rsid w:val="00924007"/>
    <w:rsid w:val="009242F8"/>
    <w:rsid w:val="00924646"/>
    <w:rsid w:val="0092478F"/>
    <w:rsid w:val="009247EE"/>
    <w:rsid w:val="00924BE6"/>
    <w:rsid w:val="00924C02"/>
    <w:rsid w:val="00925094"/>
    <w:rsid w:val="00925210"/>
    <w:rsid w:val="009253D8"/>
    <w:rsid w:val="00925C71"/>
    <w:rsid w:val="00925DEC"/>
    <w:rsid w:val="009269D8"/>
    <w:rsid w:val="00926A3D"/>
    <w:rsid w:val="00926E53"/>
    <w:rsid w:val="00926ECA"/>
    <w:rsid w:val="00926F4E"/>
    <w:rsid w:val="0092703C"/>
    <w:rsid w:val="009277F8"/>
    <w:rsid w:val="00927F55"/>
    <w:rsid w:val="00930068"/>
    <w:rsid w:val="00930183"/>
    <w:rsid w:val="00930673"/>
    <w:rsid w:val="009314A2"/>
    <w:rsid w:val="00931942"/>
    <w:rsid w:val="00931BCA"/>
    <w:rsid w:val="00931D71"/>
    <w:rsid w:val="00931FBA"/>
    <w:rsid w:val="00931FE5"/>
    <w:rsid w:val="009321BA"/>
    <w:rsid w:val="009323AF"/>
    <w:rsid w:val="00932C2C"/>
    <w:rsid w:val="00932CA3"/>
    <w:rsid w:val="0093334E"/>
    <w:rsid w:val="0093450D"/>
    <w:rsid w:val="009350E8"/>
    <w:rsid w:val="009352C7"/>
    <w:rsid w:val="00935344"/>
    <w:rsid w:val="00935752"/>
    <w:rsid w:val="009357C9"/>
    <w:rsid w:val="0093623D"/>
    <w:rsid w:val="009377AC"/>
    <w:rsid w:val="00937952"/>
    <w:rsid w:val="00937FFC"/>
    <w:rsid w:val="00940197"/>
    <w:rsid w:val="0094037A"/>
    <w:rsid w:val="009406DC"/>
    <w:rsid w:val="00940DE6"/>
    <w:rsid w:val="00941252"/>
    <w:rsid w:val="009412ED"/>
    <w:rsid w:val="00941754"/>
    <w:rsid w:val="00941797"/>
    <w:rsid w:val="00941BAB"/>
    <w:rsid w:val="00941CFF"/>
    <w:rsid w:val="00941D18"/>
    <w:rsid w:val="00942506"/>
    <w:rsid w:val="00942997"/>
    <w:rsid w:val="009429B6"/>
    <w:rsid w:val="00942B06"/>
    <w:rsid w:val="009433D2"/>
    <w:rsid w:val="009434B7"/>
    <w:rsid w:val="00943A7C"/>
    <w:rsid w:val="00943FB9"/>
    <w:rsid w:val="00944114"/>
    <w:rsid w:val="0094461D"/>
    <w:rsid w:val="00945116"/>
    <w:rsid w:val="0094514C"/>
    <w:rsid w:val="00945410"/>
    <w:rsid w:val="00945460"/>
    <w:rsid w:val="00945925"/>
    <w:rsid w:val="00946FB9"/>
    <w:rsid w:val="009470D3"/>
    <w:rsid w:val="009479F5"/>
    <w:rsid w:val="00947BF3"/>
    <w:rsid w:val="00947EDD"/>
    <w:rsid w:val="009500A0"/>
    <w:rsid w:val="0095011C"/>
    <w:rsid w:val="0095037E"/>
    <w:rsid w:val="00950762"/>
    <w:rsid w:val="00950A67"/>
    <w:rsid w:val="00950E46"/>
    <w:rsid w:val="009510C8"/>
    <w:rsid w:val="0095124B"/>
    <w:rsid w:val="00951DC0"/>
    <w:rsid w:val="009524BC"/>
    <w:rsid w:val="0095296E"/>
    <w:rsid w:val="00952D89"/>
    <w:rsid w:val="00953637"/>
    <w:rsid w:val="009536F7"/>
    <w:rsid w:val="0095406C"/>
    <w:rsid w:val="009540DF"/>
    <w:rsid w:val="009541B4"/>
    <w:rsid w:val="00954380"/>
    <w:rsid w:val="009548E0"/>
    <w:rsid w:val="009549B5"/>
    <w:rsid w:val="00954A1B"/>
    <w:rsid w:val="00954C05"/>
    <w:rsid w:val="00954D13"/>
    <w:rsid w:val="0095503A"/>
    <w:rsid w:val="00955332"/>
    <w:rsid w:val="00955A13"/>
    <w:rsid w:val="00955CB6"/>
    <w:rsid w:val="0095629C"/>
    <w:rsid w:val="00956CCF"/>
    <w:rsid w:val="00956DD6"/>
    <w:rsid w:val="00956F40"/>
    <w:rsid w:val="00956FE8"/>
    <w:rsid w:val="0095733E"/>
    <w:rsid w:val="00957C73"/>
    <w:rsid w:val="00960079"/>
    <w:rsid w:val="009607F2"/>
    <w:rsid w:val="009608B3"/>
    <w:rsid w:val="009611E0"/>
    <w:rsid w:val="00961A6F"/>
    <w:rsid w:val="009622F5"/>
    <w:rsid w:val="0096232B"/>
    <w:rsid w:val="00962741"/>
    <w:rsid w:val="00962B19"/>
    <w:rsid w:val="00962C53"/>
    <w:rsid w:val="00962EBE"/>
    <w:rsid w:val="0096370E"/>
    <w:rsid w:val="00963A53"/>
    <w:rsid w:val="00963AA3"/>
    <w:rsid w:val="00963BFC"/>
    <w:rsid w:val="00963CC8"/>
    <w:rsid w:val="0096420A"/>
    <w:rsid w:val="009644A8"/>
    <w:rsid w:val="00964506"/>
    <w:rsid w:val="009645A3"/>
    <w:rsid w:val="009646F0"/>
    <w:rsid w:val="0096477F"/>
    <w:rsid w:val="009654BE"/>
    <w:rsid w:val="00965DAB"/>
    <w:rsid w:val="00965E51"/>
    <w:rsid w:val="00965F33"/>
    <w:rsid w:val="00966417"/>
    <w:rsid w:val="009669BC"/>
    <w:rsid w:val="00966A19"/>
    <w:rsid w:val="009670B3"/>
    <w:rsid w:val="00967367"/>
    <w:rsid w:val="00967C17"/>
    <w:rsid w:val="0096F556"/>
    <w:rsid w:val="0097021E"/>
    <w:rsid w:val="00970267"/>
    <w:rsid w:val="009703FC"/>
    <w:rsid w:val="00970835"/>
    <w:rsid w:val="00970884"/>
    <w:rsid w:val="00970A4C"/>
    <w:rsid w:val="0097184E"/>
    <w:rsid w:val="0097191C"/>
    <w:rsid w:val="00971ADC"/>
    <w:rsid w:val="00971F0F"/>
    <w:rsid w:val="00971F78"/>
    <w:rsid w:val="0097239F"/>
    <w:rsid w:val="00972505"/>
    <w:rsid w:val="009725C4"/>
    <w:rsid w:val="009728C5"/>
    <w:rsid w:val="00972F06"/>
    <w:rsid w:val="009731B6"/>
    <w:rsid w:val="009732FD"/>
    <w:rsid w:val="009737F7"/>
    <w:rsid w:val="00973846"/>
    <w:rsid w:val="00973CD6"/>
    <w:rsid w:val="00974116"/>
    <w:rsid w:val="00974423"/>
    <w:rsid w:val="00975326"/>
    <w:rsid w:val="009753CE"/>
    <w:rsid w:val="00975703"/>
    <w:rsid w:val="00975933"/>
    <w:rsid w:val="009759A1"/>
    <w:rsid w:val="00975F2F"/>
    <w:rsid w:val="0097611D"/>
    <w:rsid w:val="009761E4"/>
    <w:rsid w:val="0097624A"/>
    <w:rsid w:val="009762E4"/>
    <w:rsid w:val="00976789"/>
    <w:rsid w:val="00976B33"/>
    <w:rsid w:val="009771C5"/>
    <w:rsid w:val="00977453"/>
    <w:rsid w:val="00977742"/>
    <w:rsid w:val="00977798"/>
    <w:rsid w:val="00977B0C"/>
    <w:rsid w:val="0098043B"/>
    <w:rsid w:val="0098045B"/>
    <w:rsid w:val="009805B4"/>
    <w:rsid w:val="00980D9D"/>
    <w:rsid w:val="009810FE"/>
    <w:rsid w:val="009812EE"/>
    <w:rsid w:val="00981347"/>
    <w:rsid w:val="0098194D"/>
    <w:rsid w:val="009819B7"/>
    <w:rsid w:val="00982016"/>
    <w:rsid w:val="0098219F"/>
    <w:rsid w:val="00982419"/>
    <w:rsid w:val="00982B25"/>
    <w:rsid w:val="00982C48"/>
    <w:rsid w:val="00982C61"/>
    <w:rsid w:val="00982CFC"/>
    <w:rsid w:val="00982E47"/>
    <w:rsid w:val="00983103"/>
    <w:rsid w:val="009831F7"/>
    <w:rsid w:val="0098326F"/>
    <w:rsid w:val="0098383D"/>
    <w:rsid w:val="00983BE5"/>
    <w:rsid w:val="00983EF8"/>
    <w:rsid w:val="00984143"/>
    <w:rsid w:val="00984308"/>
    <w:rsid w:val="00984796"/>
    <w:rsid w:val="00984A9A"/>
    <w:rsid w:val="00984BAA"/>
    <w:rsid w:val="00984BC5"/>
    <w:rsid w:val="00984C01"/>
    <w:rsid w:val="00984F93"/>
    <w:rsid w:val="00985214"/>
    <w:rsid w:val="00985671"/>
    <w:rsid w:val="00985899"/>
    <w:rsid w:val="0098597B"/>
    <w:rsid w:val="00985C0B"/>
    <w:rsid w:val="0098600B"/>
    <w:rsid w:val="0098600F"/>
    <w:rsid w:val="00986588"/>
    <w:rsid w:val="0098669E"/>
    <w:rsid w:val="00986D4A"/>
    <w:rsid w:val="00986D80"/>
    <w:rsid w:val="00986F5E"/>
    <w:rsid w:val="0098703D"/>
    <w:rsid w:val="00987311"/>
    <w:rsid w:val="00987594"/>
    <w:rsid w:val="00987712"/>
    <w:rsid w:val="009878F8"/>
    <w:rsid w:val="0098799D"/>
    <w:rsid w:val="00987B62"/>
    <w:rsid w:val="00987C7E"/>
    <w:rsid w:val="00987FA5"/>
    <w:rsid w:val="009900AB"/>
    <w:rsid w:val="00990303"/>
    <w:rsid w:val="00990380"/>
    <w:rsid w:val="00990489"/>
    <w:rsid w:val="009907E8"/>
    <w:rsid w:val="0099088C"/>
    <w:rsid w:val="009908C1"/>
    <w:rsid w:val="00990970"/>
    <w:rsid w:val="00991B5A"/>
    <w:rsid w:val="00991CD5"/>
    <w:rsid w:val="00991D7D"/>
    <w:rsid w:val="009923AE"/>
    <w:rsid w:val="009928C9"/>
    <w:rsid w:val="00992DE4"/>
    <w:rsid w:val="009930BE"/>
    <w:rsid w:val="009933F8"/>
    <w:rsid w:val="009938B2"/>
    <w:rsid w:val="00994AB3"/>
    <w:rsid w:val="00994CA1"/>
    <w:rsid w:val="009951D0"/>
    <w:rsid w:val="0099537E"/>
    <w:rsid w:val="009957DA"/>
    <w:rsid w:val="00996747"/>
    <w:rsid w:val="00996F4A"/>
    <w:rsid w:val="00997385"/>
    <w:rsid w:val="009975D1"/>
    <w:rsid w:val="00997C41"/>
    <w:rsid w:val="00997E5D"/>
    <w:rsid w:val="00997F41"/>
    <w:rsid w:val="009A0339"/>
    <w:rsid w:val="009A1163"/>
    <w:rsid w:val="009A120D"/>
    <w:rsid w:val="009A1213"/>
    <w:rsid w:val="009A1265"/>
    <w:rsid w:val="009A14A8"/>
    <w:rsid w:val="009A1AD6"/>
    <w:rsid w:val="009A1BD0"/>
    <w:rsid w:val="009A1CF2"/>
    <w:rsid w:val="009A1F5D"/>
    <w:rsid w:val="009A283A"/>
    <w:rsid w:val="009A2A31"/>
    <w:rsid w:val="009A3248"/>
    <w:rsid w:val="009A3EEA"/>
    <w:rsid w:val="009A405A"/>
    <w:rsid w:val="009A4586"/>
    <w:rsid w:val="009A4DC4"/>
    <w:rsid w:val="009A52D5"/>
    <w:rsid w:val="009A58B1"/>
    <w:rsid w:val="009A5D7E"/>
    <w:rsid w:val="009A5DC3"/>
    <w:rsid w:val="009A5F8E"/>
    <w:rsid w:val="009A6747"/>
    <w:rsid w:val="009A68F0"/>
    <w:rsid w:val="009A72EA"/>
    <w:rsid w:val="009A7577"/>
    <w:rsid w:val="009A7AD9"/>
    <w:rsid w:val="009B033F"/>
    <w:rsid w:val="009B0FA5"/>
    <w:rsid w:val="009B1CFF"/>
    <w:rsid w:val="009B1E88"/>
    <w:rsid w:val="009B2A3D"/>
    <w:rsid w:val="009B2C38"/>
    <w:rsid w:val="009B2E85"/>
    <w:rsid w:val="009B34A9"/>
    <w:rsid w:val="009B3868"/>
    <w:rsid w:val="009B3882"/>
    <w:rsid w:val="009B3E94"/>
    <w:rsid w:val="009B4417"/>
    <w:rsid w:val="009B47E5"/>
    <w:rsid w:val="009B5453"/>
    <w:rsid w:val="009B58BF"/>
    <w:rsid w:val="009B5F8E"/>
    <w:rsid w:val="009B6010"/>
    <w:rsid w:val="009B6500"/>
    <w:rsid w:val="009B6637"/>
    <w:rsid w:val="009B6665"/>
    <w:rsid w:val="009B667D"/>
    <w:rsid w:val="009B6837"/>
    <w:rsid w:val="009B6B4E"/>
    <w:rsid w:val="009B6D3F"/>
    <w:rsid w:val="009B6DD6"/>
    <w:rsid w:val="009B70A6"/>
    <w:rsid w:val="009B715B"/>
    <w:rsid w:val="009B720B"/>
    <w:rsid w:val="009B7489"/>
    <w:rsid w:val="009B77DC"/>
    <w:rsid w:val="009B7E37"/>
    <w:rsid w:val="009C0148"/>
    <w:rsid w:val="009C0411"/>
    <w:rsid w:val="009C069A"/>
    <w:rsid w:val="009C09E9"/>
    <w:rsid w:val="009C0AE4"/>
    <w:rsid w:val="009C0D4E"/>
    <w:rsid w:val="009C1084"/>
    <w:rsid w:val="009C11FE"/>
    <w:rsid w:val="009C1B29"/>
    <w:rsid w:val="009C1D5D"/>
    <w:rsid w:val="009C1F61"/>
    <w:rsid w:val="009C206C"/>
    <w:rsid w:val="009C2B4A"/>
    <w:rsid w:val="009C2E59"/>
    <w:rsid w:val="009C32BD"/>
    <w:rsid w:val="009C3FC7"/>
    <w:rsid w:val="009C41A3"/>
    <w:rsid w:val="009C4B11"/>
    <w:rsid w:val="009C4B82"/>
    <w:rsid w:val="009C4D7B"/>
    <w:rsid w:val="009C4DC6"/>
    <w:rsid w:val="009C508E"/>
    <w:rsid w:val="009C50D3"/>
    <w:rsid w:val="009C55DD"/>
    <w:rsid w:val="009C5A4E"/>
    <w:rsid w:val="009C61D9"/>
    <w:rsid w:val="009C696B"/>
    <w:rsid w:val="009C6A5A"/>
    <w:rsid w:val="009C6D73"/>
    <w:rsid w:val="009C6EE6"/>
    <w:rsid w:val="009C7515"/>
    <w:rsid w:val="009D0254"/>
    <w:rsid w:val="009D02A7"/>
    <w:rsid w:val="009D0721"/>
    <w:rsid w:val="009D0C6A"/>
    <w:rsid w:val="009D1A15"/>
    <w:rsid w:val="009D22C3"/>
    <w:rsid w:val="009D23C0"/>
    <w:rsid w:val="009D27D3"/>
    <w:rsid w:val="009D2D73"/>
    <w:rsid w:val="009D2D83"/>
    <w:rsid w:val="009D369C"/>
    <w:rsid w:val="009D3F9A"/>
    <w:rsid w:val="009D404E"/>
    <w:rsid w:val="009D40B1"/>
    <w:rsid w:val="009D44F6"/>
    <w:rsid w:val="009D4A73"/>
    <w:rsid w:val="009D4BBB"/>
    <w:rsid w:val="009D4EE3"/>
    <w:rsid w:val="009D51C6"/>
    <w:rsid w:val="009D5500"/>
    <w:rsid w:val="009D6571"/>
    <w:rsid w:val="009D65D1"/>
    <w:rsid w:val="009D66D3"/>
    <w:rsid w:val="009D6732"/>
    <w:rsid w:val="009D6CB4"/>
    <w:rsid w:val="009D7089"/>
    <w:rsid w:val="009D74C9"/>
    <w:rsid w:val="009D79D5"/>
    <w:rsid w:val="009D7BBC"/>
    <w:rsid w:val="009E01CC"/>
    <w:rsid w:val="009E0748"/>
    <w:rsid w:val="009E111D"/>
    <w:rsid w:val="009E12E3"/>
    <w:rsid w:val="009E1406"/>
    <w:rsid w:val="009E1409"/>
    <w:rsid w:val="009E164F"/>
    <w:rsid w:val="009E17E1"/>
    <w:rsid w:val="009E1A32"/>
    <w:rsid w:val="009E1ADE"/>
    <w:rsid w:val="009E1D02"/>
    <w:rsid w:val="009E216E"/>
    <w:rsid w:val="009E25AF"/>
    <w:rsid w:val="009E2658"/>
    <w:rsid w:val="009E381F"/>
    <w:rsid w:val="009E3ACD"/>
    <w:rsid w:val="009E42AB"/>
    <w:rsid w:val="009E4351"/>
    <w:rsid w:val="009E4504"/>
    <w:rsid w:val="009E4880"/>
    <w:rsid w:val="009E495D"/>
    <w:rsid w:val="009E4C46"/>
    <w:rsid w:val="009E4F7B"/>
    <w:rsid w:val="009E5780"/>
    <w:rsid w:val="009E5A15"/>
    <w:rsid w:val="009E61EA"/>
    <w:rsid w:val="009E67A1"/>
    <w:rsid w:val="009E6EC6"/>
    <w:rsid w:val="009E71EF"/>
    <w:rsid w:val="009E7450"/>
    <w:rsid w:val="009E765F"/>
    <w:rsid w:val="009E7804"/>
    <w:rsid w:val="009E7A63"/>
    <w:rsid w:val="009E7C11"/>
    <w:rsid w:val="009F011D"/>
    <w:rsid w:val="009F06F4"/>
    <w:rsid w:val="009F0EC5"/>
    <w:rsid w:val="009F10BC"/>
    <w:rsid w:val="009F11C0"/>
    <w:rsid w:val="009F1A2F"/>
    <w:rsid w:val="009F1AD9"/>
    <w:rsid w:val="009F1F43"/>
    <w:rsid w:val="009F21C3"/>
    <w:rsid w:val="009F26D6"/>
    <w:rsid w:val="009F29B0"/>
    <w:rsid w:val="009F2C37"/>
    <w:rsid w:val="009F2E11"/>
    <w:rsid w:val="009F3427"/>
    <w:rsid w:val="009F352D"/>
    <w:rsid w:val="009F3656"/>
    <w:rsid w:val="009F3B46"/>
    <w:rsid w:val="009F40F1"/>
    <w:rsid w:val="009F4245"/>
    <w:rsid w:val="009F47BD"/>
    <w:rsid w:val="009F48A1"/>
    <w:rsid w:val="009F48C4"/>
    <w:rsid w:val="009F4CFB"/>
    <w:rsid w:val="009F4E8E"/>
    <w:rsid w:val="009F5143"/>
    <w:rsid w:val="009F589B"/>
    <w:rsid w:val="009F5DB3"/>
    <w:rsid w:val="009F630E"/>
    <w:rsid w:val="009F6567"/>
    <w:rsid w:val="009F7014"/>
    <w:rsid w:val="009F7142"/>
    <w:rsid w:val="009F71FC"/>
    <w:rsid w:val="009F7415"/>
    <w:rsid w:val="009F7BD5"/>
    <w:rsid w:val="009F7D9A"/>
    <w:rsid w:val="00A0001A"/>
    <w:rsid w:val="00A0017D"/>
    <w:rsid w:val="00A005B8"/>
    <w:rsid w:val="00A008B5"/>
    <w:rsid w:val="00A00EF4"/>
    <w:rsid w:val="00A01052"/>
    <w:rsid w:val="00A0176C"/>
    <w:rsid w:val="00A0182A"/>
    <w:rsid w:val="00A0212C"/>
    <w:rsid w:val="00A022B1"/>
    <w:rsid w:val="00A02652"/>
    <w:rsid w:val="00A02835"/>
    <w:rsid w:val="00A0304C"/>
    <w:rsid w:val="00A0336E"/>
    <w:rsid w:val="00A0341B"/>
    <w:rsid w:val="00A03587"/>
    <w:rsid w:val="00A03708"/>
    <w:rsid w:val="00A03992"/>
    <w:rsid w:val="00A03C47"/>
    <w:rsid w:val="00A03DC2"/>
    <w:rsid w:val="00A04049"/>
    <w:rsid w:val="00A04128"/>
    <w:rsid w:val="00A04D7C"/>
    <w:rsid w:val="00A05058"/>
    <w:rsid w:val="00A050D5"/>
    <w:rsid w:val="00A05C3B"/>
    <w:rsid w:val="00A05CB0"/>
    <w:rsid w:val="00A05F04"/>
    <w:rsid w:val="00A06197"/>
    <w:rsid w:val="00A0626E"/>
    <w:rsid w:val="00A064E9"/>
    <w:rsid w:val="00A065DF"/>
    <w:rsid w:val="00A10154"/>
    <w:rsid w:val="00A1086D"/>
    <w:rsid w:val="00A10A6B"/>
    <w:rsid w:val="00A10D44"/>
    <w:rsid w:val="00A11014"/>
    <w:rsid w:val="00A11050"/>
    <w:rsid w:val="00A11222"/>
    <w:rsid w:val="00A11C3E"/>
    <w:rsid w:val="00A11E4D"/>
    <w:rsid w:val="00A11FAC"/>
    <w:rsid w:val="00A12630"/>
    <w:rsid w:val="00A12761"/>
    <w:rsid w:val="00A12B7C"/>
    <w:rsid w:val="00A12E73"/>
    <w:rsid w:val="00A13250"/>
    <w:rsid w:val="00A13EA0"/>
    <w:rsid w:val="00A141C8"/>
    <w:rsid w:val="00A142E5"/>
    <w:rsid w:val="00A14305"/>
    <w:rsid w:val="00A145CA"/>
    <w:rsid w:val="00A14A28"/>
    <w:rsid w:val="00A14A55"/>
    <w:rsid w:val="00A1500E"/>
    <w:rsid w:val="00A15105"/>
    <w:rsid w:val="00A1546E"/>
    <w:rsid w:val="00A1575A"/>
    <w:rsid w:val="00A15F37"/>
    <w:rsid w:val="00A164BE"/>
    <w:rsid w:val="00A17127"/>
    <w:rsid w:val="00A17248"/>
    <w:rsid w:val="00A17541"/>
    <w:rsid w:val="00A176E7"/>
    <w:rsid w:val="00A17863"/>
    <w:rsid w:val="00A17C1A"/>
    <w:rsid w:val="00A17C36"/>
    <w:rsid w:val="00A2070D"/>
    <w:rsid w:val="00A20814"/>
    <w:rsid w:val="00A20883"/>
    <w:rsid w:val="00A20AE7"/>
    <w:rsid w:val="00A21091"/>
    <w:rsid w:val="00A211CE"/>
    <w:rsid w:val="00A21358"/>
    <w:rsid w:val="00A2141F"/>
    <w:rsid w:val="00A215A9"/>
    <w:rsid w:val="00A21650"/>
    <w:rsid w:val="00A21C0F"/>
    <w:rsid w:val="00A222BD"/>
    <w:rsid w:val="00A22454"/>
    <w:rsid w:val="00A22A8F"/>
    <w:rsid w:val="00A22C9A"/>
    <w:rsid w:val="00A22CF4"/>
    <w:rsid w:val="00A22E6E"/>
    <w:rsid w:val="00A22E88"/>
    <w:rsid w:val="00A2309C"/>
    <w:rsid w:val="00A2324D"/>
    <w:rsid w:val="00A23C75"/>
    <w:rsid w:val="00A23EFF"/>
    <w:rsid w:val="00A24967"/>
    <w:rsid w:val="00A24BFF"/>
    <w:rsid w:val="00A24C5D"/>
    <w:rsid w:val="00A24EA8"/>
    <w:rsid w:val="00A25379"/>
    <w:rsid w:val="00A26029"/>
    <w:rsid w:val="00A26396"/>
    <w:rsid w:val="00A263B9"/>
    <w:rsid w:val="00A26562"/>
    <w:rsid w:val="00A267FA"/>
    <w:rsid w:val="00A26986"/>
    <w:rsid w:val="00A26A6E"/>
    <w:rsid w:val="00A27225"/>
    <w:rsid w:val="00A27F13"/>
    <w:rsid w:val="00A27F45"/>
    <w:rsid w:val="00A302B5"/>
    <w:rsid w:val="00A30993"/>
    <w:rsid w:val="00A30BBF"/>
    <w:rsid w:val="00A31364"/>
    <w:rsid w:val="00A31630"/>
    <w:rsid w:val="00A31FD2"/>
    <w:rsid w:val="00A3289F"/>
    <w:rsid w:val="00A329D9"/>
    <w:rsid w:val="00A331CD"/>
    <w:rsid w:val="00A33538"/>
    <w:rsid w:val="00A33CE4"/>
    <w:rsid w:val="00A33D56"/>
    <w:rsid w:val="00A342E1"/>
    <w:rsid w:val="00A34BB4"/>
    <w:rsid w:val="00A34F9C"/>
    <w:rsid w:val="00A350D9"/>
    <w:rsid w:val="00A3590C"/>
    <w:rsid w:val="00A35D5A"/>
    <w:rsid w:val="00A35F91"/>
    <w:rsid w:val="00A36771"/>
    <w:rsid w:val="00A36A62"/>
    <w:rsid w:val="00A36ED6"/>
    <w:rsid w:val="00A37422"/>
    <w:rsid w:val="00A376E4"/>
    <w:rsid w:val="00A377C3"/>
    <w:rsid w:val="00A405A2"/>
    <w:rsid w:val="00A409D1"/>
    <w:rsid w:val="00A40DBA"/>
    <w:rsid w:val="00A40EFE"/>
    <w:rsid w:val="00A41015"/>
    <w:rsid w:val="00A41131"/>
    <w:rsid w:val="00A4117D"/>
    <w:rsid w:val="00A4120F"/>
    <w:rsid w:val="00A415C2"/>
    <w:rsid w:val="00A415F5"/>
    <w:rsid w:val="00A41A21"/>
    <w:rsid w:val="00A41B04"/>
    <w:rsid w:val="00A41C35"/>
    <w:rsid w:val="00A41E2E"/>
    <w:rsid w:val="00A42391"/>
    <w:rsid w:val="00A42DA7"/>
    <w:rsid w:val="00A4320A"/>
    <w:rsid w:val="00A43749"/>
    <w:rsid w:val="00A43A70"/>
    <w:rsid w:val="00A43ABB"/>
    <w:rsid w:val="00A43D3E"/>
    <w:rsid w:val="00A4421F"/>
    <w:rsid w:val="00A446DF"/>
    <w:rsid w:val="00A44B9C"/>
    <w:rsid w:val="00A45679"/>
    <w:rsid w:val="00A45928"/>
    <w:rsid w:val="00A45D99"/>
    <w:rsid w:val="00A45EDA"/>
    <w:rsid w:val="00A4605A"/>
    <w:rsid w:val="00A4738F"/>
    <w:rsid w:val="00A479CF"/>
    <w:rsid w:val="00A47C47"/>
    <w:rsid w:val="00A50711"/>
    <w:rsid w:val="00A5073D"/>
    <w:rsid w:val="00A5109B"/>
    <w:rsid w:val="00A5154D"/>
    <w:rsid w:val="00A5171B"/>
    <w:rsid w:val="00A51AF4"/>
    <w:rsid w:val="00A524B4"/>
    <w:rsid w:val="00A52925"/>
    <w:rsid w:val="00A52D56"/>
    <w:rsid w:val="00A52E77"/>
    <w:rsid w:val="00A538E8"/>
    <w:rsid w:val="00A53908"/>
    <w:rsid w:val="00A53E25"/>
    <w:rsid w:val="00A53F5E"/>
    <w:rsid w:val="00A53FAB"/>
    <w:rsid w:val="00A54088"/>
    <w:rsid w:val="00A54098"/>
    <w:rsid w:val="00A54399"/>
    <w:rsid w:val="00A545E1"/>
    <w:rsid w:val="00A54816"/>
    <w:rsid w:val="00A5488D"/>
    <w:rsid w:val="00A54DE8"/>
    <w:rsid w:val="00A55194"/>
    <w:rsid w:val="00A55257"/>
    <w:rsid w:val="00A55363"/>
    <w:rsid w:val="00A553F4"/>
    <w:rsid w:val="00A56143"/>
    <w:rsid w:val="00A56335"/>
    <w:rsid w:val="00A56AB1"/>
    <w:rsid w:val="00A57836"/>
    <w:rsid w:val="00A57967"/>
    <w:rsid w:val="00A5797D"/>
    <w:rsid w:val="00A579E0"/>
    <w:rsid w:val="00A57BA4"/>
    <w:rsid w:val="00A60248"/>
    <w:rsid w:val="00A603E6"/>
    <w:rsid w:val="00A6180F"/>
    <w:rsid w:val="00A619AA"/>
    <w:rsid w:val="00A61EB8"/>
    <w:rsid w:val="00A61F1D"/>
    <w:rsid w:val="00A62EC8"/>
    <w:rsid w:val="00A62ED4"/>
    <w:rsid w:val="00A636D9"/>
    <w:rsid w:val="00A63822"/>
    <w:rsid w:val="00A6501F"/>
    <w:rsid w:val="00A65331"/>
    <w:rsid w:val="00A653B7"/>
    <w:rsid w:val="00A65413"/>
    <w:rsid w:val="00A65BD5"/>
    <w:rsid w:val="00A65EEB"/>
    <w:rsid w:val="00A6604A"/>
    <w:rsid w:val="00A66788"/>
    <w:rsid w:val="00A67917"/>
    <w:rsid w:val="00A67D64"/>
    <w:rsid w:val="00A67E61"/>
    <w:rsid w:val="00A67FB5"/>
    <w:rsid w:val="00A70165"/>
    <w:rsid w:val="00A7066D"/>
    <w:rsid w:val="00A70CE2"/>
    <w:rsid w:val="00A710C4"/>
    <w:rsid w:val="00A71AD8"/>
    <w:rsid w:val="00A71B73"/>
    <w:rsid w:val="00A71D3D"/>
    <w:rsid w:val="00A71D78"/>
    <w:rsid w:val="00A72650"/>
    <w:rsid w:val="00A7289E"/>
    <w:rsid w:val="00A72A60"/>
    <w:rsid w:val="00A72E95"/>
    <w:rsid w:val="00A73710"/>
    <w:rsid w:val="00A73890"/>
    <w:rsid w:val="00A73A64"/>
    <w:rsid w:val="00A73A76"/>
    <w:rsid w:val="00A73A9C"/>
    <w:rsid w:val="00A73ED8"/>
    <w:rsid w:val="00A74063"/>
    <w:rsid w:val="00A74A07"/>
    <w:rsid w:val="00A74BD2"/>
    <w:rsid w:val="00A74FDE"/>
    <w:rsid w:val="00A75644"/>
    <w:rsid w:val="00A75DCC"/>
    <w:rsid w:val="00A75F03"/>
    <w:rsid w:val="00A75F0C"/>
    <w:rsid w:val="00A760CF"/>
    <w:rsid w:val="00A7733B"/>
    <w:rsid w:val="00A773F6"/>
    <w:rsid w:val="00A7760D"/>
    <w:rsid w:val="00A77F67"/>
    <w:rsid w:val="00A802FC"/>
    <w:rsid w:val="00A8034B"/>
    <w:rsid w:val="00A8084A"/>
    <w:rsid w:val="00A80CDC"/>
    <w:rsid w:val="00A80D4C"/>
    <w:rsid w:val="00A8160A"/>
    <w:rsid w:val="00A81FD2"/>
    <w:rsid w:val="00A822A9"/>
    <w:rsid w:val="00A822BD"/>
    <w:rsid w:val="00A822FD"/>
    <w:rsid w:val="00A82866"/>
    <w:rsid w:val="00A82AE0"/>
    <w:rsid w:val="00A82C29"/>
    <w:rsid w:val="00A82F34"/>
    <w:rsid w:val="00A8320C"/>
    <w:rsid w:val="00A83338"/>
    <w:rsid w:val="00A835E0"/>
    <w:rsid w:val="00A83D11"/>
    <w:rsid w:val="00A84796"/>
    <w:rsid w:val="00A84811"/>
    <w:rsid w:val="00A85545"/>
    <w:rsid w:val="00A85593"/>
    <w:rsid w:val="00A857D9"/>
    <w:rsid w:val="00A85A99"/>
    <w:rsid w:val="00A85BE2"/>
    <w:rsid w:val="00A85CA0"/>
    <w:rsid w:val="00A85FBB"/>
    <w:rsid w:val="00A85FF9"/>
    <w:rsid w:val="00A86732"/>
    <w:rsid w:val="00A86777"/>
    <w:rsid w:val="00A8694D"/>
    <w:rsid w:val="00A86A89"/>
    <w:rsid w:val="00A86A96"/>
    <w:rsid w:val="00A86C43"/>
    <w:rsid w:val="00A870BE"/>
    <w:rsid w:val="00A87283"/>
    <w:rsid w:val="00A875C2"/>
    <w:rsid w:val="00A876DA"/>
    <w:rsid w:val="00A87BB6"/>
    <w:rsid w:val="00A87DBA"/>
    <w:rsid w:val="00A90163"/>
    <w:rsid w:val="00A907D9"/>
    <w:rsid w:val="00A90B9D"/>
    <w:rsid w:val="00A91372"/>
    <w:rsid w:val="00A914B5"/>
    <w:rsid w:val="00A91A68"/>
    <w:rsid w:val="00A91C55"/>
    <w:rsid w:val="00A91F0D"/>
    <w:rsid w:val="00A91FF5"/>
    <w:rsid w:val="00A92710"/>
    <w:rsid w:val="00A92D4C"/>
    <w:rsid w:val="00A9311F"/>
    <w:rsid w:val="00A9400C"/>
    <w:rsid w:val="00A9422B"/>
    <w:rsid w:val="00A94BEA"/>
    <w:rsid w:val="00A9511F"/>
    <w:rsid w:val="00A95DB0"/>
    <w:rsid w:val="00A95FEF"/>
    <w:rsid w:val="00A9698B"/>
    <w:rsid w:val="00A96CB7"/>
    <w:rsid w:val="00A96E2B"/>
    <w:rsid w:val="00A96F91"/>
    <w:rsid w:val="00A974BF"/>
    <w:rsid w:val="00A97A1F"/>
    <w:rsid w:val="00AA0188"/>
    <w:rsid w:val="00AA03D7"/>
    <w:rsid w:val="00AA057B"/>
    <w:rsid w:val="00AA08DF"/>
    <w:rsid w:val="00AA0A04"/>
    <w:rsid w:val="00AA1358"/>
    <w:rsid w:val="00AA1519"/>
    <w:rsid w:val="00AA1536"/>
    <w:rsid w:val="00AA168C"/>
    <w:rsid w:val="00AA2B49"/>
    <w:rsid w:val="00AA2DE1"/>
    <w:rsid w:val="00AA2F8B"/>
    <w:rsid w:val="00AA3554"/>
    <w:rsid w:val="00AA3A0E"/>
    <w:rsid w:val="00AA3D38"/>
    <w:rsid w:val="00AA3F35"/>
    <w:rsid w:val="00AA3FC5"/>
    <w:rsid w:val="00AA41DB"/>
    <w:rsid w:val="00AA45D8"/>
    <w:rsid w:val="00AA48BB"/>
    <w:rsid w:val="00AA522E"/>
    <w:rsid w:val="00AA5A58"/>
    <w:rsid w:val="00AA5D05"/>
    <w:rsid w:val="00AA5EFB"/>
    <w:rsid w:val="00AA5FFE"/>
    <w:rsid w:val="00AA6886"/>
    <w:rsid w:val="00AA6ABC"/>
    <w:rsid w:val="00AA6BA0"/>
    <w:rsid w:val="00AA6C3D"/>
    <w:rsid w:val="00AA6DDE"/>
    <w:rsid w:val="00AA7007"/>
    <w:rsid w:val="00AA7832"/>
    <w:rsid w:val="00AA79CA"/>
    <w:rsid w:val="00AAA968"/>
    <w:rsid w:val="00AB04A1"/>
    <w:rsid w:val="00AB0853"/>
    <w:rsid w:val="00AB0FCD"/>
    <w:rsid w:val="00AB16C3"/>
    <w:rsid w:val="00AB19C0"/>
    <w:rsid w:val="00AB19D1"/>
    <w:rsid w:val="00AB1FBB"/>
    <w:rsid w:val="00AB1FD8"/>
    <w:rsid w:val="00AB210C"/>
    <w:rsid w:val="00AB2401"/>
    <w:rsid w:val="00AB25FB"/>
    <w:rsid w:val="00AB27DA"/>
    <w:rsid w:val="00AB2827"/>
    <w:rsid w:val="00AB2F95"/>
    <w:rsid w:val="00AB3374"/>
    <w:rsid w:val="00AB3667"/>
    <w:rsid w:val="00AB37B9"/>
    <w:rsid w:val="00AB3818"/>
    <w:rsid w:val="00AB3B6C"/>
    <w:rsid w:val="00AB3D42"/>
    <w:rsid w:val="00AB3F4C"/>
    <w:rsid w:val="00AB3F94"/>
    <w:rsid w:val="00AB4046"/>
    <w:rsid w:val="00AB471E"/>
    <w:rsid w:val="00AB495B"/>
    <w:rsid w:val="00AB538F"/>
    <w:rsid w:val="00AB542D"/>
    <w:rsid w:val="00AB5552"/>
    <w:rsid w:val="00AB5D31"/>
    <w:rsid w:val="00AB6342"/>
    <w:rsid w:val="00AB63BA"/>
    <w:rsid w:val="00AB6754"/>
    <w:rsid w:val="00AB67F4"/>
    <w:rsid w:val="00AB68B9"/>
    <w:rsid w:val="00AB6C19"/>
    <w:rsid w:val="00AB6DAF"/>
    <w:rsid w:val="00AB6EDA"/>
    <w:rsid w:val="00AB7055"/>
    <w:rsid w:val="00AB72F2"/>
    <w:rsid w:val="00AB7A28"/>
    <w:rsid w:val="00AB7C20"/>
    <w:rsid w:val="00AB7D60"/>
    <w:rsid w:val="00AB7DF7"/>
    <w:rsid w:val="00AC0D3C"/>
    <w:rsid w:val="00AC1C0F"/>
    <w:rsid w:val="00AC2072"/>
    <w:rsid w:val="00AC228F"/>
    <w:rsid w:val="00AC25B9"/>
    <w:rsid w:val="00AC2935"/>
    <w:rsid w:val="00AC3453"/>
    <w:rsid w:val="00AC3488"/>
    <w:rsid w:val="00AC380F"/>
    <w:rsid w:val="00AC3C24"/>
    <w:rsid w:val="00AC3C38"/>
    <w:rsid w:val="00AC3CAD"/>
    <w:rsid w:val="00AC3CD0"/>
    <w:rsid w:val="00AC416D"/>
    <w:rsid w:val="00AC4176"/>
    <w:rsid w:val="00AC429D"/>
    <w:rsid w:val="00AC4AFF"/>
    <w:rsid w:val="00AC4C16"/>
    <w:rsid w:val="00AC53AF"/>
    <w:rsid w:val="00AC566F"/>
    <w:rsid w:val="00AC5965"/>
    <w:rsid w:val="00AC5D9D"/>
    <w:rsid w:val="00AC620B"/>
    <w:rsid w:val="00AC62B9"/>
    <w:rsid w:val="00AC6BA2"/>
    <w:rsid w:val="00AC6DBE"/>
    <w:rsid w:val="00AC6E1A"/>
    <w:rsid w:val="00AC7166"/>
    <w:rsid w:val="00AC77A6"/>
    <w:rsid w:val="00AC7984"/>
    <w:rsid w:val="00AD007E"/>
    <w:rsid w:val="00AD0CE1"/>
    <w:rsid w:val="00AD13CE"/>
    <w:rsid w:val="00AD1566"/>
    <w:rsid w:val="00AD1B22"/>
    <w:rsid w:val="00AD1DA9"/>
    <w:rsid w:val="00AD1DC6"/>
    <w:rsid w:val="00AD3388"/>
    <w:rsid w:val="00AD3695"/>
    <w:rsid w:val="00AD40FA"/>
    <w:rsid w:val="00AD4AD6"/>
    <w:rsid w:val="00AD4ADD"/>
    <w:rsid w:val="00AD4B3E"/>
    <w:rsid w:val="00AD4B60"/>
    <w:rsid w:val="00AD4D37"/>
    <w:rsid w:val="00AD4EC6"/>
    <w:rsid w:val="00AD4F7A"/>
    <w:rsid w:val="00AD4FAA"/>
    <w:rsid w:val="00AD514A"/>
    <w:rsid w:val="00AD52A3"/>
    <w:rsid w:val="00AD539F"/>
    <w:rsid w:val="00AD56E5"/>
    <w:rsid w:val="00AD56F7"/>
    <w:rsid w:val="00AD5969"/>
    <w:rsid w:val="00AD5AE8"/>
    <w:rsid w:val="00AD5CE3"/>
    <w:rsid w:val="00AD5E4D"/>
    <w:rsid w:val="00AD65D2"/>
    <w:rsid w:val="00AD6B4B"/>
    <w:rsid w:val="00AD6F12"/>
    <w:rsid w:val="00AD711D"/>
    <w:rsid w:val="00AD7647"/>
    <w:rsid w:val="00AD773E"/>
    <w:rsid w:val="00AE0474"/>
    <w:rsid w:val="00AE081D"/>
    <w:rsid w:val="00AE08BD"/>
    <w:rsid w:val="00AE0AE0"/>
    <w:rsid w:val="00AE0D12"/>
    <w:rsid w:val="00AE1171"/>
    <w:rsid w:val="00AE1509"/>
    <w:rsid w:val="00AE1B25"/>
    <w:rsid w:val="00AE2059"/>
    <w:rsid w:val="00AE23BB"/>
    <w:rsid w:val="00AE23DA"/>
    <w:rsid w:val="00AE2412"/>
    <w:rsid w:val="00AE25E5"/>
    <w:rsid w:val="00AE2618"/>
    <w:rsid w:val="00AE27D7"/>
    <w:rsid w:val="00AE2B12"/>
    <w:rsid w:val="00AE2FAC"/>
    <w:rsid w:val="00AE3087"/>
    <w:rsid w:val="00AE3118"/>
    <w:rsid w:val="00AE36D7"/>
    <w:rsid w:val="00AE39FE"/>
    <w:rsid w:val="00AE3C34"/>
    <w:rsid w:val="00AE404C"/>
    <w:rsid w:val="00AE44EB"/>
    <w:rsid w:val="00AE4646"/>
    <w:rsid w:val="00AE49A1"/>
    <w:rsid w:val="00AE521A"/>
    <w:rsid w:val="00AE5527"/>
    <w:rsid w:val="00AE5561"/>
    <w:rsid w:val="00AE63B9"/>
    <w:rsid w:val="00AE6477"/>
    <w:rsid w:val="00AE6521"/>
    <w:rsid w:val="00AE6AAB"/>
    <w:rsid w:val="00AE6F60"/>
    <w:rsid w:val="00AE7864"/>
    <w:rsid w:val="00AE7BB2"/>
    <w:rsid w:val="00AE7DC0"/>
    <w:rsid w:val="00AE7E86"/>
    <w:rsid w:val="00AE7FFB"/>
    <w:rsid w:val="00AF0279"/>
    <w:rsid w:val="00AF047C"/>
    <w:rsid w:val="00AF055E"/>
    <w:rsid w:val="00AF0A8E"/>
    <w:rsid w:val="00AF0B87"/>
    <w:rsid w:val="00AF0FED"/>
    <w:rsid w:val="00AF1506"/>
    <w:rsid w:val="00AF1777"/>
    <w:rsid w:val="00AF2831"/>
    <w:rsid w:val="00AF2CC4"/>
    <w:rsid w:val="00AF38C4"/>
    <w:rsid w:val="00AF3B54"/>
    <w:rsid w:val="00AF3F72"/>
    <w:rsid w:val="00AF4122"/>
    <w:rsid w:val="00AF465B"/>
    <w:rsid w:val="00AF46A5"/>
    <w:rsid w:val="00AF4B9B"/>
    <w:rsid w:val="00AF4BD4"/>
    <w:rsid w:val="00AF4E54"/>
    <w:rsid w:val="00AF5102"/>
    <w:rsid w:val="00AF564E"/>
    <w:rsid w:val="00AF57BF"/>
    <w:rsid w:val="00AF5ABB"/>
    <w:rsid w:val="00AF5BD5"/>
    <w:rsid w:val="00AF5CA9"/>
    <w:rsid w:val="00AF60F8"/>
    <w:rsid w:val="00AF6BDF"/>
    <w:rsid w:val="00AF702C"/>
    <w:rsid w:val="00AF739C"/>
    <w:rsid w:val="00AF74F4"/>
    <w:rsid w:val="00AF74F5"/>
    <w:rsid w:val="00AF78DF"/>
    <w:rsid w:val="00AF7A20"/>
    <w:rsid w:val="00AF7D9D"/>
    <w:rsid w:val="00AF7DAD"/>
    <w:rsid w:val="00B003E8"/>
    <w:rsid w:val="00B004A1"/>
    <w:rsid w:val="00B00931"/>
    <w:rsid w:val="00B00D04"/>
    <w:rsid w:val="00B01580"/>
    <w:rsid w:val="00B01A30"/>
    <w:rsid w:val="00B01B71"/>
    <w:rsid w:val="00B01B93"/>
    <w:rsid w:val="00B01CF9"/>
    <w:rsid w:val="00B02175"/>
    <w:rsid w:val="00B029AD"/>
    <w:rsid w:val="00B029B8"/>
    <w:rsid w:val="00B02BBB"/>
    <w:rsid w:val="00B02CD3"/>
    <w:rsid w:val="00B030C0"/>
    <w:rsid w:val="00B03395"/>
    <w:rsid w:val="00B0340C"/>
    <w:rsid w:val="00B036A5"/>
    <w:rsid w:val="00B03A42"/>
    <w:rsid w:val="00B0472A"/>
    <w:rsid w:val="00B04E28"/>
    <w:rsid w:val="00B055AF"/>
    <w:rsid w:val="00B0572A"/>
    <w:rsid w:val="00B05B3E"/>
    <w:rsid w:val="00B05EB3"/>
    <w:rsid w:val="00B0669A"/>
    <w:rsid w:val="00B06C02"/>
    <w:rsid w:val="00B06FBF"/>
    <w:rsid w:val="00B071CD"/>
    <w:rsid w:val="00B07E63"/>
    <w:rsid w:val="00B0FD19"/>
    <w:rsid w:val="00B101EA"/>
    <w:rsid w:val="00B105D5"/>
    <w:rsid w:val="00B10C82"/>
    <w:rsid w:val="00B10E67"/>
    <w:rsid w:val="00B116C6"/>
    <w:rsid w:val="00B11E89"/>
    <w:rsid w:val="00B124BA"/>
    <w:rsid w:val="00B12CF4"/>
    <w:rsid w:val="00B12E24"/>
    <w:rsid w:val="00B12FDC"/>
    <w:rsid w:val="00B13310"/>
    <w:rsid w:val="00B1336C"/>
    <w:rsid w:val="00B1346C"/>
    <w:rsid w:val="00B139C2"/>
    <w:rsid w:val="00B13AD9"/>
    <w:rsid w:val="00B13D19"/>
    <w:rsid w:val="00B13D2B"/>
    <w:rsid w:val="00B13D2E"/>
    <w:rsid w:val="00B14650"/>
    <w:rsid w:val="00B14664"/>
    <w:rsid w:val="00B148D5"/>
    <w:rsid w:val="00B14ED6"/>
    <w:rsid w:val="00B15751"/>
    <w:rsid w:val="00B16765"/>
    <w:rsid w:val="00B16A28"/>
    <w:rsid w:val="00B16A91"/>
    <w:rsid w:val="00B16E5F"/>
    <w:rsid w:val="00B175C1"/>
    <w:rsid w:val="00B17F39"/>
    <w:rsid w:val="00B2013E"/>
    <w:rsid w:val="00B20CBD"/>
    <w:rsid w:val="00B20EFB"/>
    <w:rsid w:val="00B213B7"/>
    <w:rsid w:val="00B21635"/>
    <w:rsid w:val="00B21B99"/>
    <w:rsid w:val="00B21C71"/>
    <w:rsid w:val="00B2240F"/>
    <w:rsid w:val="00B22BED"/>
    <w:rsid w:val="00B23DF1"/>
    <w:rsid w:val="00B24073"/>
    <w:rsid w:val="00B2457A"/>
    <w:rsid w:val="00B246E6"/>
    <w:rsid w:val="00B249BE"/>
    <w:rsid w:val="00B24CF5"/>
    <w:rsid w:val="00B254AE"/>
    <w:rsid w:val="00B257F6"/>
    <w:rsid w:val="00B260FA"/>
    <w:rsid w:val="00B264EF"/>
    <w:rsid w:val="00B2667C"/>
    <w:rsid w:val="00B26865"/>
    <w:rsid w:val="00B269F0"/>
    <w:rsid w:val="00B270E4"/>
    <w:rsid w:val="00B273BA"/>
    <w:rsid w:val="00B273DD"/>
    <w:rsid w:val="00B27916"/>
    <w:rsid w:val="00B27EBE"/>
    <w:rsid w:val="00B27FDE"/>
    <w:rsid w:val="00B30188"/>
    <w:rsid w:val="00B304EF"/>
    <w:rsid w:val="00B304F9"/>
    <w:rsid w:val="00B30693"/>
    <w:rsid w:val="00B306D0"/>
    <w:rsid w:val="00B30743"/>
    <w:rsid w:val="00B30933"/>
    <w:rsid w:val="00B31003"/>
    <w:rsid w:val="00B3103A"/>
    <w:rsid w:val="00B3113E"/>
    <w:rsid w:val="00B319ED"/>
    <w:rsid w:val="00B31B0B"/>
    <w:rsid w:val="00B3252A"/>
    <w:rsid w:val="00B3280E"/>
    <w:rsid w:val="00B33744"/>
    <w:rsid w:val="00B33A7A"/>
    <w:rsid w:val="00B33BBB"/>
    <w:rsid w:val="00B341C1"/>
    <w:rsid w:val="00B344E3"/>
    <w:rsid w:val="00B344E9"/>
    <w:rsid w:val="00B348E3"/>
    <w:rsid w:val="00B34949"/>
    <w:rsid w:val="00B34954"/>
    <w:rsid w:val="00B34BC5"/>
    <w:rsid w:val="00B34BE3"/>
    <w:rsid w:val="00B34C89"/>
    <w:rsid w:val="00B355DE"/>
    <w:rsid w:val="00B35841"/>
    <w:rsid w:val="00B359C1"/>
    <w:rsid w:val="00B361E3"/>
    <w:rsid w:val="00B363C7"/>
    <w:rsid w:val="00B36885"/>
    <w:rsid w:val="00B3692B"/>
    <w:rsid w:val="00B36D30"/>
    <w:rsid w:val="00B37242"/>
    <w:rsid w:val="00B37442"/>
    <w:rsid w:val="00B37514"/>
    <w:rsid w:val="00B378F1"/>
    <w:rsid w:val="00B37A02"/>
    <w:rsid w:val="00B37C2F"/>
    <w:rsid w:val="00B37CAA"/>
    <w:rsid w:val="00B400D1"/>
    <w:rsid w:val="00B401C4"/>
    <w:rsid w:val="00B40276"/>
    <w:rsid w:val="00B403DC"/>
    <w:rsid w:val="00B408A1"/>
    <w:rsid w:val="00B40D97"/>
    <w:rsid w:val="00B40E85"/>
    <w:rsid w:val="00B410A2"/>
    <w:rsid w:val="00B4181B"/>
    <w:rsid w:val="00B41C57"/>
    <w:rsid w:val="00B421F6"/>
    <w:rsid w:val="00B423EE"/>
    <w:rsid w:val="00B4246C"/>
    <w:rsid w:val="00B42F3E"/>
    <w:rsid w:val="00B4303C"/>
    <w:rsid w:val="00B431C2"/>
    <w:rsid w:val="00B437FF"/>
    <w:rsid w:val="00B43C27"/>
    <w:rsid w:val="00B43CD6"/>
    <w:rsid w:val="00B43DD3"/>
    <w:rsid w:val="00B43F2F"/>
    <w:rsid w:val="00B441AE"/>
    <w:rsid w:val="00B445DC"/>
    <w:rsid w:val="00B44805"/>
    <w:rsid w:val="00B449F7"/>
    <w:rsid w:val="00B45381"/>
    <w:rsid w:val="00B45B7B"/>
    <w:rsid w:val="00B4654F"/>
    <w:rsid w:val="00B46600"/>
    <w:rsid w:val="00B4663D"/>
    <w:rsid w:val="00B46B48"/>
    <w:rsid w:val="00B4705A"/>
    <w:rsid w:val="00B50585"/>
    <w:rsid w:val="00B50E6D"/>
    <w:rsid w:val="00B50F0B"/>
    <w:rsid w:val="00B5150E"/>
    <w:rsid w:val="00B51831"/>
    <w:rsid w:val="00B51FEB"/>
    <w:rsid w:val="00B52373"/>
    <w:rsid w:val="00B52993"/>
    <w:rsid w:val="00B52C9F"/>
    <w:rsid w:val="00B530B1"/>
    <w:rsid w:val="00B532B2"/>
    <w:rsid w:val="00B53626"/>
    <w:rsid w:val="00B53729"/>
    <w:rsid w:val="00B53768"/>
    <w:rsid w:val="00B53A6D"/>
    <w:rsid w:val="00B53EBB"/>
    <w:rsid w:val="00B53FF6"/>
    <w:rsid w:val="00B540D8"/>
    <w:rsid w:val="00B543B3"/>
    <w:rsid w:val="00B54A06"/>
    <w:rsid w:val="00B54DC7"/>
    <w:rsid w:val="00B54DF9"/>
    <w:rsid w:val="00B55217"/>
    <w:rsid w:val="00B5545A"/>
    <w:rsid w:val="00B5683D"/>
    <w:rsid w:val="00B5759D"/>
    <w:rsid w:val="00B604CC"/>
    <w:rsid w:val="00B6055E"/>
    <w:rsid w:val="00B6061A"/>
    <w:rsid w:val="00B60B43"/>
    <w:rsid w:val="00B613F6"/>
    <w:rsid w:val="00B61B7D"/>
    <w:rsid w:val="00B61C5A"/>
    <w:rsid w:val="00B61E5C"/>
    <w:rsid w:val="00B62036"/>
    <w:rsid w:val="00B625E9"/>
    <w:rsid w:val="00B63264"/>
    <w:rsid w:val="00B633D6"/>
    <w:rsid w:val="00B6353E"/>
    <w:rsid w:val="00B63681"/>
    <w:rsid w:val="00B636F1"/>
    <w:rsid w:val="00B63C76"/>
    <w:rsid w:val="00B63D13"/>
    <w:rsid w:val="00B63E33"/>
    <w:rsid w:val="00B641C7"/>
    <w:rsid w:val="00B64ADB"/>
    <w:rsid w:val="00B64E82"/>
    <w:rsid w:val="00B64F09"/>
    <w:rsid w:val="00B64FC2"/>
    <w:rsid w:val="00B65657"/>
    <w:rsid w:val="00B65DA0"/>
    <w:rsid w:val="00B65E49"/>
    <w:rsid w:val="00B662EB"/>
    <w:rsid w:val="00B66512"/>
    <w:rsid w:val="00B670BD"/>
    <w:rsid w:val="00B672D3"/>
    <w:rsid w:val="00B67769"/>
    <w:rsid w:val="00B6785B"/>
    <w:rsid w:val="00B6794E"/>
    <w:rsid w:val="00B679C6"/>
    <w:rsid w:val="00B706EA"/>
    <w:rsid w:val="00B7129A"/>
    <w:rsid w:val="00B7136D"/>
    <w:rsid w:val="00B714AF"/>
    <w:rsid w:val="00B71954"/>
    <w:rsid w:val="00B719FE"/>
    <w:rsid w:val="00B71B6C"/>
    <w:rsid w:val="00B7204D"/>
    <w:rsid w:val="00B727B1"/>
    <w:rsid w:val="00B72982"/>
    <w:rsid w:val="00B72D3F"/>
    <w:rsid w:val="00B734E4"/>
    <w:rsid w:val="00B734E7"/>
    <w:rsid w:val="00B735DC"/>
    <w:rsid w:val="00B73712"/>
    <w:rsid w:val="00B738FA"/>
    <w:rsid w:val="00B73D39"/>
    <w:rsid w:val="00B73EEF"/>
    <w:rsid w:val="00B7429F"/>
    <w:rsid w:val="00B74BA2"/>
    <w:rsid w:val="00B7509B"/>
    <w:rsid w:val="00B757B3"/>
    <w:rsid w:val="00B75D83"/>
    <w:rsid w:val="00B7654E"/>
    <w:rsid w:val="00B76619"/>
    <w:rsid w:val="00B769EA"/>
    <w:rsid w:val="00B770B3"/>
    <w:rsid w:val="00B77171"/>
    <w:rsid w:val="00B771F0"/>
    <w:rsid w:val="00B7746E"/>
    <w:rsid w:val="00B77ABE"/>
    <w:rsid w:val="00B77AF6"/>
    <w:rsid w:val="00B77C5C"/>
    <w:rsid w:val="00B77C6F"/>
    <w:rsid w:val="00B8034B"/>
    <w:rsid w:val="00B80377"/>
    <w:rsid w:val="00B812AC"/>
    <w:rsid w:val="00B813B0"/>
    <w:rsid w:val="00B8148E"/>
    <w:rsid w:val="00B8171F"/>
    <w:rsid w:val="00B81905"/>
    <w:rsid w:val="00B81AF5"/>
    <w:rsid w:val="00B82101"/>
    <w:rsid w:val="00B8244A"/>
    <w:rsid w:val="00B8280C"/>
    <w:rsid w:val="00B82B76"/>
    <w:rsid w:val="00B82C71"/>
    <w:rsid w:val="00B82D65"/>
    <w:rsid w:val="00B82D71"/>
    <w:rsid w:val="00B83030"/>
    <w:rsid w:val="00B83031"/>
    <w:rsid w:val="00B8324E"/>
    <w:rsid w:val="00B835C3"/>
    <w:rsid w:val="00B839D9"/>
    <w:rsid w:val="00B841E2"/>
    <w:rsid w:val="00B842CC"/>
    <w:rsid w:val="00B846F3"/>
    <w:rsid w:val="00B849C4"/>
    <w:rsid w:val="00B84C27"/>
    <w:rsid w:val="00B84F30"/>
    <w:rsid w:val="00B84F92"/>
    <w:rsid w:val="00B84FCA"/>
    <w:rsid w:val="00B850DE"/>
    <w:rsid w:val="00B852A3"/>
    <w:rsid w:val="00B854DA"/>
    <w:rsid w:val="00B8582D"/>
    <w:rsid w:val="00B85CD9"/>
    <w:rsid w:val="00B85EA6"/>
    <w:rsid w:val="00B85FB7"/>
    <w:rsid w:val="00B86058"/>
    <w:rsid w:val="00B8613D"/>
    <w:rsid w:val="00B864FC"/>
    <w:rsid w:val="00B8707E"/>
    <w:rsid w:val="00B87C6C"/>
    <w:rsid w:val="00B9000E"/>
    <w:rsid w:val="00B9053F"/>
    <w:rsid w:val="00B90EA9"/>
    <w:rsid w:val="00B911D4"/>
    <w:rsid w:val="00B91620"/>
    <w:rsid w:val="00B916D4"/>
    <w:rsid w:val="00B91893"/>
    <w:rsid w:val="00B923EC"/>
    <w:rsid w:val="00B92AE4"/>
    <w:rsid w:val="00B92AF4"/>
    <w:rsid w:val="00B9303A"/>
    <w:rsid w:val="00B931BB"/>
    <w:rsid w:val="00B93620"/>
    <w:rsid w:val="00B9401E"/>
    <w:rsid w:val="00B941C9"/>
    <w:rsid w:val="00B94265"/>
    <w:rsid w:val="00B943E7"/>
    <w:rsid w:val="00B94ADA"/>
    <w:rsid w:val="00B95352"/>
    <w:rsid w:val="00B95423"/>
    <w:rsid w:val="00B95BD5"/>
    <w:rsid w:val="00B95DE9"/>
    <w:rsid w:val="00B962A9"/>
    <w:rsid w:val="00B963D7"/>
    <w:rsid w:val="00B969EB"/>
    <w:rsid w:val="00B96C78"/>
    <w:rsid w:val="00B9705A"/>
    <w:rsid w:val="00B97C58"/>
    <w:rsid w:val="00B97CDD"/>
    <w:rsid w:val="00B97D30"/>
    <w:rsid w:val="00B97E97"/>
    <w:rsid w:val="00B97F69"/>
    <w:rsid w:val="00BA01AB"/>
    <w:rsid w:val="00BA08C3"/>
    <w:rsid w:val="00BA10CB"/>
    <w:rsid w:val="00BA115C"/>
    <w:rsid w:val="00BA177E"/>
    <w:rsid w:val="00BA1780"/>
    <w:rsid w:val="00BA1C7C"/>
    <w:rsid w:val="00BA1CD2"/>
    <w:rsid w:val="00BA1EFC"/>
    <w:rsid w:val="00BA26DC"/>
    <w:rsid w:val="00BA28F7"/>
    <w:rsid w:val="00BA2D52"/>
    <w:rsid w:val="00BA2EAB"/>
    <w:rsid w:val="00BA322C"/>
    <w:rsid w:val="00BA346B"/>
    <w:rsid w:val="00BA3476"/>
    <w:rsid w:val="00BA3A7C"/>
    <w:rsid w:val="00BA3F68"/>
    <w:rsid w:val="00BA40B8"/>
    <w:rsid w:val="00BA4176"/>
    <w:rsid w:val="00BA4356"/>
    <w:rsid w:val="00BA47EC"/>
    <w:rsid w:val="00BA4C7A"/>
    <w:rsid w:val="00BA55E4"/>
    <w:rsid w:val="00BA58DA"/>
    <w:rsid w:val="00BA5A67"/>
    <w:rsid w:val="00BA5DAE"/>
    <w:rsid w:val="00BA6268"/>
    <w:rsid w:val="00BA63FC"/>
    <w:rsid w:val="00BA6FBD"/>
    <w:rsid w:val="00BA798B"/>
    <w:rsid w:val="00BA7D5E"/>
    <w:rsid w:val="00BB0306"/>
    <w:rsid w:val="00BB0780"/>
    <w:rsid w:val="00BB118D"/>
    <w:rsid w:val="00BB1D4F"/>
    <w:rsid w:val="00BB2159"/>
    <w:rsid w:val="00BB2281"/>
    <w:rsid w:val="00BB2424"/>
    <w:rsid w:val="00BB256D"/>
    <w:rsid w:val="00BB2797"/>
    <w:rsid w:val="00BB2C1B"/>
    <w:rsid w:val="00BB2DC6"/>
    <w:rsid w:val="00BB2EB9"/>
    <w:rsid w:val="00BB31FD"/>
    <w:rsid w:val="00BB3F1E"/>
    <w:rsid w:val="00BB4051"/>
    <w:rsid w:val="00BB42D6"/>
    <w:rsid w:val="00BB48A8"/>
    <w:rsid w:val="00BB4D8B"/>
    <w:rsid w:val="00BB4FB0"/>
    <w:rsid w:val="00BB5107"/>
    <w:rsid w:val="00BB5783"/>
    <w:rsid w:val="00BB5A9B"/>
    <w:rsid w:val="00BB5F08"/>
    <w:rsid w:val="00BB61C8"/>
    <w:rsid w:val="00BB6284"/>
    <w:rsid w:val="00BB6747"/>
    <w:rsid w:val="00BB6CA6"/>
    <w:rsid w:val="00BB7008"/>
    <w:rsid w:val="00BB73A8"/>
    <w:rsid w:val="00BB75B2"/>
    <w:rsid w:val="00BB78F2"/>
    <w:rsid w:val="00BC0156"/>
    <w:rsid w:val="00BC01D6"/>
    <w:rsid w:val="00BC05A5"/>
    <w:rsid w:val="00BC05F4"/>
    <w:rsid w:val="00BC0D1B"/>
    <w:rsid w:val="00BC16A9"/>
    <w:rsid w:val="00BC17D1"/>
    <w:rsid w:val="00BC1926"/>
    <w:rsid w:val="00BC2A1C"/>
    <w:rsid w:val="00BC2E7C"/>
    <w:rsid w:val="00BC333E"/>
    <w:rsid w:val="00BC3A0B"/>
    <w:rsid w:val="00BC3BF1"/>
    <w:rsid w:val="00BC3D87"/>
    <w:rsid w:val="00BC3FE1"/>
    <w:rsid w:val="00BC421B"/>
    <w:rsid w:val="00BC439F"/>
    <w:rsid w:val="00BC43FB"/>
    <w:rsid w:val="00BC46CA"/>
    <w:rsid w:val="00BC4784"/>
    <w:rsid w:val="00BC4874"/>
    <w:rsid w:val="00BC48D3"/>
    <w:rsid w:val="00BC4933"/>
    <w:rsid w:val="00BC49B1"/>
    <w:rsid w:val="00BC4DBE"/>
    <w:rsid w:val="00BC54BE"/>
    <w:rsid w:val="00BC588D"/>
    <w:rsid w:val="00BC5A1D"/>
    <w:rsid w:val="00BC624A"/>
    <w:rsid w:val="00BC63DE"/>
    <w:rsid w:val="00BC64C3"/>
    <w:rsid w:val="00BC6873"/>
    <w:rsid w:val="00BC6906"/>
    <w:rsid w:val="00BC695C"/>
    <w:rsid w:val="00BC6B65"/>
    <w:rsid w:val="00BC6C4E"/>
    <w:rsid w:val="00BC6E1D"/>
    <w:rsid w:val="00BC6F02"/>
    <w:rsid w:val="00BC6FBD"/>
    <w:rsid w:val="00BC6FD5"/>
    <w:rsid w:val="00BC704B"/>
    <w:rsid w:val="00BC733D"/>
    <w:rsid w:val="00BC7418"/>
    <w:rsid w:val="00BC75CE"/>
    <w:rsid w:val="00BC7771"/>
    <w:rsid w:val="00BC7827"/>
    <w:rsid w:val="00BC7A26"/>
    <w:rsid w:val="00BC7FA3"/>
    <w:rsid w:val="00BD0297"/>
    <w:rsid w:val="00BD0349"/>
    <w:rsid w:val="00BD05CA"/>
    <w:rsid w:val="00BD067A"/>
    <w:rsid w:val="00BD0870"/>
    <w:rsid w:val="00BD0C80"/>
    <w:rsid w:val="00BD139B"/>
    <w:rsid w:val="00BD139D"/>
    <w:rsid w:val="00BD1449"/>
    <w:rsid w:val="00BD1682"/>
    <w:rsid w:val="00BD1D7C"/>
    <w:rsid w:val="00BD1E55"/>
    <w:rsid w:val="00BD27C8"/>
    <w:rsid w:val="00BD2A48"/>
    <w:rsid w:val="00BD2AAB"/>
    <w:rsid w:val="00BD2CCC"/>
    <w:rsid w:val="00BD2EDD"/>
    <w:rsid w:val="00BD2F6B"/>
    <w:rsid w:val="00BD3281"/>
    <w:rsid w:val="00BD3571"/>
    <w:rsid w:val="00BD36FD"/>
    <w:rsid w:val="00BD3932"/>
    <w:rsid w:val="00BD3B64"/>
    <w:rsid w:val="00BD3C41"/>
    <w:rsid w:val="00BD3E67"/>
    <w:rsid w:val="00BD403D"/>
    <w:rsid w:val="00BD4198"/>
    <w:rsid w:val="00BD4568"/>
    <w:rsid w:val="00BD491E"/>
    <w:rsid w:val="00BD49CE"/>
    <w:rsid w:val="00BD4AB8"/>
    <w:rsid w:val="00BD4BF3"/>
    <w:rsid w:val="00BD52A2"/>
    <w:rsid w:val="00BD52E9"/>
    <w:rsid w:val="00BD5366"/>
    <w:rsid w:val="00BD56D5"/>
    <w:rsid w:val="00BD66D6"/>
    <w:rsid w:val="00BD6A2F"/>
    <w:rsid w:val="00BD6CE5"/>
    <w:rsid w:val="00BD7B62"/>
    <w:rsid w:val="00BD7C0C"/>
    <w:rsid w:val="00BE031B"/>
    <w:rsid w:val="00BE0934"/>
    <w:rsid w:val="00BE09C5"/>
    <w:rsid w:val="00BE1051"/>
    <w:rsid w:val="00BE1DDC"/>
    <w:rsid w:val="00BE1E88"/>
    <w:rsid w:val="00BE20F8"/>
    <w:rsid w:val="00BE25A3"/>
    <w:rsid w:val="00BE2957"/>
    <w:rsid w:val="00BE2BD5"/>
    <w:rsid w:val="00BE2F8E"/>
    <w:rsid w:val="00BE31BB"/>
    <w:rsid w:val="00BE3A1B"/>
    <w:rsid w:val="00BE3E43"/>
    <w:rsid w:val="00BE4810"/>
    <w:rsid w:val="00BE4949"/>
    <w:rsid w:val="00BE4C82"/>
    <w:rsid w:val="00BE4D60"/>
    <w:rsid w:val="00BE4EF8"/>
    <w:rsid w:val="00BE54A3"/>
    <w:rsid w:val="00BE6535"/>
    <w:rsid w:val="00BE67FF"/>
    <w:rsid w:val="00BE6BF9"/>
    <w:rsid w:val="00BE70C9"/>
    <w:rsid w:val="00BF0992"/>
    <w:rsid w:val="00BF0D8A"/>
    <w:rsid w:val="00BF0FAD"/>
    <w:rsid w:val="00BF1395"/>
    <w:rsid w:val="00BF15FE"/>
    <w:rsid w:val="00BF1705"/>
    <w:rsid w:val="00BF17B4"/>
    <w:rsid w:val="00BF1A73"/>
    <w:rsid w:val="00BF1B01"/>
    <w:rsid w:val="00BF1B72"/>
    <w:rsid w:val="00BF249C"/>
    <w:rsid w:val="00BF2748"/>
    <w:rsid w:val="00BF2A36"/>
    <w:rsid w:val="00BF2C42"/>
    <w:rsid w:val="00BF2DC1"/>
    <w:rsid w:val="00BF3388"/>
    <w:rsid w:val="00BF3978"/>
    <w:rsid w:val="00BF3CF9"/>
    <w:rsid w:val="00BF3D39"/>
    <w:rsid w:val="00BF41AE"/>
    <w:rsid w:val="00BF46B1"/>
    <w:rsid w:val="00BF4F96"/>
    <w:rsid w:val="00BF50D7"/>
    <w:rsid w:val="00BF5582"/>
    <w:rsid w:val="00BF57D3"/>
    <w:rsid w:val="00BF6223"/>
    <w:rsid w:val="00BF6485"/>
    <w:rsid w:val="00BF6C80"/>
    <w:rsid w:val="00BF6F6F"/>
    <w:rsid w:val="00BF7321"/>
    <w:rsid w:val="00BF7F3F"/>
    <w:rsid w:val="00C000F8"/>
    <w:rsid w:val="00C005E5"/>
    <w:rsid w:val="00C00980"/>
    <w:rsid w:val="00C00D1D"/>
    <w:rsid w:val="00C01151"/>
    <w:rsid w:val="00C01809"/>
    <w:rsid w:val="00C01A29"/>
    <w:rsid w:val="00C01EB6"/>
    <w:rsid w:val="00C020A0"/>
    <w:rsid w:val="00C0221A"/>
    <w:rsid w:val="00C02835"/>
    <w:rsid w:val="00C02C9A"/>
    <w:rsid w:val="00C03077"/>
    <w:rsid w:val="00C033E1"/>
    <w:rsid w:val="00C03650"/>
    <w:rsid w:val="00C040D8"/>
    <w:rsid w:val="00C046F7"/>
    <w:rsid w:val="00C047E4"/>
    <w:rsid w:val="00C0492B"/>
    <w:rsid w:val="00C05C20"/>
    <w:rsid w:val="00C0602D"/>
    <w:rsid w:val="00C060ED"/>
    <w:rsid w:val="00C063F4"/>
    <w:rsid w:val="00C069BA"/>
    <w:rsid w:val="00C06BA8"/>
    <w:rsid w:val="00C06F45"/>
    <w:rsid w:val="00C07240"/>
    <w:rsid w:val="00C0B60C"/>
    <w:rsid w:val="00C1054C"/>
    <w:rsid w:val="00C10722"/>
    <w:rsid w:val="00C10CD4"/>
    <w:rsid w:val="00C10D70"/>
    <w:rsid w:val="00C11C25"/>
    <w:rsid w:val="00C12538"/>
    <w:rsid w:val="00C12BFC"/>
    <w:rsid w:val="00C12CFE"/>
    <w:rsid w:val="00C12D29"/>
    <w:rsid w:val="00C12E12"/>
    <w:rsid w:val="00C13120"/>
    <w:rsid w:val="00C132BA"/>
    <w:rsid w:val="00C13534"/>
    <w:rsid w:val="00C13541"/>
    <w:rsid w:val="00C13B3E"/>
    <w:rsid w:val="00C13CE4"/>
    <w:rsid w:val="00C13CE9"/>
    <w:rsid w:val="00C142F1"/>
    <w:rsid w:val="00C143E8"/>
    <w:rsid w:val="00C1484E"/>
    <w:rsid w:val="00C149C4"/>
    <w:rsid w:val="00C155F8"/>
    <w:rsid w:val="00C156DA"/>
    <w:rsid w:val="00C15940"/>
    <w:rsid w:val="00C15FB5"/>
    <w:rsid w:val="00C160D9"/>
    <w:rsid w:val="00C1626C"/>
    <w:rsid w:val="00C162B7"/>
    <w:rsid w:val="00C16F90"/>
    <w:rsid w:val="00C1702B"/>
    <w:rsid w:val="00C1744B"/>
    <w:rsid w:val="00C17493"/>
    <w:rsid w:val="00C174C4"/>
    <w:rsid w:val="00C17501"/>
    <w:rsid w:val="00C176B3"/>
    <w:rsid w:val="00C17E48"/>
    <w:rsid w:val="00C20218"/>
    <w:rsid w:val="00C2034C"/>
    <w:rsid w:val="00C2089C"/>
    <w:rsid w:val="00C20B59"/>
    <w:rsid w:val="00C213FF"/>
    <w:rsid w:val="00C2174B"/>
    <w:rsid w:val="00C2199B"/>
    <w:rsid w:val="00C21F15"/>
    <w:rsid w:val="00C22186"/>
    <w:rsid w:val="00C223CE"/>
    <w:rsid w:val="00C22812"/>
    <w:rsid w:val="00C23101"/>
    <w:rsid w:val="00C231A3"/>
    <w:rsid w:val="00C23435"/>
    <w:rsid w:val="00C234F8"/>
    <w:rsid w:val="00C23964"/>
    <w:rsid w:val="00C23F2F"/>
    <w:rsid w:val="00C24292"/>
    <w:rsid w:val="00C2471F"/>
    <w:rsid w:val="00C24736"/>
    <w:rsid w:val="00C24A21"/>
    <w:rsid w:val="00C24BB4"/>
    <w:rsid w:val="00C24C3A"/>
    <w:rsid w:val="00C24C97"/>
    <w:rsid w:val="00C24F83"/>
    <w:rsid w:val="00C250C2"/>
    <w:rsid w:val="00C25288"/>
    <w:rsid w:val="00C2561D"/>
    <w:rsid w:val="00C257EA"/>
    <w:rsid w:val="00C2720F"/>
    <w:rsid w:val="00C27251"/>
    <w:rsid w:val="00C2768A"/>
    <w:rsid w:val="00C30081"/>
    <w:rsid w:val="00C3098E"/>
    <w:rsid w:val="00C30B6A"/>
    <w:rsid w:val="00C313A2"/>
    <w:rsid w:val="00C3158B"/>
    <w:rsid w:val="00C3268B"/>
    <w:rsid w:val="00C32A4D"/>
    <w:rsid w:val="00C32B4C"/>
    <w:rsid w:val="00C32CB8"/>
    <w:rsid w:val="00C32E2D"/>
    <w:rsid w:val="00C32E3C"/>
    <w:rsid w:val="00C33242"/>
    <w:rsid w:val="00C3342D"/>
    <w:rsid w:val="00C3344A"/>
    <w:rsid w:val="00C34080"/>
    <w:rsid w:val="00C3429D"/>
    <w:rsid w:val="00C3430B"/>
    <w:rsid w:val="00C346BD"/>
    <w:rsid w:val="00C346FE"/>
    <w:rsid w:val="00C34D68"/>
    <w:rsid w:val="00C34DDC"/>
    <w:rsid w:val="00C34E6E"/>
    <w:rsid w:val="00C352E5"/>
    <w:rsid w:val="00C35302"/>
    <w:rsid w:val="00C35B3E"/>
    <w:rsid w:val="00C35FC3"/>
    <w:rsid w:val="00C36021"/>
    <w:rsid w:val="00C3635F"/>
    <w:rsid w:val="00C363E6"/>
    <w:rsid w:val="00C36492"/>
    <w:rsid w:val="00C3669B"/>
    <w:rsid w:val="00C36ABC"/>
    <w:rsid w:val="00C36CA6"/>
    <w:rsid w:val="00C36CD5"/>
    <w:rsid w:val="00C36D52"/>
    <w:rsid w:val="00C37261"/>
    <w:rsid w:val="00C373C5"/>
    <w:rsid w:val="00C37413"/>
    <w:rsid w:val="00C376AF"/>
    <w:rsid w:val="00C37C21"/>
    <w:rsid w:val="00C37EAE"/>
    <w:rsid w:val="00C3AE20"/>
    <w:rsid w:val="00C401A5"/>
    <w:rsid w:val="00C40257"/>
    <w:rsid w:val="00C403E3"/>
    <w:rsid w:val="00C4083D"/>
    <w:rsid w:val="00C40B01"/>
    <w:rsid w:val="00C40E9D"/>
    <w:rsid w:val="00C412B6"/>
    <w:rsid w:val="00C41CE2"/>
    <w:rsid w:val="00C41E09"/>
    <w:rsid w:val="00C41E57"/>
    <w:rsid w:val="00C420F8"/>
    <w:rsid w:val="00C42A87"/>
    <w:rsid w:val="00C436A1"/>
    <w:rsid w:val="00C43AD5"/>
    <w:rsid w:val="00C44648"/>
    <w:rsid w:val="00C44709"/>
    <w:rsid w:val="00C44CE1"/>
    <w:rsid w:val="00C44D37"/>
    <w:rsid w:val="00C45710"/>
    <w:rsid w:val="00C45C3F"/>
    <w:rsid w:val="00C45C6C"/>
    <w:rsid w:val="00C461B1"/>
    <w:rsid w:val="00C464FB"/>
    <w:rsid w:val="00C46A14"/>
    <w:rsid w:val="00C46B3E"/>
    <w:rsid w:val="00C472D0"/>
    <w:rsid w:val="00C477E5"/>
    <w:rsid w:val="00C47A5F"/>
    <w:rsid w:val="00C502E3"/>
    <w:rsid w:val="00C51248"/>
    <w:rsid w:val="00C51344"/>
    <w:rsid w:val="00C5153E"/>
    <w:rsid w:val="00C5158F"/>
    <w:rsid w:val="00C51A06"/>
    <w:rsid w:val="00C52636"/>
    <w:rsid w:val="00C52BC5"/>
    <w:rsid w:val="00C52F40"/>
    <w:rsid w:val="00C53457"/>
    <w:rsid w:val="00C53A7F"/>
    <w:rsid w:val="00C548E5"/>
    <w:rsid w:val="00C54AB9"/>
    <w:rsid w:val="00C54D27"/>
    <w:rsid w:val="00C558B8"/>
    <w:rsid w:val="00C56093"/>
    <w:rsid w:val="00C566C8"/>
    <w:rsid w:val="00C5690E"/>
    <w:rsid w:val="00C56AD4"/>
    <w:rsid w:val="00C56B31"/>
    <w:rsid w:val="00C56D89"/>
    <w:rsid w:val="00C56F24"/>
    <w:rsid w:val="00C56F5A"/>
    <w:rsid w:val="00C56F89"/>
    <w:rsid w:val="00C56FEF"/>
    <w:rsid w:val="00C57089"/>
    <w:rsid w:val="00C5744A"/>
    <w:rsid w:val="00C57B70"/>
    <w:rsid w:val="00C57F97"/>
    <w:rsid w:val="00C607E1"/>
    <w:rsid w:val="00C60CD3"/>
    <w:rsid w:val="00C60CDC"/>
    <w:rsid w:val="00C615F1"/>
    <w:rsid w:val="00C6171A"/>
    <w:rsid w:val="00C6184E"/>
    <w:rsid w:val="00C61C06"/>
    <w:rsid w:val="00C61D7E"/>
    <w:rsid w:val="00C61F81"/>
    <w:rsid w:val="00C6212A"/>
    <w:rsid w:val="00C624CB"/>
    <w:rsid w:val="00C626BD"/>
    <w:rsid w:val="00C627E9"/>
    <w:rsid w:val="00C62929"/>
    <w:rsid w:val="00C62987"/>
    <w:rsid w:val="00C62A81"/>
    <w:rsid w:val="00C62BB9"/>
    <w:rsid w:val="00C62E0E"/>
    <w:rsid w:val="00C631C4"/>
    <w:rsid w:val="00C63525"/>
    <w:rsid w:val="00C63606"/>
    <w:rsid w:val="00C63BB4"/>
    <w:rsid w:val="00C63D6D"/>
    <w:rsid w:val="00C63E14"/>
    <w:rsid w:val="00C64125"/>
    <w:rsid w:val="00C64484"/>
    <w:rsid w:val="00C64B93"/>
    <w:rsid w:val="00C64D1D"/>
    <w:rsid w:val="00C64E93"/>
    <w:rsid w:val="00C65258"/>
    <w:rsid w:val="00C65329"/>
    <w:rsid w:val="00C65477"/>
    <w:rsid w:val="00C6611D"/>
    <w:rsid w:val="00C66235"/>
    <w:rsid w:val="00C66414"/>
    <w:rsid w:val="00C66ADB"/>
    <w:rsid w:val="00C66D79"/>
    <w:rsid w:val="00C66E35"/>
    <w:rsid w:val="00C67034"/>
    <w:rsid w:val="00C67108"/>
    <w:rsid w:val="00C6753C"/>
    <w:rsid w:val="00C675CB"/>
    <w:rsid w:val="00C67694"/>
    <w:rsid w:val="00C67906"/>
    <w:rsid w:val="00C67C94"/>
    <w:rsid w:val="00C67D3D"/>
    <w:rsid w:val="00C6C30B"/>
    <w:rsid w:val="00C7001D"/>
    <w:rsid w:val="00C70EAD"/>
    <w:rsid w:val="00C70FAE"/>
    <w:rsid w:val="00C7253F"/>
    <w:rsid w:val="00C728F0"/>
    <w:rsid w:val="00C72A3D"/>
    <w:rsid w:val="00C72C55"/>
    <w:rsid w:val="00C73078"/>
    <w:rsid w:val="00C741E5"/>
    <w:rsid w:val="00C74224"/>
    <w:rsid w:val="00C7444C"/>
    <w:rsid w:val="00C7470C"/>
    <w:rsid w:val="00C74722"/>
    <w:rsid w:val="00C74CEE"/>
    <w:rsid w:val="00C753AE"/>
    <w:rsid w:val="00C75A75"/>
    <w:rsid w:val="00C75F6D"/>
    <w:rsid w:val="00C76A7A"/>
    <w:rsid w:val="00C76D8E"/>
    <w:rsid w:val="00C76ED6"/>
    <w:rsid w:val="00C7788A"/>
    <w:rsid w:val="00C77AA0"/>
    <w:rsid w:val="00C77CC0"/>
    <w:rsid w:val="00C805DC"/>
    <w:rsid w:val="00C80AA8"/>
    <w:rsid w:val="00C81261"/>
    <w:rsid w:val="00C8127E"/>
    <w:rsid w:val="00C8137C"/>
    <w:rsid w:val="00C81958"/>
    <w:rsid w:val="00C81B12"/>
    <w:rsid w:val="00C82211"/>
    <w:rsid w:val="00C824D2"/>
    <w:rsid w:val="00C82583"/>
    <w:rsid w:val="00C827D9"/>
    <w:rsid w:val="00C827FC"/>
    <w:rsid w:val="00C83089"/>
    <w:rsid w:val="00C830D5"/>
    <w:rsid w:val="00C83552"/>
    <w:rsid w:val="00C83644"/>
    <w:rsid w:val="00C840DE"/>
    <w:rsid w:val="00C840F9"/>
    <w:rsid w:val="00C8441E"/>
    <w:rsid w:val="00C846FE"/>
    <w:rsid w:val="00C847A3"/>
    <w:rsid w:val="00C84ACC"/>
    <w:rsid w:val="00C8500F"/>
    <w:rsid w:val="00C853E4"/>
    <w:rsid w:val="00C85440"/>
    <w:rsid w:val="00C85441"/>
    <w:rsid w:val="00C856A8"/>
    <w:rsid w:val="00C86C10"/>
    <w:rsid w:val="00C86EE4"/>
    <w:rsid w:val="00C8774B"/>
    <w:rsid w:val="00C87AA7"/>
    <w:rsid w:val="00C901E9"/>
    <w:rsid w:val="00C904F3"/>
    <w:rsid w:val="00C90A10"/>
    <w:rsid w:val="00C90DEA"/>
    <w:rsid w:val="00C91250"/>
    <w:rsid w:val="00C914FD"/>
    <w:rsid w:val="00C9193E"/>
    <w:rsid w:val="00C91B12"/>
    <w:rsid w:val="00C91BA2"/>
    <w:rsid w:val="00C9227D"/>
    <w:rsid w:val="00C92461"/>
    <w:rsid w:val="00C9273F"/>
    <w:rsid w:val="00C92879"/>
    <w:rsid w:val="00C928DA"/>
    <w:rsid w:val="00C928DE"/>
    <w:rsid w:val="00C92923"/>
    <w:rsid w:val="00C92A09"/>
    <w:rsid w:val="00C93257"/>
    <w:rsid w:val="00C9343B"/>
    <w:rsid w:val="00C93440"/>
    <w:rsid w:val="00C93696"/>
    <w:rsid w:val="00C9394F"/>
    <w:rsid w:val="00C93D44"/>
    <w:rsid w:val="00C93E0C"/>
    <w:rsid w:val="00C94B33"/>
    <w:rsid w:val="00C94D65"/>
    <w:rsid w:val="00C95114"/>
    <w:rsid w:val="00C95131"/>
    <w:rsid w:val="00C95F1F"/>
    <w:rsid w:val="00C95F5F"/>
    <w:rsid w:val="00C967DC"/>
    <w:rsid w:val="00C96A47"/>
    <w:rsid w:val="00C96AD2"/>
    <w:rsid w:val="00C979A3"/>
    <w:rsid w:val="00C97DA7"/>
    <w:rsid w:val="00C97F93"/>
    <w:rsid w:val="00C9B793"/>
    <w:rsid w:val="00CA00DD"/>
    <w:rsid w:val="00CA01F2"/>
    <w:rsid w:val="00CA0C26"/>
    <w:rsid w:val="00CA0E78"/>
    <w:rsid w:val="00CA1302"/>
    <w:rsid w:val="00CA15C5"/>
    <w:rsid w:val="00CA1A88"/>
    <w:rsid w:val="00CA1FDB"/>
    <w:rsid w:val="00CA2044"/>
    <w:rsid w:val="00CA239F"/>
    <w:rsid w:val="00CA298C"/>
    <w:rsid w:val="00CA2BA4"/>
    <w:rsid w:val="00CA2C72"/>
    <w:rsid w:val="00CA2D83"/>
    <w:rsid w:val="00CA3104"/>
    <w:rsid w:val="00CA329F"/>
    <w:rsid w:val="00CA374D"/>
    <w:rsid w:val="00CA3A4A"/>
    <w:rsid w:val="00CA4114"/>
    <w:rsid w:val="00CA42AD"/>
    <w:rsid w:val="00CA45DB"/>
    <w:rsid w:val="00CA4A93"/>
    <w:rsid w:val="00CA4C75"/>
    <w:rsid w:val="00CA522C"/>
    <w:rsid w:val="00CA5471"/>
    <w:rsid w:val="00CA54D4"/>
    <w:rsid w:val="00CA5976"/>
    <w:rsid w:val="00CA5A82"/>
    <w:rsid w:val="00CA5B9A"/>
    <w:rsid w:val="00CA5C47"/>
    <w:rsid w:val="00CA5DBF"/>
    <w:rsid w:val="00CA60FD"/>
    <w:rsid w:val="00CA6265"/>
    <w:rsid w:val="00CA6867"/>
    <w:rsid w:val="00CA6883"/>
    <w:rsid w:val="00CA6F55"/>
    <w:rsid w:val="00CA6FA5"/>
    <w:rsid w:val="00CA7ACA"/>
    <w:rsid w:val="00CA7FC9"/>
    <w:rsid w:val="00CB0117"/>
    <w:rsid w:val="00CB0286"/>
    <w:rsid w:val="00CB05C9"/>
    <w:rsid w:val="00CB0A70"/>
    <w:rsid w:val="00CB0AC7"/>
    <w:rsid w:val="00CB0D83"/>
    <w:rsid w:val="00CB168F"/>
    <w:rsid w:val="00CB16D5"/>
    <w:rsid w:val="00CB17EB"/>
    <w:rsid w:val="00CB1A51"/>
    <w:rsid w:val="00CB1DC2"/>
    <w:rsid w:val="00CB2230"/>
    <w:rsid w:val="00CB23A1"/>
    <w:rsid w:val="00CB24E8"/>
    <w:rsid w:val="00CB2693"/>
    <w:rsid w:val="00CB2A4E"/>
    <w:rsid w:val="00CB2CFE"/>
    <w:rsid w:val="00CB2FFB"/>
    <w:rsid w:val="00CB39E2"/>
    <w:rsid w:val="00CB3B25"/>
    <w:rsid w:val="00CB3BBE"/>
    <w:rsid w:val="00CB3CF7"/>
    <w:rsid w:val="00CB3EA0"/>
    <w:rsid w:val="00CB465A"/>
    <w:rsid w:val="00CB509B"/>
    <w:rsid w:val="00CB50C3"/>
    <w:rsid w:val="00CB52E9"/>
    <w:rsid w:val="00CB5D65"/>
    <w:rsid w:val="00CB5DE7"/>
    <w:rsid w:val="00CB61B0"/>
    <w:rsid w:val="00CB66EF"/>
    <w:rsid w:val="00CB6853"/>
    <w:rsid w:val="00CB6CB2"/>
    <w:rsid w:val="00CB6F02"/>
    <w:rsid w:val="00CB7197"/>
    <w:rsid w:val="00CB73AD"/>
    <w:rsid w:val="00CB7C54"/>
    <w:rsid w:val="00CB7E63"/>
    <w:rsid w:val="00CC0CB2"/>
    <w:rsid w:val="00CC0D4C"/>
    <w:rsid w:val="00CC15BA"/>
    <w:rsid w:val="00CC1B38"/>
    <w:rsid w:val="00CC1EE1"/>
    <w:rsid w:val="00CC208B"/>
    <w:rsid w:val="00CC20EE"/>
    <w:rsid w:val="00CC2136"/>
    <w:rsid w:val="00CC2D83"/>
    <w:rsid w:val="00CC2DB5"/>
    <w:rsid w:val="00CC3254"/>
    <w:rsid w:val="00CC3B76"/>
    <w:rsid w:val="00CC3B8A"/>
    <w:rsid w:val="00CC4118"/>
    <w:rsid w:val="00CC4726"/>
    <w:rsid w:val="00CC4A1E"/>
    <w:rsid w:val="00CC4A76"/>
    <w:rsid w:val="00CC4CBF"/>
    <w:rsid w:val="00CC5155"/>
    <w:rsid w:val="00CC5670"/>
    <w:rsid w:val="00CC56A6"/>
    <w:rsid w:val="00CC5720"/>
    <w:rsid w:val="00CC5EE1"/>
    <w:rsid w:val="00CC60FC"/>
    <w:rsid w:val="00CC6AF5"/>
    <w:rsid w:val="00CC7211"/>
    <w:rsid w:val="00CC752D"/>
    <w:rsid w:val="00CC7681"/>
    <w:rsid w:val="00CC7930"/>
    <w:rsid w:val="00CC7A67"/>
    <w:rsid w:val="00CC7F25"/>
    <w:rsid w:val="00CD019C"/>
    <w:rsid w:val="00CD027C"/>
    <w:rsid w:val="00CD0466"/>
    <w:rsid w:val="00CD0892"/>
    <w:rsid w:val="00CD142E"/>
    <w:rsid w:val="00CD173D"/>
    <w:rsid w:val="00CD1D7B"/>
    <w:rsid w:val="00CD2A31"/>
    <w:rsid w:val="00CD3482"/>
    <w:rsid w:val="00CD3733"/>
    <w:rsid w:val="00CD3AA9"/>
    <w:rsid w:val="00CD3D38"/>
    <w:rsid w:val="00CD473C"/>
    <w:rsid w:val="00CD4EAA"/>
    <w:rsid w:val="00CD59F5"/>
    <w:rsid w:val="00CD5A28"/>
    <w:rsid w:val="00CD5D89"/>
    <w:rsid w:val="00CD5F50"/>
    <w:rsid w:val="00CD6730"/>
    <w:rsid w:val="00CD6D2A"/>
    <w:rsid w:val="00CD707D"/>
    <w:rsid w:val="00CD733B"/>
    <w:rsid w:val="00CE00A9"/>
    <w:rsid w:val="00CE0225"/>
    <w:rsid w:val="00CE0D20"/>
    <w:rsid w:val="00CE0E3E"/>
    <w:rsid w:val="00CE16F4"/>
    <w:rsid w:val="00CE2567"/>
    <w:rsid w:val="00CE2765"/>
    <w:rsid w:val="00CE2AEE"/>
    <w:rsid w:val="00CE2D94"/>
    <w:rsid w:val="00CE378B"/>
    <w:rsid w:val="00CE3803"/>
    <w:rsid w:val="00CE424A"/>
    <w:rsid w:val="00CE438C"/>
    <w:rsid w:val="00CE44E0"/>
    <w:rsid w:val="00CE459E"/>
    <w:rsid w:val="00CE4B32"/>
    <w:rsid w:val="00CE4D70"/>
    <w:rsid w:val="00CE5379"/>
    <w:rsid w:val="00CE5AB8"/>
    <w:rsid w:val="00CE5EDA"/>
    <w:rsid w:val="00CE6272"/>
    <w:rsid w:val="00CE62C4"/>
    <w:rsid w:val="00CE6AEC"/>
    <w:rsid w:val="00CE737E"/>
    <w:rsid w:val="00CE7632"/>
    <w:rsid w:val="00CE76F9"/>
    <w:rsid w:val="00CE7C64"/>
    <w:rsid w:val="00CE7C6B"/>
    <w:rsid w:val="00CE7CA9"/>
    <w:rsid w:val="00CF00C6"/>
    <w:rsid w:val="00CF058D"/>
    <w:rsid w:val="00CF096B"/>
    <w:rsid w:val="00CF0A0A"/>
    <w:rsid w:val="00CF0B9A"/>
    <w:rsid w:val="00CF0CAF"/>
    <w:rsid w:val="00CF1028"/>
    <w:rsid w:val="00CF123F"/>
    <w:rsid w:val="00CF160A"/>
    <w:rsid w:val="00CF1BCE"/>
    <w:rsid w:val="00CF2213"/>
    <w:rsid w:val="00CF2546"/>
    <w:rsid w:val="00CF3699"/>
    <w:rsid w:val="00CF3C42"/>
    <w:rsid w:val="00CF3E28"/>
    <w:rsid w:val="00CF410E"/>
    <w:rsid w:val="00CF44B7"/>
    <w:rsid w:val="00CF4566"/>
    <w:rsid w:val="00CF49A5"/>
    <w:rsid w:val="00CF5B48"/>
    <w:rsid w:val="00CF60B6"/>
    <w:rsid w:val="00CF60D7"/>
    <w:rsid w:val="00CF62D0"/>
    <w:rsid w:val="00CF6994"/>
    <w:rsid w:val="00CF6F91"/>
    <w:rsid w:val="00CF7155"/>
    <w:rsid w:val="00CF76CD"/>
    <w:rsid w:val="00CF7987"/>
    <w:rsid w:val="00D00892"/>
    <w:rsid w:val="00D008F0"/>
    <w:rsid w:val="00D009D1"/>
    <w:rsid w:val="00D00E48"/>
    <w:rsid w:val="00D0141B"/>
    <w:rsid w:val="00D01633"/>
    <w:rsid w:val="00D01BB5"/>
    <w:rsid w:val="00D02030"/>
    <w:rsid w:val="00D02349"/>
    <w:rsid w:val="00D02B6D"/>
    <w:rsid w:val="00D02C5E"/>
    <w:rsid w:val="00D02D45"/>
    <w:rsid w:val="00D02D92"/>
    <w:rsid w:val="00D03893"/>
    <w:rsid w:val="00D040B0"/>
    <w:rsid w:val="00D04464"/>
    <w:rsid w:val="00D04553"/>
    <w:rsid w:val="00D04756"/>
    <w:rsid w:val="00D048FB"/>
    <w:rsid w:val="00D04D40"/>
    <w:rsid w:val="00D0518D"/>
    <w:rsid w:val="00D0563A"/>
    <w:rsid w:val="00D05888"/>
    <w:rsid w:val="00D06163"/>
    <w:rsid w:val="00D065E4"/>
    <w:rsid w:val="00D06688"/>
    <w:rsid w:val="00D0699A"/>
    <w:rsid w:val="00D06A19"/>
    <w:rsid w:val="00D06AAB"/>
    <w:rsid w:val="00D06CE1"/>
    <w:rsid w:val="00D074B2"/>
    <w:rsid w:val="00D075B9"/>
    <w:rsid w:val="00D07771"/>
    <w:rsid w:val="00D077A7"/>
    <w:rsid w:val="00D100E9"/>
    <w:rsid w:val="00D1031F"/>
    <w:rsid w:val="00D107DC"/>
    <w:rsid w:val="00D108A5"/>
    <w:rsid w:val="00D10B76"/>
    <w:rsid w:val="00D10D89"/>
    <w:rsid w:val="00D1110F"/>
    <w:rsid w:val="00D1147C"/>
    <w:rsid w:val="00D1210B"/>
    <w:rsid w:val="00D124B6"/>
    <w:rsid w:val="00D1262D"/>
    <w:rsid w:val="00D1276E"/>
    <w:rsid w:val="00D12D69"/>
    <w:rsid w:val="00D12D92"/>
    <w:rsid w:val="00D12E05"/>
    <w:rsid w:val="00D132FC"/>
    <w:rsid w:val="00D13303"/>
    <w:rsid w:val="00D136F7"/>
    <w:rsid w:val="00D13815"/>
    <w:rsid w:val="00D1397F"/>
    <w:rsid w:val="00D1405B"/>
    <w:rsid w:val="00D14581"/>
    <w:rsid w:val="00D1472F"/>
    <w:rsid w:val="00D147DF"/>
    <w:rsid w:val="00D14858"/>
    <w:rsid w:val="00D151BF"/>
    <w:rsid w:val="00D1561C"/>
    <w:rsid w:val="00D156F9"/>
    <w:rsid w:val="00D16265"/>
    <w:rsid w:val="00D16532"/>
    <w:rsid w:val="00D1655F"/>
    <w:rsid w:val="00D16C3F"/>
    <w:rsid w:val="00D16F39"/>
    <w:rsid w:val="00D17251"/>
    <w:rsid w:val="00D17589"/>
    <w:rsid w:val="00D17743"/>
    <w:rsid w:val="00D1794B"/>
    <w:rsid w:val="00D20367"/>
    <w:rsid w:val="00D20386"/>
    <w:rsid w:val="00D203DB"/>
    <w:rsid w:val="00D20511"/>
    <w:rsid w:val="00D2063C"/>
    <w:rsid w:val="00D20E3F"/>
    <w:rsid w:val="00D20FF9"/>
    <w:rsid w:val="00D21326"/>
    <w:rsid w:val="00D2141F"/>
    <w:rsid w:val="00D21553"/>
    <w:rsid w:val="00D21586"/>
    <w:rsid w:val="00D21B2F"/>
    <w:rsid w:val="00D21DB9"/>
    <w:rsid w:val="00D2229E"/>
    <w:rsid w:val="00D224B1"/>
    <w:rsid w:val="00D22963"/>
    <w:rsid w:val="00D22FE5"/>
    <w:rsid w:val="00D23135"/>
    <w:rsid w:val="00D2388B"/>
    <w:rsid w:val="00D23B61"/>
    <w:rsid w:val="00D23CD3"/>
    <w:rsid w:val="00D2415C"/>
    <w:rsid w:val="00D245FD"/>
    <w:rsid w:val="00D247CF"/>
    <w:rsid w:val="00D24A37"/>
    <w:rsid w:val="00D24AF9"/>
    <w:rsid w:val="00D24CEC"/>
    <w:rsid w:val="00D2544D"/>
    <w:rsid w:val="00D2556C"/>
    <w:rsid w:val="00D256AE"/>
    <w:rsid w:val="00D25ADA"/>
    <w:rsid w:val="00D25B8B"/>
    <w:rsid w:val="00D278C9"/>
    <w:rsid w:val="00D27DB3"/>
    <w:rsid w:val="00D27E59"/>
    <w:rsid w:val="00D30014"/>
    <w:rsid w:val="00D30488"/>
    <w:rsid w:val="00D307CE"/>
    <w:rsid w:val="00D30F3E"/>
    <w:rsid w:val="00D31158"/>
    <w:rsid w:val="00D31284"/>
    <w:rsid w:val="00D31287"/>
    <w:rsid w:val="00D313DB"/>
    <w:rsid w:val="00D3180A"/>
    <w:rsid w:val="00D31965"/>
    <w:rsid w:val="00D31C97"/>
    <w:rsid w:val="00D31E1C"/>
    <w:rsid w:val="00D32813"/>
    <w:rsid w:val="00D33074"/>
    <w:rsid w:val="00D3321C"/>
    <w:rsid w:val="00D332D8"/>
    <w:rsid w:val="00D33302"/>
    <w:rsid w:val="00D33493"/>
    <w:rsid w:val="00D33B36"/>
    <w:rsid w:val="00D33BF7"/>
    <w:rsid w:val="00D33E75"/>
    <w:rsid w:val="00D3418D"/>
    <w:rsid w:val="00D3451E"/>
    <w:rsid w:val="00D34AB3"/>
    <w:rsid w:val="00D34CA3"/>
    <w:rsid w:val="00D35811"/>
    <w:rsid w:val="00D35B1F"/>
    <w:rsid w:val="00D35D07"/>
    <w:rsid w:val="00D36471"/>
    <w:rsid w:val="00D366D3"/>
    <w:rsid w:val="00D366E6"/>
    <w:rsid w:val="00D369AC"/>
    <w:rsid w:val="00D3704C"/>
    <w:rsid w:val="00D37417"/>
    <w:rsid w:val="00D37CFD"/>
    <w:rsid w:val="00D37E46"/>
    <w:rsid w:val="00D4008E"/>
    <w:rsid w:val="00D4029B"/>
    <w:rsid w:val="00D403DA"/>
    <w:rsid w:val="00D40A40"/>
    <w:rsid w:val="00D40BB5"/>
    <w:rsid w:val="00D40FA3"/>
    <w:rsid w:val="00D41C1E"/>
    <w:rsid w:val="00D41D04"/>
    <w:rsid w:val="00D41DBD"/>
    <w:rsid w:val="00D41DBF"/>
    <w:rsid w:val="00D42484"/>
    <w:rsid w:val="00D42571"/>
    <w:rsid w:val="00D433A4"/>
    <w:rsid w:val="00D433DD"/>
    <w:rsid w:val="00D438B2"/>
    <w:rsid w:val="00D43C6F"/>
    <w:rsid w:val="00D446B4"/>
    <w:rsid w:val="00D44899"/>
    <w:rsid w:val="00D44BA1"/>
    <w:rsid w:val="00D4542D"/>
    <w:rsid w:val="00D458EB"/>
    <w:rsid w:val="00D4591A"/>
    <w:rsid w:val="00D459DB"/>
    <w:rsid w:val="00D45AC7"/>
    <w:rsid w:val="00D4615F"/>
    <w:rsid w:val="00D46A44"/>
    <w:rsid w:val="00D46CE3"/>
    <w:rsid w:val="00D46D1A"/>
    <w:rsid w:val="00D47162"/>
    <w:rsid w:val="00D4740B"/>
    <w:rsid w:val="00D4781D"/>
    <w:rsid w:val="00D4786F"/>
    <w:rsid w:val="00D478BB"/>
    <w:rsid w:val="00D47942"/>
    <w:rsid w:val="00D47A5B"/>
    <w:rsid w:val="00D47C57"/>
    <w:rsid w:val="00D5014C"/>
    <w:rsid w:val="00D5017A"/>
    <w:rsid w:val="00D50404"/>
    <w:rsid w:val="00D5074F"/>
    <w:rsid w:val="00D50857"/>
    <w:rsid w:val="00D50EBD"/>
    <w:rsid w:val="00D50EF3"/>
    <w:rsid w:val="00D50F0A"/>
    <w:rsid w:val="00D51646"/>
    <w:rsid w:val="00D51772"/>
    <w:rsid w:val="00D51CBB"/>
    <w:rsid w:val="00D51D04"/>
    <w:rsid w:val="00D51EB7"/>
    <w:rsid w:val="00D52303"/>
    <w:rsid w:val="00D52E81"/>
    <w:rsid w:val="00D5304D"/>
    <w:rsid w:val="00D53435"/>
    <w:rsid w:val="00D535A3"/>
    <w:rsid w:val="00D54562"/>
    <w:rsid w:val="00D54851"/>
    <w:rsid w:val="00D54AF6"/>
    <w:rsid w:val="00D54CD8"/>
    <w:rsid w:val="00D54E28"/>
    <w:rsid w:val="00D568E1"/>
    <w:rsid w:val="00D569C5"/>
    <w:rsid w:val="00D56B15"/>
    <w:rsid w:val="00D56D3B"/>
    <w:rsid w:val="00D56DFC"/>
    <w:rsid w:val="00D56EA7"/>
    <w:rsid w:val="00D56F30"/>
    <w:rsid w:val="00D57802"/>
    <w:rsid w:val="00D57880"/>
    <w:rsid w:val="00D57B35"/>
    <w:rsid w:val="00D60229"/>
    <w:rsid w:val="00D60518"/>
    <w:rsid w:val="00D608F2"/>
    <w:rsid w:val="00D60A48"/>
    <w:rsid w:val="00D60CC7"/>
    <w:rsid w:val="00D60E5F"/>
    <w:rsid w:val="00D61EB8"/>
    <w:rsid w:val="00D620A0"/>
    <w:rsid w:val="00D62256"/>
    <w:rsid w:val="00D62435"/>
    <w:rsid w:val="00D62958"/>
    <w:rsid w:val="00D62D13"/>
    <w:rsid w:val="00D6397C"/>
    <w:rsid w:val="00D63A03"/>
    <w:rsid w:val="00D63E18"/>
    <w:rsid w:val="00D63FEA"/>
    <w:rsid w:val="00D640AF"/>
    <w:rsid w:val="00D645F7"/>
    <w:rsid w:val="00D64A0A"/>
    <w:rsid w:val="00D64B48"/>
    <w:rsid w:val="00D64DDA"/>
    <w:rsid w:val="00D6576F"/>
    <w:rsid w:val="00D65C8F"/>
    <w:rsid w:val="00D65DB7"/>
    <w:rsid w:val="00D6738A"/>
    <w:rsid w:val="00D67B60"/>
    <w:rsid w:val="00D702DC"/>
    <w:rsid w:val="00D70368"/>
    <w:rsid w:val="00D70407"/>
    <w:rsid w:val="00D70CD8"/>
    <w:rsid w:val="00D71154"/>
    <w:rsid w:val="00D71589"/>
    <w:rsid w:val="00D7199A"/>
    <w:rsid w:val="00D71A3A"/>
    <w:rsid w:val="00D71C28"/>
    <w:rsid w:val="00D71F11"/>
    <w:rsid w:val="00D72162"/>
    <w:rsid w:val="00D72921"/>
    <w:rsid w:val="00D72A09"/>
    <w:rsid w:val="00D72D6C"/>
    <w:rsid w:val="00D731B7"/>
    <w:rsid w:val="00D732D6"/>
    <w:rsid w:val="00D733F3"/>
    <w:rsid w:val="00D73561"/>
    <w:rsid w:val="00D736B3"/>
    <w:rsid w:val="00D73965"/>
    <w:rsid w:val="00D7402E"/>
    <w:rsid w:val="00D744D2"/>
    <w:rsid w:val="00D74C25"/>
    <w:rsid w:val="00D74EFD"/>
    <w:rsid w:val="00D7540F"/>
    <w:rsid w:val="00D756D9"/>
    <w:rsid w:val="00D75AE6"/>
    <w:rsid w:val="00D7611D"/>
    <w:rsid w:val="00D767AB"/>
    <w:rsid w:val="00D76FD6"/>
    <w:rsid w:val="00D775C3"/>
    <w:rsid w:val="00D77BCB"/>
    <w:rsid w:val="00D805D4"/>
    <w:rsid w:val="00D8082D"/>
    <w:rsid w:val="00D80999"/>
    <w:rsid w:val="00D8118D"/>
    <w:rsid w:val="00D811BE"/>
    <w:rsid w:val="00D81455"/>
    <w:rsid w:val="00D8149D"/>
    <w:rsid w:val="00D817C2"/>
    <w:rsid w:val="00D81928"/>
    <w:rsid w:val="00D81B9C"/>
    <w:rsid w:val="00D81D13"/>
    <w:rsid w:val="00D81E3F"/>
    <w:rsid w:val="00D81F1E"/>
    <w:rsid w:val="00D820C2"/>
    <w:rsid w:val="00D8243F"/>
    <w:rsid w:val="00D826E9"/>
    <w:rsid w:val="00D82764"/>
    <w:rsid w:val="00D833E2"/>
    <w:rsid w:val="00D83D6E"/>
    <w:rsid w:val="00D83DF2"/>
    <w:rsid w:val="00D84038"/>
    <w:rsid w:val="00D842A0"/>
    <w:rsid w:val="00D84432"/>
    <w:rsid w:val="00D84570"/>
    <w:rsid w:val="00D8492D"/>
    <w:rsid w:val="00D84D62"/>
    <w:rsid w:val="00D84EBD"/>
    <w:rsid w:val="00D85300"/>
    <w:rsid w:val="00D854B5"/>
    <w:rsid w:val="00D857A8"/>
    <w:rsid w:val="00D85CC4"/>
    <w:rsid w:val="00D85CD4"/>
    <w:rsid w:val="00D85E7C"/>
    <w:rsid w:val="00D85F89"/>
    <w:rsid w:val="00D865B5"/>
    <w:rsid w:val="00D86784"/>
    <w:rsid w:val="00D86978"/>
    <w:rsid w:val="00D869F9"/>
    <w:rsid w:val="00D86CAB"/>
    <w:rsid w:val="00D8753D"/>
    <w:rsid w:val="00D8773A"/>
    <w:rsid w:val="00D87983"/>
    <w:rsid w:val="00D87AA0"/>
    <w:rsid w:val="00D87B58"/>
    <w:rsid w:val="00D91778"/>
    <w:rsid w:val="00D918B7"/>
    <w:rsid w:val="00D91C04"/>
    <w:rsid w:val="00D92268"/>
    <w:rsid w:val="00D9268B"/>
    <w:rsid w:val="00D92692"/>
    <w:rsid w:val="00D9272B"/>
    <w:rsid w:val="00D92868"/>
    <w:rsid w:val="00D9296D"/>
    <w:rsid w:val="00D92B8A"/>
    <w:rsid w:val="00D93230"/>
    <w:rsid w:val="00D93383"/>
    <w:rsid w:val="00D934AA"/>
    <w:rsid w:val="00D9358F"/>
    <w:rsid w:val="00D93B6B"/>
    <w:rsid w:val="00D93E87"/>
    <w:rsid w:val="00D93F25"/>
    <w:rsid w:val="00D94511"/>
    <w:rsid w:val="00D94697"/>
    <w:rsid w:val="00D949F9"/>
    <w:rsid w:val="00D94CCE"/>
    <w:rsid w:val="00D94DF1"/>
    <w:rsid w:val="00D94E81"/>
    <w:rsid w:val="00D95C12"/>
    <w:rsid w:val="00D95E20"/>
    <w:rsid w:val="00D96604"/>
    <w:rsid w:val="00D96747"/>
    <w:rsid w:val="00D96F20"/>
    <w:rsid w:val="00D973BF"/>
    <w:rsid w:val="00D977AA"/>
    <w:rsid w:val="00D9788E"/>
    <w:rsid w:val="00D97C96"/>
    <w:rsid w:val="00DA006C"/>
    <w:rsid w:val="00DA028D"/>
    <w:rsid w:val="00DA0348"/>
    <w:rsid w:val="00DA0E2C"/>
    <w:rsid w:val="00DA10B5"/>
    <w:rsid w:val="00DA1110"/>
    <w:rsid w:val="00DA1611"/>
    <w:rsid w:val="00DA1887"/>
    <w:rsid w:val="00DA19C1"/>
    <w:rsid w:val="00DA1E94"/>
    <w:rsid w:val="00DA1EBE"/>
    <w:rsid w:val="00DA24B6"/>
    <w:rsid w:val="00DA25F2"/>
    <w:rsid w:val="00DA2F3C"/>
    <w:rsid w:val="00DA33F2"/>
    <w:rsid w:val="00DA3915"/>
    <w:rsid w:val="00DA3ADC"/>
    <w:rsid w:val="00DA3AE0"/>
    <w:rsid w:val="00DA3E09"/>
    <w:rsid w:val="00DA4D9D"/>
    <w:rsid w:val="00DA4E60"/>
    <w:rsid w:val="00DA51C5"/>
    <w:rsid w:val="00DA524D"/>
    <w:rsid w:val="00DA538D"/>
    <w:rsid w:val="00DA6421"/>
    <w:rsid w:val="00DA7039"/>
    <w:rsid w:val="00DA7296"/>
    <w:rsid w:val="00DA72F7"/>
    <w:rsid w:val="00DA7696"/>
    <w:rsid w:val="00DA785A"/>
    <w:rsid w:val="00DA7FA4"/>
    <w:rsid w:val="00DB0083"/>
    <w:rsid w:val="00DB02B9"/>
    <w:rsid w:val="00DB047C"/>
    <w:rsid w:val="00DB07C8"/>
    <w:rsid w:val="00DB08DA"/>
    <w:rsid w:val="00DB0915"/>
    <w:rsid w:val="00DB0EF9"/>
    <w:rsid w:val="00DB1330"/>
    <w:rsid w:val="00DB1593"/>
    <w:rsid w:val="00DB1BE3"/>
    <w:rsid w:val="00DB1E94"/>
    <w:rsid w:val="00DB23A9"/>
    <w:rsid w:val="00DB23DC"/>
    <w:rsid w:val="00DB2745"/>
    <w:rsid w:val="00DB3645"/>
    <w:rsid w:val="00DB3818"/>
    <w:rsid w:val="00DB3897"/>
    <w:rsid w:val="00DB38A1"/>
    <w:rsid w:val="00DB39C3"/>
    <w:rsid w:val="00DB3DE3"/>
    <w:rsid w:val="00DB3FCB"/>
    <w:rsid w:val="00DB3FEB"/>
    <w:rsid w:val="00DB49E2"/>
    <w:rsid w:val="00DB4A48"/>
    <w:rsid w:val="00DB4C1D"/>
    <w:rsid w:val="00DB4F10"/>
    <w:rsid w:val="00DB500B"/>
    <w:rsid w:val="00DB53ED"/>
    <w:rsid w:val="00DB5715"/>
    <w:rsid w:val="00DB5AA2"/>
    <w:rsid w:val="00DB5C3B"/>
    <w:rsid w:val="00DB5E6C"/>
    <w:rsid w:val="00DB69BE"/>
    <w:rsid w:val="00DB73B1"/>
    <w:rsid w:val="00DC02B6"/>
    <w:rsid w:val="00DC05B7"/>
    <w:rsid w:val="00DC0B8E"/>
    <w:rsid w:val="00DC0BDB"/>
    <w:rsid w:val="00DC0DDD"/>
    <w:rsid w:val="00DC0F9E"/>
    <w:rsid w:val="00DC1282"/>
    <w:rsid w:val="00DC12A5"/>
    <w:rsid w:val="00DC12E9"/>
    <w:rsid w:val="00DC14F1"/>
    <w:rsid w:val="00DC1864"/>
    <w:rsid w:val="00DC1ADD"/>
    <w:rsid w:val="00DC1E9A"/>
    <w:rsid w:val="00DC1EC5"/>
    <w:rsid w:val="00DC2730"/>
    <w:rsid w:val="00DC304E"/>
    <w:rsid w:val="00DC3333"/>
    <w:rsid w:val="00DC3424"/>
    <w:rsid w:val="00DC37FF"/>
    <w:rsid w:val="00DC448A"/>
    <w:rsid w:val="00DC449E"/>
    <w:rsid w:val="00DC44E3"/>
    <w:rsid w:val="00DC4BBC"/>
    <w:rsid w:val="00DC51EB"/>
    <w:rsid w:val="00DC5428"/>
    <w:rsid w:val="00DC5718"/>
    <w:rsid w:val="00DC5FAF"/>
    <w:rsid w:val="00DC626A"/>
    <w:rsid w:val="00DC64EE"/>
    <w:rsid w:val="00DC650E"/>
    <w:rsid w:val="00DC661D"/>
    <w:rsid w:val="00DC6833"/>
    <w:rsid w:val="00DC720C"/>
    <w:rsid w:val="00DC723C"/>
    <w:rsid w:val="00DC7811"/>
    <w:rsid w:val="00DC78AE"/>
    <w:rsid w:val="00DC7CED"/>
    <w:rsid w:val="00DD06C2"/>
    <w:rsid w:val="00DD09A3"/>
    <w:rsid w:val="00DD0C26"/>
    <w:rsid w:val="00DD0DC9"/>
    <w:rsid w:val="00DD1066"/>
    <w:rsid w:val="00DD16B5"/>
    <w:rsid w:val="00DD1B56"/>
    <w:rsid w:val="00DD1E40"/>
    <w:rsid w:val="00DD20BF"/>
    <w:rsid w:val="00DD2562"/>
    <w:rsid w:val="00DD2C24"/>
    <w:rsid w:val="00DD2CD6"/>
    <w:rsid w:val="00DD32CC"/>
    <w:rsid w:val="00DD3318"/>
    <w:rsid w:val="00DD3362"/>
    <w:rsid w:val="00DD344C"/>
    <w:rsid w:val="00DD3475"/>
    <w:rsid w:val="00DD350B"/>
    <w:rsid w:val="00DD355C"/>
    <w:rsid w:val="00DD37B6"/>
    <w:rsid w:val="00DD384B"/>
    <w:rsid w:val="00DD3AC5"/>
    <w:rsid w:val="00DD3BC6"/>
    <w:rsid w:val="00DD41ED"/>
    <w:rsid w:val="00DD49BF"/>
    <w:rsid w:val="00DD4C57"/>
    <w:rsid w:val="00DD58C1"/>
    <w:rsid w:val="00DD5DD0"/>
    <w:rsid w:val="00DD5F7F"/>
    <w:rsid w:val="00DD694D"/>
    <w:rsid w:val="00DD6A2E"/>
    <w:rsid w:val="00DD705D"/>
    <w:rsid w:val="00DE02F3"/>
    <w:rsid w:val="00DE0501"/>
    <w:rsid w:val="00DE0A15"/>
    <w:rsid w:val="00DE0D42"/>
    <w:rsid w:val="00DE1DD3"/>
    <w:rsid w:val="00DE2B36"/>
    <w:rsid w:val="00DE2B62"/>
    <w:rsid w:val="00DE2D53"/>
    <w:rsid w:val="00DE2FDC"/>
    <w:rsid w:val="00DE3027"/>
    <w:rsid w:val="00DE31BA"/>
    <w:rsid w:val="00DE359D"/>
    <w:rsid w:val="00DE3647"/>
    <w:rsid w:val="00DE394A"/>
    <w:rsid w:val="00DE3995"/>
    <w:rsid w:val="00DE3A1B"/>
    <w:rsid w:val="00DE3ADE"/>
    <w:rsid w:val="00DE3DE4"/>
    <w:rsid w:val="00DE40F9"/>
    <w:rsid w:val="00DE4A1B"/>
    <w:rsid w:val="00DE5425"/>
    <w:rsid w:val="00DE54F4"/>
    <w:rsid w:val="00DE5557"/>
    <w:rsid w:val="00DE565C"/>
    <w:rsid w:val="00DE5A5C"/>
    <w:rsid w:val="00DE5E63"/>
    <w:rsid w:val="00DE615F"/>
    <w:rsid w:val="00DE625A"/>
    <w:rsid w:val="00DE6552"/>
    <w:rsid w:val="00DE6B8B"/>
    <w:rsid w:val="00DE6F51"/>
    <w:rsid w:val="00DE6FAB"/>
    <w:rsid w:val="00DE6FB2"/>
    <w:rsid w:val="00DE707D"/>
    <w:rsid w:val="00DE7084"/>
    <w:rsid w:val="00DE728F"/>
    <w:rsid w:val="00DE72E6"/>
    <w:rsid w:val="00DE7A78"/>
    <w:rsid w:val="00DF03CA"/>
    <w:rsid w:val="00DF0463"/>
    <w:rsid w:val="00DF0C34"/>
    <w:rsid w:val="00DF0D3F"/>
    <w:rsid w:val="00DF0E37"/>
    <w:rsid w:val="00DF1723"/>
    <w:rsid w:val="00DF21B5"/>
    <w:rsid w:val="00DF2405"/>
    <w:rsid w:val="00DF2818"/>
    <w:rsid w:val="00DF2854"/>
    <w:rsid w:val="00DF2C00"/>
    <w:rsid w:val="00DF3027"/>
    <w:rsid w:val="00DF30AF"/>
    <w:rsid w:val="00DF37C9"/>
    <w:rsid w:val="00DF390D"/>
    <w:rsid w:val="00DF3A1B"/>
    <w:rsid w:val="00DF3D0B"/>
    <w:rsid w:val="00DF4521"/>
    <w:rsid w:val="00DF45CD"/>
    <w:rsid w:val="00DF475A"/>
    <w:rsid w:val="00DF48E8"/>
    <w:rsid w:val="00DF4D57"/>
    <w:rsid w:val="00DF50EA"/>
    <w:rsid w:val="00DF572B"/>
    <w:rsid w:val="00DF5FBA"/>
    <w:rsid w:val="00DF6062"/>
    <w:rsid w:val="00DF6352"/>
    <w:rsid w:val="00DF67CF"/>
    <w:rsid w:val="00DF6C51"/>
    <w:rsid w:val="00DF6CE3"/>
    <w:rsid w:val="00DF6D7A"/>
    <w:rsid w:val="00DF770F"/>
    <w:rsid w:val="00DF7775"/>
    <w:rsid w:val="00DF7998"/>
    <w:rsid w:val="00DF7C62"/>
    <w:rsid w:val="00DF7D74"/>
    <w:rsid w:val="00E001F2"/>
    <w:rsid w:val="00E003FA"/>
    <w:rsid w:val="00E00708"/>
    <w:rsid w:val="00E00D66"/>
    <w:rsid w:val="00E00F11"/>
    <w:rsid w:val="00E01241"/>
    <w:rsid w:val="00E0188F"/>
    <w:rsid w:val="00E01BDB"/>
    <w:rsid w:val="00E020AE"/>
    <w:rsid w:val="00E02331"/>
    <w:rsid w:val="00E02C28"/>
    <w:rsid w:val="00E02C33"/>
    <w:rsid w:val="00E02D9C"/>
    <w:rsid w:val="00E032F2"/>
    <w:rsid w:val="00E03B45"/>
    <w:rsid w:val="00E03F84"/>
    <w:rsid w:val="00E0407C"/>
    <w:rsid w:val="00E0444A"/>
    <w:rsid w:val="00E04AA6"/>
    <w:rsid w:val="00E04AAB"/>
    <w:rsid w:val="00E05083"/>
    <w:rsid w:val="00E052ED"/>
    <w:rsid w:val="00E059F2"/>
    <w:rsid w:val="00E05EF5"/>
    <w:rsid w:val="00E0607F"/>
    <w:rsid w:val="00E06168"/>
    <w:rsid w:val="00E062CB"/>
    <w:rsid w:val="00E062E5"/>
    <w:rsid w:val="00E06339"/>
    <w:rsid w:val="00E0640C"/>
    <w:rsid w:val="00E066EB"/>
    <w:rsid w:val="00E06839"/>
    <w:rsid w:val="00E06BCD"/>
    <w:rsid w:val="00E07AF4"/>
    <w:rsid w:val="00E07C75"/>
    <w:rsid w:val="00E102FB"/>
    <w:rsid w:val="00E10A60"/>
    <w:rsid w:val="00E10AC2"/>
    <w:rsid w:val="00E10B5D"/>
    <w:rsid w:val="00E10D55"/>
    <w:rsid w:val="00E11408"/>
    <w:rsid w:val="00E11911"/>
    <w:rsid w:val="00E121BC"/>
    <w:rsid w:val="00E121C4"/>
    <w:rsid w:val="00E12544"/>
    <w:rsid w:val="00E12915"/>
    <w:rsid w:val="00E13024"/>
    <w:rsid w:val="00E131B4"/>
    <w:rsid w:val="00E1335C"/>
    <w:rsid w:val="00E13529"/>
    <w:rsid w:val="00E13CE4"/>
    <w:rsid w:val="00E143F2"/>
    <w:rsid w:val="00E146D4"/>
    <w:rsid w:val="00E15BB5"/>
    <w:rsid w:val="00E15C30"/>
    <w:rsid w:val="00E16635"/>
    <w:rsid w:val="00E167F5"/>
    <w:rsid w:val="00E16E4D"/>
    <w:rsid w:val="00E16F6A"/>
    <w:rsid w:val="00E17340"/>
    <w:rsid w:val="00E174BF"/>
    <w:rsid w:val="00E17BA2"/>
    <w:rsid w:val="00E17DD9"/>
    <w:rsid w:val="00E19EB1"/>
    <w:rsid w:val="00E20603"/>
    <w:rsid w:val="00E20A13"/>
    <w:rsid w:val="00E20ADC"/>
    <w:rsid w:val="00E20DE5"/>
    <w:rsid w:val="00E20E34"/>
    <w:rsid w:val="00E213D5"/>
    <w:rsid w:val="00E21DFA"/>
    <w:rsid w:val="00E21F8F"/>
    <w:rsid w:val="00E221B9"/>
    <w:rsid w:val="00E22C06"/>
    <w:rsid w:val="00E23390"/>
    <w:rsid w:val="00E233A9"/>
    <w:rsid w:val="00E2379F"/>
    <w:rsid w:val="00E241D0"/>
    <w:rsid w:val="00E24764"/>
    <w:rsid w:val="00E248C4"/>
    <w:rsid w:val="00E24AF4"/>
    <w:rsid w:val="00E24E54"/>
    <w:rsid w:val="00E24F19"/>
    <w:rsid w:val="00E254B6"/>
    <w:rsid w:val="00E25879"/>
    <w:rsid w:val="00E2593F"/>
    <w:rsid w:val="00E260E7"/>
    <w:rsid w:val="00E26874"/>
    <w:rsid w:val="00E26A0A"/>
    <w:rsid w:val="00E26CC2"/>
    <w:rsid w:val="00E2747E"/>
    <w:rsid w:val="00E277DD"/>
    <w:rsid w:val="00E277E4"/>
    <w:rsid w:val="00E279C1"/>
    <w:rsid w:val="00E301BC"/>
    <w:rsid w:val="00E309BB"/>
    <w:rsid w:val="00E30AD5"/>
    <w:rsid w:val="00E30CE1"/>
    <w:rsid w:val="00E30DB0"/>
    <w:rsid w:val="00E31A25"/>
    <w:rsid w:val="00E31C5F"/>
    <w:rsid w:val="00E329EE"/>
    <w:rsid w:val="00E32AF2"/>
    <w:rsid w:val="00E3354C"/>
    <w:rsid w:val="00E33827"/>
    <w:rsid w:val="00E33B7A"/>
    <w:rsid w:val="00E340F4"/>
    <w:rsid w:val="00E34375"/>
    <w:rsid w:val="00E34500"/>
    <w:rsid w:val="00E346AE"/>
    <w:rsid w:val="00E3476F"/>
    <w:rsid w:val="00E34AAC"/>
    <w:rsid w:val="00E34CF5"/>
    <w:rsid w:val="00E34DE6"/>
    <w:rsid w:val="00E35289"/>
    <w:rsid w:val="00E35A02"/>
    <w:rsid w:val="00E35FF4"/>
    <w:rsid w:val="00E3654B"/>
    <w:rsid w:val="00E36A70"/>
    <w:rsid w:val="00E36F2C"/>
    <w:rsid w:val="00E3738D"/>
    <w:rsid w:val="00E378CA"/>
    <w:rsid w:val="00E37A89"/>
    <w:rsid w:val="00E37EC2"/>
    <w:rsid w:val="00E37F62"/>
    <w:rsid w:val="00E37FEC"/>
    <w:rsid w:val="00E40145"/>
    <w:rsid w:val="00E40188"/>
    <w:rsid w:val="00E40F5A"/>
    <w:rsid w:val="00E412CB"/>
    <w:rsid w:val="00E4158B"/>
    <w:rsid w:val="00E415DC"/>
    <w:rsid w:val="00E41813"/>
    <w:rsid w:val="00E41FDA"/>
    <w:rsid w:val="00E426DB"/>
    <w:rsid w:val="00E42ABA"/>
    <w:rsid w:val="00E43203"/>
    <w:rsid w:val="00E43439"/>
    <w:rsid w:val="00E43653"/>
    <w:rsid w:val="00E43F77"/>
    <w:rsid w:val="00E442FA"/>
    <w:rsid w:val="00E443CE"/>
    <w:rsid w:val="00E443F1"/>
    <w:rsid w:val="00E44429"/>
    <w:rsid w:val="00E44636"/>
    <w:rsid w:val="00E44719"/>
    <w:rsid w:val="00E44A59"/>
    <w:rsid w:val="00E45521"/>
    <w:rsid w:val="00E45665"/>
    <w:rsid w:val="00E45713"/>
    <w:rsid w:val="00E457F7"/>
    <w:rsid w:val="00E45E85"/>
    <w:rsid w:val="00E461B4"/>
    <w:rsid w:val="00E464BC"/>
    <w:rsid w:val="00E465F1"/>
    <w:rsid w:val="00E4661C"/>
    <w:rsid w:val="00E4680E"/>
    <w:rsid w:val="00E4696E"/>
    <w:rsid w:val="00E46BA6"/>
    <w:rsid w:val="00E4718C"/>
    <w:rsid w:val="00E472AB"/>
    <w:rsid w:val="00E4794E"/>
    <w:rsid w:val="00E500A0"/>
    <w:rsid w:val="00E500E1"/>
    <w:rsid w:val="00E5014B"/>
    <w:rsid w:val="00E50389"/>
    <w:rsid w:val="00E50DE3"/>
    <w:rsid w:val="00E5104E"/>
    <w:rsid w:val="00E514CF"/>
    <w:rsid w:val="00E51725"/>
    <w:rsid w:val="00E51DEE"/>
    <w:rsid w:val="00E52002"/>
    <w:rsid w:val="00E520D3"/>
    <w:rsid w:val="00E5285A"/>
    <w:rsid w:val="00E53193"/>
    <w:rsid w:val="00E5338B"/>
    <w:rsid w:val="00E534DC"/>
    <w:rsid w:val="00E53D66"/>
    <w:rsid w:val="00E54314"/>
    <w:rsid w:val="00E5465C"/>
    <w:rsid w:val="00E548D8"/>
    <w:rsid w:val="00E54CD2"/>
    <w:rsid w:val="00E54F7F"/>
    <w:rsid w:val="00E560BF"/>
    <w:rsid w:val="00E5633B"/>
    <w:rsid w:val="00E56388"/>
    <w:rsid w:val="00E5669E"/>
    <w:rsid w:val="00E567DA"/>
    <w:rsid w:val="00E56C0A"/>
    <w:rsid w:val="00E56C11"/>
    <w:rsid w:val="00E5715D"/>
    <w:rsid w:val="00E57174"/>
    <w:rsid w:val="00E5721B"/>
    <w:rsid w:val="00E573CA"/>
    <w:rsid w:val="00E575B7"/>
    <w:rsid w:val="00E57F05"/>
    <w:rsid w:val="00E57FA0"/>
    <w:rsid w:val="00E60368"/>
    <w:rsid w:val="00E60394"/>
    <w:rsid w:val="00E60827"/>
    <w:rsid w:val="00E60A76"/>
    <w:rsid w:val="00E60CF3"/>
    <w:rsid w:val="00E622EC"/>
    <w:rsid w:val="00E6241A"/>
    <w:rsid w:val="00E6242E"/>
    <w:rsid w:val="00E6309E"/>
    <w:rsid w:val="00E6368A"/>
    <w:rsid w:val="00E63796"/>
    <w:rsid w:val="00E63D3B"/>
    <w:rsid w:val="00E642D4"/>
    <w:rsid w:val="00E64A41"/>
    <w:rsid w:val="00E65419"/>
    <w:rsid w:val="00E655F6"/>
    <w:rsid w:val="00E65C0C"/>
    <w:rsid w:val="00E65C95"/>
    <w:rsid w:val="00E66294"/>
    <w:rsid w:val="00E66898"/>
    <w:rsid w:val="00E66F8F"/>
    <w:rsid w:val="00E67270"/>
    <w:rsid w:val="00E67623"/>
    <w:rsid w:val="00E67F8D"/>
    <w:rsid w:val="00E70112"/>
    <w:rsid w:val="00E7017D"/>
    <w:rsid w:val="00E704F9"/>
    <w:rsid w:val="00E7068A"/>
    <w:rsid w:val="00E709B8"/>
    <w:rsid w:val="00E70AD0"/>
    <w:rsid w:val="00E70D10"/>
    <w:rsid w:val="00E70FF4"/>
    <w:rsid w:val="00E71985"/>
    <w:rsid w:val="00E71DC8"/>
    <w:rsid w:val="00E71E4C"/>
    <w:rsid w:val="00E7222B"/>
    <w:rsid w:val="00E729B0"/>
    <w:rsid w:val="00E72ACF"/>
    <w:rsid w:val="00E72B92"/>
    <w:rsid w:val="00E72E3A"/>
    <w:rsid w:val="00E73298"/>
    <w:rsid w:val="00E732B5"/>
    <w:rsid w:val="00E73631"/>
    <w:rsid w:val="00E73B16"/>
    <w:rsid w:val="00E745DB"/>
    <w:rsid w:val="00E74AB4"/>
    <w:rsid w:val="00E7516F"/>
    <w:rsid w:val="00E7525B"/>
    <w:rsid w:val="00E755EB"/>
    <w:rsid w:val="00E757FD"/>
    <w:rsid w:val="00E75E44"/>
    <w:rsid w:val="00E75F50"/>
    <w:rsid w:val="00E763F9"/>
    <w:rsid w:val="00E76C51"/>
    <w:rsid w:val="00E76D51"/>
    <w:rsid w:val="00E805D0"/>
    <w:rsid w:val="00E807E8"/>
    <w:rsid w:val="00E80A9E"/>
    <w:rsid w:val="00E80B0D"/>
    <w:rsid w:val="00E80D30"/>
    <w:rsid w:val="00E811C5"/>
    <w:rsid w:val="00E81730"/>
    <w:rsid w:val="00E81893"/>
    <w:rsid w:val="00E818D3"/>
    <w:rsid w:val="00E821B3"/>
    <w:rsid w:val="00E82354"/>
    <w:rsid w:val="00E82B2A"/>
    <w:rsid w:val="00E82D7A"/>
    <w:rsid w:val="00E83365"/>
    <w:rsid w:val="00E834F9"/>
    <w:rsid w:val="00E83603"/>
    <w:rsid w:val="00E83A3A"/>
    <w:rsid w:val="00E83A59"/>
    <w:rsid w:val="00E83D11"/>
    <w:rsid w:val="00E841DA"/>
    <w:rsid w:val="00E84951"/>
    <w:rsid w:val="00E84BBE"/>
    <w:rsid w:val="00E84C04"/>
    <w:rsid w:val="00E84DA6"/>
    <w:rsid w:val="00E8534A"/>
    <w:rsid w:val="00E857B2"/>
    <w:rsid w:val="00E858DB"/>
    <w:rsid w:val="00E86C33"/>
    <w:rsid w:val="00E86C48"/>
    <w:rsid w:val="00E86DA7"/>
    <w:rsid w:val="00E86E09"/>
    <w:rsid w:val="00E871B8"/>
    <w:rsid w:val="00E877BB"/>
    <w:rsid w:val="00E87B0F"/>
    <w:rsid w:val="00E87C9F"/>
    <w:rsid w:val="00E87E2C"/>
    <w:rsid w:val="00E901B2"/>
    <w:rsid w:val="00E90335"/>
    <w:rsid w:val="00E90528"/>
    <w:rsid w:val="00E906DD"/>
    <w:rsid w:val="00E907E5"/>
    <w:rsid w:val="00E90890"/>
    <w:rsid w:val="00E90A88"/>
    <w:rsid w:val="00E90D57"/>
    <w:rsid w:val="00E90EC8"/>
    <w:rsid w:val="00E9124F"/>
    <w:rsid w:val="00E918AF"/>
    <w:rsid w:val="00E919FE"/>
    <w:rsid w:val="00E91AA7"/>
    <w:rsid w:val="00E92064"/>
    <w:rsid w:val="00E9210A"/>
    <w:rsid w:val="00E9239C"/>
    <w:rsid w:val="00E92779"/>
    <w:rsid w:val="00E92795"/>
    <w:rsid w:val="00E927C7"/>
    <w:rsid w:val="00E929CD"/>
    <w:rsid w:val="00E92B57"/>
    <w:rsid w:val="00E92D62"/>
    <w:rsid w:val="00E92F1E"/>
    <w:rsid w:val="00E93116"/>
    <w:rsid w:val="00E9317A"/>
    <w:rsid w:val="00E939FB"/>
    <w:rsid w:val="00E93BEF"/>
    <w:rsid w:val="00E93FA7"/>
    <w:rsid w:val="00E9451B"/>
    <w:rsid w:val="00E9490E"/>
    <w:rsid w:val="00E94CC4"/>
    <w:rsid w:val="00E95449"/>
    <w:rsid w:val="00E95684"/>
    <w:rsid w:val="00E95995"/>
    <w:rsid w:val="00E95AE1"/>
    <w:rsid w:val="00E96274"/>
    <w:rsid w:val="00E969FB"/>
    <w:rsid w:val="00E96BBA"/>
    <w:rsid w:val="00E96C40"/>
    <w:rsid w:val="00E96F2D"/>
    <w:rsid w:val="00E96F71"/>
    <w:rsid w:val="00E9725A"/>
    <w:rsid w:val="00E9742B"/>
    <w:rsid w:val="00E977B0"/>
    <w:rsid w:val="00E97DF6"/>
    <w:rsid w:val="00EA0010"/>
    <w:rsid w:val="00EA01D2"/>
    <w:rsid w:val="00EA0D2F"/>
    <w:rsid w:val="00EA114C"/>
    <w:rsid w:val="00EA1899"/>
    <w:rsid w:val="00EA1D56"/>
    <w:rsid w:val="00EA1F4A"/>
    <w:rsid w:val="00EA2718"/>
    <w:rsid w:val="00EA28CF"/>
    <w:rsid w:val="00EA2A0D"/>
    <w:rsid w:val="00EA2AC7"/>
    <w:rsid w:val="00EA2DF5"/>
    <w:rsid w:val="00EA3032"/>
    <w:rsid w:val="00EA312B"/>
    <w:rsid w:val="00EA32B4"/>
    <w:rsid w:val="00EA3462"/>
    <w:rsid w:val="00EA346C"/>
    <w:rsid w:val="00EA3478"/>
    <w:rsid w:val="00EA4442"/>
    <w:rsid w:val="00EA46B6"/>
    <w:rsid w:val="00EA46E0"/>
    <w:rsid w:val="00EA4754"/>
    <w:rsid w:val="00EA4BED"/>
    <w:rsid w:val="00EA4CC3"/>
    <w:rsid w:val="00EA502A"/>
    <w:rsid w:val="00EA519E"/>
    <w:rsid w:val="00EA575E"/>
    <w:rsid w:val="00EA5924"/>
    <w:rsid w:val="00EA5EF2"/>
    <w:rsid w:val="00EA66F2"/>
    <w:rsid w:val="00EA67B4"/>
    <w:rsid w:val="00EA69E6"/>
    <w:rsid w:val="00EA6AEE"/>
    <w:rsid w:val="00EA6C53"/>
    <w:rsid w:val="00EA6DC2"/>
    <w:rsid w:val="00EA70E7"/>
    <w:rsid w:val="00EA75F8"/>
    <w:rsid w:val="00EA7E5C"/>
    <w:rsid w:val="00EA7F2F"/>
    <w:rsid w:val="00EB00FC"/>
    <w:rsid w:val="00EB03A6"/>
    <w:rsid w:val="00EB0596"/>
    <w:rsid w:val="00EB059F"/>
    <w:rsid w:val="00EB0613"/>
    <w:rsid w:val="00EB0794"/>
    <w:rsid w:val="00EB0B18"/>
    <w:rsid w:val="00EB0D3C"/>
    <w:rsid w:val="00EB15A8"/>
    <w:rsid w:val="00EB1AB5"/>
    <w:rsid w:val="00EB2CAF"/>
    <w:rsid w:val="00EB2E83"/>
    <w:rsid w:val="00EB34A3"/>
    <w:rsid w:val="00EB377F"/>
    <w:rsid w:val="00EB3977"/>
    <w:rsid w:val="00EB42FF"/>
    <w:rsid w:val="00EB495C"/>
    <w:rsid w:val="00EB5615"/>
    <w:rsid w:val="00EB5A74"/>
    <w:rsid w:val="00EB5B0C"/>
    <w:rsid w:val="00EB6045"/>
    <w:rsid w:val="00EB6069"/>
    <w:rsid w:val="00EB672E"/>
    <w:rsid w:val="00EB6A50"/>
    <w:rsid w:val="00EB6A8B"/>
    <w:rsid w:val="00EB6C90"/>
    <w:rsid w:val="00EB6E04"/>
    <w:rsid w:val="00EB6E5D"/>
    <w:rsid w:val="00EB6EE2"/>
    <w:rsid w:val="00EB745D"/>
    <w:rsid w:val="00EB78CB"/>
    <w:rsid w:val="00EBA6C9"/>
    <w:rsid w:val="00EC0000"/>
    <w:rsid w:val="00EC02E4"/>
    <w:rsid w:val="00EC07D3"/>
    <w:rsid w:val="00EC0C33"/>
    <w:rsid w:val="00EC0CA8"/>
    <w:rsid w:val="00EC0DC8"/>
    <w:rsid w:val="00EC0E8F"/>
    <w:rsid w:val="00EC1385"/>
    <w:rsid w:val="00EC1CB7"/>
    <w:rsid w:val="00EC1FB4"/>
    <w:rsid w:val="00EC22AC"/>
    <w:rsid w:val="00EC305A"/>
    <w:rsid w:val="00EC3408"/>
    <w:rsid w:val="00EC3516"/>
    <w:rsid w:val="00EC3B80"/>
    <w:rsid w:val="00EC3C1C"/>
    <w:rsid w:val="00EC3F2B"/>
    <w:rsid w:val="00EC477F"/>
    <w:rsid w:val="00EC493D"/>
    <w:rsid w:val="00EC523F"/>
    <w:rsid w:val="00EC5362"/>
    <w:rsid w:val="00EC55D2"/>
    <w:rsid w:val="00EC5E1F"/>
    <w:rsid w:val="00EC6106"/>
    <w:rsid w:val="00EC6389"/>
    <w:rsid w:val="00EC63D5"/>
    <w:rsid w:val="00EC6D0D"/>
    <w:rsid w:val="00EC6F03"/>
    <w:rsid w:val="00EC6F96"/>
    <w:rsid w:val="00EC6FC2"/>
    <w:rsid w:val="00EC72DD"/>
    <w:rsid w:val="00EC76DA"/>
    <w:rsid w:val="00ED049A"/>
    <w:rsid w:val="00ED076B"/>
    <w:rsid w:val="00ED077C"/>
    <w:rsid w:val="00ED07D3"/>
    <w:rsid w:val="00ED0B6D"/>
    <w:rsid w:val="00ED0DA9"/>
    <w:rsid w:val="00ED0FB8"/>
    <w:rsid w:val="00ED1182"/>
    <w:rsid w:val="00ED11E9"/>
    <w:rsid w:val="00ED124E"/>
    <w:rsid w:val="00ED1359"/>
    <w:rsid w:val="00ED142D"/>
    <w:rsid w:val="00ED16CD"/>
    <w:rsid w:val="00ED1AFE"/>
    <w:rsid w:val="00ED1BEC"/>
    <w:rsid w:val="00ED1CBB"/>
    <w:rsid w:val="00ED1DBA"/>
    <w:rsid w:val="00ED22E5"/>
    <w:rsid w:val="00ED239B"/>
    <w:rsid w:val="00ED2937"/>
    <w:rsid w:val="00ED294E"/>
    <w:rsid w:val="00ED29D8"/>
    <w:rsid w:val="00ED2B75"/>
    <w:rsid w:val="00ED2DFC"/>
    <w:rsid w:val="00ED31A3"/>
    <w:rsid w:val="00ED328E"/>
    <w:rsid w:val="00ED331A"/>
    <w:rsid w:val="00ED3695"/>
    <w:rsid w:val="00ED36D0"/>
    <w:rsid w:val="00ED3A0B"/>
    <w:rsid w:val="00ED3BD9"/>
    <w:rsid w:val="00ED3BFA"/>
    <w:rsid w:val="00ED3E59"/>
    <w:rsid w:val="00ED44C9"/>
    <w:rsid w:val="00ED455C"/>
    <w:rsid w:val="00ED457D"/>
    <w:rsid w:val="00ED4648"/>
    <w:rsid w:val="00ED4D26"/>
    <w:rsid w:val="00ED5073"/>
    <w:rsid w:val="00ED519D"/>
    <w:rsid w:val="00ED56BF"/>
    <w:rsid w:val="00ED5861"/>
    <w:rsid w:val="00ED59E8"/>
    <w:rsid w:val="00ED5C0B"/>
    <w:rsid w:val="00ED5D8A"/>
    <w:rsid w:val="00ED6420"/>
    <w:rsid w:val="00ED6801"/>
    <w:rsid w:val="00ED6CFD"/>
    <w:rsid w:val="00ED7182"/>
    <w:rsid w:val="00ED71E9"/>
    <w:rsid w:val="00ED7406"/>
    <w:rsid w:val="00ED7814"/>
    <w:rsid w:val="00ED7CA9"/>
    <w:rsid w:val="00ED7DEE"/>
    <w:rsid w:val="00ED7FE2"/>
    <w:rsid w:val="00EDCF0E"/>
    <w:rsid w:val="00EE0D72"/>
    <w:rsid w:val="00EE11C0"/>
    <w:rsid w:val="00EE1430"/>
    <w:rsid w:val="00EE16AC"/>
    <w:rsid w:val="00EE17C3"/>
    <w:rsid w:val="00EE19C6"/>
    <w:rsid w:val="00EE19F5"/>
    <w:rsid w:val="00EE271E"/>
    <w:rsid w:val="00EE284D"/>
    <w:rsid w:val="00EE28B8"/>
    <w:rsid w:val="00EE2DE6"/>
    <w:rsid w:val="00EE30BE"/>
    <w:rsid w:val="00EE3221"/>
    <w:rsid w:val="00EE382B"/>
    <w:rsid w:val="00EE38E2"/>
    <w:rsid w:val="00EE393F"/>
    <w:rsid w:val="00EE3A2D"/>
    <w:rsid w:val="00EE3B9B"/>
    <w:rsid w:val="00EE4206"/>
    <w:rsid w:val="00EE4E3B"/>
    <w:rsid w:val="00EE5089"/>
    <w:rsid w:val="00EE511B"/>
    <w:rsid w:val="00EE5282"/>
    <w:rsid w:val="00EE5FCD"/>
    <w:rsid w:val="00EE6111"/>
    <w:rsid w:val="00EE692A"/>
    <w:rsid w:val="00EE6F1E"/>
    <w:rsid w:val="00EE7CDB"/>
    <w:rsid w:val="00EE7D0F"/>
    <w:rsid w:val="00EF022F"/>
    <w:rsid w:val="00EF0261"/>
    <w:rsid w:val="00EF028D"/>
    <w:rsid w:val="00EF0B0F"/>
    <w:rsid w:val="00EF0D2A"/>
    <w:rsid w:val="00EF1FEC"/>
    <w:rsid w:val="00EF2B0F"/>
    <w:rsid w:val="00EF2B6B"/>
    <w:rsid w:val="00EF30E6"/>
    <w:rsid w:val="00EF3803"/>
    <w:rsid w:val="00EF382F"/>
    <w:rsid w:val="00EF3AA8"/>
    <w:rsid w:val="00EF3B64"/>
    <w:rsid w:val="00EF4018"/>
    <w:rsid w:val="00EF49D0"/>
    <w:rsid w:val="00EF582E"/>
    <w:rsid w:val="00EF59B9"/>
    <w:rsid w:val="00EF59F8"/>
    <w:rsid w:val="00EF62D6"/>
    <w:rsid w:val="00EF65E4"/>
    <w:rsid w:val="00EF6899"/>
    <w:rsid w:val="00EF6AA6"/>
    <w:rsid w:val="00EF6C1D"/>
    <w:rsid w:val="00EF7407"/>
    <w:rsid w:val="00EF7A5A"/>
    <w:rsid w:val="00EF7D93"/>
    <w:rsid w:val="00EF7F15"/>
    <w:rsid w:val="00F00448"/>
    <w:rsid w:val="00F005B2"/>
    <w:rsid w:val="00F0078F"/>
    <w:rsid w:val="00F008F2"/>
    <w:rsid w:val="00F00F56"/>
    <w:rsid w:val="00F01174"/>
    <w:rsid w:val="00F017AE"/>
    <w:rsid w:val="00F01C46"/>
    <w:rsid w:val="00F020CA"/>
    <w:rsid w:val="00F025D5"/>
    <w:rsid w:val="00F02CA6"/>
    <w:rsid w:val="00F03628"/>
    <w:rsid w:val="00F038A0"/>
    <w:rsid w:val="00F04932"/>
    <w:rsid w:val="00F04A90"/>
    <w:rsid w:val="00F05249"/>
    <w:rsid w:val="00F053D7"/>
    <w:rsid w:val="00F058FA"/>
    <w:rsid w:val="00F05F03"/>
    <w:rsid w:val="00F06193"/>
    <w:rsid w:val="00F067F2"/>
    <w:rsid w:val="00F06E2A"/>
    <w:rsid w:val="00F07103"/>
    <w:rsid w:val="00F072A8"/>
    <w:rsid w:val="00F073E6"/>
    <w:rsid w:val="00F07BFD"/>
    <w:rsid w:val="00F07D88"/>
    <w:rsid w:val="00F1056F"/>
    <w:rsid w:val="00F108AF"/>
    <w:rsid w:val="00F10913"/>
    <w:rsid w:val="00F1105C"/>
    <w:rsid w:val="00F1175D"/>
    <w:rsid w:val="00F12636"/>
    <w:rsid w:val="00F1298C"/>
    <w:rsid w:val="00F135C2"/>
    <w:rsid w:val="00F13632"/>
    <w:rsid w:val="00F1364E"/>
    <w:rsid w:val="00F13F0F"/>
    <w:rsid w:val="00F14739"/>
    <w:rsid w:val="00F1549E"/>
    <w:rsid w:val="00F15765"/>
    <w:rsid w:val="00F15B4C"/>
    <w:rsid w:val="00F15B8E"/>
    <w:rsid w:val="00F15C5A"/>
    <w:rsid w:val="00F15D99"/>
    <w:rsid w:val="00F16041"/>
    <w:rsid w:val="00F1647F"/>
    <w:rsid w:val="00F166BC"/>
    <w:rsid w:val="00F16D34"/>
    <w:rsid w:val="00F17207"/>
    <w:rsid w:val="00F20947"/>
    <w:rsid w:val="00F21126"/>
    <w:rsid w:val="00F2121E"/>
    <w:rsid w:val="00F212DD"/>
    <w:rsid w:val="00F2187E"/>
    <w:rsid w:val="00F22748"/>
    <w:rsid w:val="00F229FC"/>
    <w:rsid w:val="00F231D3"/>
    <w:rsid w:val="00F231E2"/>
    <w:rsid w:val="00F2349D"/>
    <w:rsid w:val="00F2353A"/>
    <w:rsid w:val="00F236F0"/>
    <w:rsid w:val="00F23DB5"/>
    <w:rsid w:val="00F240F5"/>
    <w:rsid w:val="00F2466C"/>
    <w:rsid w:val="00F247F3"/>
    <w:rsid w:val="00F24FE3"/>
    <w:rsid w:val="00F2506E"/>
    <w:rsid w:val="00F263F4"/>
    <w:rsid w:val="00F265EA"/>
    <w:rsid w:val="00F267DD"/>
    <w:rsid w:val="00F26E46"/>
    <w:rsid w:val="00F27475"/>
    <w:rsid w:val="00F2781C"/>
    <w:rsid w:val="00F279E3"/>
    <w:rsid w:val="00F303DA"/>
    <w:rsid w:val="00F31125"/>
    <w:rsid w:val="00F3124B"/>
    <w:rsid w:val="00F313B6"/>
    <w:rsid w:val="00F319D5"/>
    <w:rsid w:val="00F31C77"/>
    <w:rsid w:val="00F3270C"/>
    <w:rsid w:val="00F328D2"/>
    <w:rsid w:val="00F33735"/>
    <w:rsid w:val="00F33932"/>
    <w:rsid w:val="00F33F4A"/>
    <w:rsid w:val="00F3423F"/>
    <w:rsid w:val="00F3455C"/>
    <w:rsid w:val="00F34D52"/>
    <w:rsid w:val="00F34ECF"/>
    <w:rsid w:val="00F355FE"/>
    <w:rsid w:val="00F35AC6"/>
    <w:rsid w:val="00F35EBE"/>
    <w:rsid w:val="00F35F15"/>
    <w:rsid w:val="00F3627C"/>
    <w:rsid w:val="00F3630A"/>
    <w:rsid w:val="00F36377"/>
    <w:rsid w:val="00F367CE"/>
    <w:rsid w:val="00F3684A"/>
    <w:rsid w:val="00F36A01"/>
    <w:rsid w:val="00F36BCF"/>
    <w:rsid w:val="00F36D9F"/>
    <w:rsid w:val="00F36E0A"/>
    <w:rsid w:val="00F36E0C"/>
    <w:rsid w:val="00F37280"/>
    <w:rsid w:val="00F372E9"/>
    <w:rsid w:val="00F37570"/>
    <w:rsid w:val="00F376F7"/>
    <w:rsid w:val="00F378B8"/>
    <w:rsid w:val="00F378E6"/>
    <w:rsid w:val="00F37D73"/>
    <w:rsid w:val="00F40192"/>
    <w:rsid w:val="00F4051C"/>
    <w:rsid w:val="00F4082A"/>
    <w:rsid w:val="00F40DAB"/>
    <w:rsid w:val="00F40F86"/>
    <w:rsid w:val="00F41695"/>
    <w:rsid w:val="00F41CB9"/>
    <w:rsid w:val="00F41F9F"/>
    <w:rsid w:val="00F42420"/>
    <w:rsid w:val="00F424D6"/>
    <w:rsid w:val="00F4261E"/>
    <w:rsid w:val="00F4263D"/>
    <w:rsid w:val="00F432EA"/>
    <w:rsid w:val="00F4437B"/>
    <w:rsid w:val="00F443DB"/>
    <w:rsid w:val="00F44882"/>
    <w:rsid w:val="00F4493E"/>
    <w:rsid w:val="00F4499B"/>
    <w:rsid w:val="00F44C10"/>
    <w:rsid w:val="00F454D6"/>
    <w:rsid w:val="00F462B7"/>
    <w:rsid w:val="00F466E4"/>
    <w:rsid w:val="00F46AC4"/>
    <w:rsid w:val="00F46F90"/>
    <w:rsid w:val="00F46FBB"/>
    <w:rsid w:val="00F47025"/>
    <w:rsid w:val="00F47551"/>
    <w:rsid w:val="00F5059A"/>
    <w:rsid w:val="00F508F6"/>
    <w:rsid w:val="00F513E9"/>
    <w:rsid w:val="00F5163E"/>
    <w:rsid w:val="00F5182D"/>
    <w:rsid w:val="00F51B38"/>
    <w:rsid w:val="00F51C8F"/>
    <w:rsid w:val="00F51F59"/>
    <w:rsid w:val="00F52664"/>
    <w:rsid w:val="00F5270A"/>
    <w:rsid w:val="00F52BA6"/>
    <w:rsid w:val="00F530D4"/>
    <w:rsid w:val="00F53235"/>
    <w:rsid w:val="00F53598"/>
    <w:rsid w:val="00F53796"/>
    <w:rsid w:val="00F53F2F"/>
    <w:rsid w:val="00F5400F"/>
    <w:rsid w:val="00F5405B"/>
    <w:rsid w:val="00F54657"/>
    <w:rsid w:val="00F54ED4"/>
    <w:rsid w:val="00F55446"/>
    <w:rsid w:val="00F55660"/>
    <w:rsid w:val="00F556FA"/>
    <w:rsid w:val="00F55CE0"/>
    <w:rsid w:val="00F56308"/>
    <w:rsid w:val="00F56B47"/>
    <w:rsid w:val="00F5737B"/>
    <w:rsid w:val="00F573CE"/>
    <w:rsid w:val="00F5793E"/>
    <w:rsid w:val="00F57DBD"/>
    <w:rsid w:val="00F602B8"/>
    <w:rsid w:val="00F606D7"/>
    <w:rsid w:val="00F6083A"/>
    <w:rsid w:val="00F609A0"/>
    <w:rsid w:val="00F60C59"/>
    <w:rsid w:val="00F60DAB"/>
    <w:rsid w:val="00F60DCA"/>
    <w:rsid w:val="00F60E71"/>
    <w:rsid w:val="00F60F61"/>
    <w:rsid w:val="00F614A4"/>
    <w:rsid w:val="00F61517"/>
    <w:rsid w:val="00F61EEC"/>
    <w:rsid w:val="00F62026"/>
    <w:rsid w:val="00F620E8"/>
    <w:rsid w:val="00F626A7"/>
    <w:rsid w:val="00F627F9"/>
    <w:rsid w:val="00F62BC0"/>
    <w:rsid w:val="00F635CC"/>
    <w:rsid w:val="00F63607"/>
    <w:rsid w:val="00F63918"/>
    <w:rsid w:val="00F63B88"/>
    <w:rsid w:val="00F63E4F"/>
    <w:rsid w:val="00F645C5"/>
    <w:rsid w:val="00F6469B"/>
    <w:rsid w:val="00F64791"/>
    <w:rsid w:val="00F64DE3"/>
    <w:rsid w:val="00F64FD3"/>
    <w:rsid w:val="00F6637F"/>
    <w:rsid w:val="00F6669C"/>
    <w:rsid w:val="00F66C24"/>
    <w:rsid w:val="00F66D65"/>
    <w:rsid w:val="00F67046"/>
    <w:rsid w:val="00F67361"/>
    <w:rsid w:val="00F67BEE"/>
    <w:rsid w:val="00F67DD1"/>
    <w:rsid w:val="00F7085F"/>
    <w:rsid w:val="00F70A34"/>
    <w:rsid w:val="00F70DAD"/>
    <w:rsid w:val="00F71460"/>
    <w:rsid w:val="00F7151B"/>
    <w:rsid w:val="00F717C4"/>
    <w:rsid w:val="00F71A4C"/>
    <w:rsid w:val="00F72274"/>
    <w:rsid w:val="00F72662"/>
    <w:rsid w:val="00F72C01"/>
    <w:rsid w:val="00F73233"/>
    <w:rsid w:val="00F734F0"/>
    <w:rsid w:val="00F73F8C"/>
    <w:rsid w:val="00F74177"/>
    <w:rsid w:val="00F7418D"/>
    <w:rsid w:val="00F747EE"/>
    <w:rsid w:val="00F74816"/>
    <w:rsid w:val="00F7494A"/>
    <w:rsid w:val="00F7507F"/>
    <w:rsid w:val="00F752B7"/>
    <w:rsid w:val="00F76053"/>
    <w:rsid w:val="00F761A0"/>
    <w:rsid w:val="00F773EF"/>
    <w:rsid w:val="00F7745B"/>
    <w:rsid w:val="00F775C4"/>
    <w:rsid w:val="00F77E2A"/>
    <w:rsid w:val="00F802A0"/>
    <w:rsid w:val="00F806EC"/>
    <w:rsid w:val="00F80950"/>
    <w:rsid w:val="00F80CCA"/>
    <w:rsid w:val="00F80FF3"/>
    <w:rsid w:val="00F810B7"/>
    <w:rsid w:val="00F81238"/>
    <w:rsid w:val="00F8132F"/>
    <w:rsid w:val="00F81401"/>
    <w:rsid w:val="00F8156B"/>
    <w:rsid w:val="00F81A5D"/>
    <w:rsid w:val="00F82577"/>
    <w:rsid w:val="00F82583"/>
    <w:rsid w:val="00F8289F"/>
    <w:rsid w:val="00F82EAA"/>
    <w:rsid w:val="00F834B0"/>
    <w:rsid w:val="00F836C6"/>
    <w:rsid w:val="00F8379B"/>
    <w:rsid w:val="00F837BA"/>
    <w:rsid w:val="00F8380E"/>
    <w:rsid w:val="00F8398D"/>
    <w:rsid w:val="00F83A93"/>
    <w:rsid w:val="00F83AB6"/>
    <w:rsid w:val="00F83D20"/>
    <w:rsid w:val="00F83D9A"/>
    <w:rsid w:val="00F83E0E"/>
    <w:rsid w:val="00F8402F"/>
    <w:rsid w:val="00F84964"/>
    <w:rsid w:val="00F851F0"/>
    <w:rsid w:val="00F857E7"/>
    <w:rsid w:val="00F85DD8"/>
    <w:rsid w:val="00F85F24"/>
    <w:rsid w:val="00F864FE"/>
    <w:rsid w:val="00F86C90"/>
    <w:rsid w:val="00F86F29"/>
    <w:rsid w:val="00F87945"/>
    <w:rsid w:val="00F87B46"/>
    <w:rsid w:val="00F9010B"/>
    <w:rsid w:val="00F902DC"/>
    <w:rsid w:val="00F90ECA"/>
    <w:rsid w:val="00F90F77"/>
    <w:rsid w:val="00F90FE9"/>
    <w:rsid w:val="00F910BB"/>
    <w:rsid w:val="00F91821"/>
    <w:rsid w:val="00F918CA"/>
    <w:rsid w:val="00F91A00"/>
    <w:rsid w:val="00F91A22"/>
    <w:rsid w:val="00F91C17"/>
    <w:rsid w:val="00F9233B"/>
    <w:rsid w:val="00F92860"/>
    <w:rsid w:val="00F928F4"/>
    <w:rsid w:val="00F92947"/>
    <w:rsid w:val="00F92A9C"/>
    <w:rsid w:val="00F9331D"/>
    <w:rsid w:val="00F9355C"/>
    <w:rsid w:val="00F9380E"/>
    <w:rsid w:val="00F93A09"/>
    <w:rsid w:val="00F93A85"/>
    <w:rsid w:val="00F93AF8"/>
    <w:rsid w:val="00F93FEC"/>
    <w:rsid w:val="00F9403B"/>
    <w:rsid w:val="00F9412D"/>
    <w:rsid w:val="00F9449D"/>
    <w:rsid w:val="00F94736"/>
    <w:rsid w:val="00F94D89"/>
    <w:rsid w:val="00F95810"/>
    <w:rsid w:val="00F95D1F"/>
    <w:rsid w:val="00F962C3"/>
    <w:rsid w:val="00F964C7"/>
    <w:rsid w:val="00F964F4"/>
    <w:rsid w:val="00F97459"/>
    <w:rsid w:val="00F97B8F"/>
    <w:rsid w:val="00F97C6D"/>
    <w:rsid w:val="00F97DAA"/>
    <w:rsid w:val="00F97E44"/>
    <w:rsid w:val="00FA010D"/>
    <w:rsid w:val="00FA01B6"/>
    <w:rsid w:val="00FA0582"/>
    <w:rsid w:val="00FA0927"/>
    <w:rsid w:val="00FA0C44"/>
    <w:rsid w:val="00FA12AF"/>
    <w:rsid w:val="00FA1322"/>
    <w:rsid w:val="00FA1547"/>
    <w:rsid w:val="00FA1591"/>
    <w:rsid w:val="00FA1810"/>
    <w:rsid w:val="00FA2911"/>
    <w:rsid w:val="00FA2AA3"/>
    <w:rsid w:val="00FA2B1C"/>
    <w:rsid w:val="00FA2BFD"/>
    <w:rsid w:val="00FA3230"/>
    <w:rsid w:val="00FA362F"/>
    <w:rsid w:val="00FA3868"/>
    <w:rsid w:val="00FA3D0D"/>
    <w:rsid w:val="00FA4381"/>
    <w:rsid w:val="00FA43AE"/>
    <w:rsid w:val="00FA4587"/>
    <w:rsid w:val="00FA4BDC"/>
    <w:rsid w:val="00FA4F78"/>
    <w:rsid w:val="00FA544F"/>
    <w:rsid w:val="00FA545F"/>
    <w:rsid w:val="00FA547D"/>
    <w:rsid w:val="00FA572C"/>
    <w:rsid w:val="00FA578E"/>
    <w:rsid w:val="00FA5B21"/>
    <w:rsid w:val="00FA5B8D"/>
    <w:rsid w:val="00FA7095"/>
    <w:rsid w:val="00FA717B"/>
    <w:rsid w:val="00FA7256"/>
    <w:rsid w:val="00FA7268"/>
    <w:rsid w:val="00FA735D"/>
    <w:rsid w:val="00FA737B"/>
    <w:rsid w:val="00FA73A2"/>
    <w:rsid w:val="00FA7458"/>
    <w:rsid w:val="00FA74CC"/>
    <w:rsid w:val="00FA769B"/>
    <w:rsid w:val="00FA7F54"/>
    <w:rsid w:val="00FA7FFB"/>
    <w:rsid w:val="00FB034E"/>
    <w:rsid w:val="00FB05E1"/>
    <w:rsid w:val="00FB07B4"/>
    <w:rsid w:val="00FB0E0E"/>
    <w:rsid w:val="00FB18C0"/>
    <w:rsid w:val="00FB1F4F"/>
    <w:rsid w:val="00FB2445"/>
    <w:rsid w:val="00FB2555"/>
    <w:rsid w:val="00FB2AE5"/>
    <w:rsid w:val="00FB2B30"/>
    <w:rsid w:val="00FB2DDE"/>
    <w:rsid w:val="00FB4044"/>
    <w:rsid w:val="00FB41F7"/>
    <w:rsid w:val="00FB4824"/>
    <w:rsid w:val="00FB4A52"/>
    <w:rsid w:val="00FB4FFD"/>
    <w:rsid w:val="00FB5801"/>
    <w:rsid w:val="00FB5C0D"/>
    <w:rsid w:val="00FB5E87"/>
    <w:rsid w:val="00FB6945"/>
    <w:rsid w:val="00FB6BAD"/>
    <w:rsid w:val="00FB7517"/>
    <w:rsid w:val="00FB7E37"/>
    <w:rsid w:val="00FC0050"/>
    <w:rsid w:val="00FC00C3"/>
    <w:rsid w:val="00FC0619"/>
    <w:rsid w:val="00FC0658"/>
    <w:rsid w:val="00FC0A90"/>
    <w:rsid w:val="00FC0CBA"/>
    <w:rsid w:val="00FC0CF4"/>
    <w:rsid w:val="00FC0E88"/>
    <w:rsid w:val="00FC1646"/>
    <w:rsid w:val="00FC1981"/>
    <w:rsid w:val="00FC19B7"/>
    <w:rsid w:val="00FC27C4"/>
    <w:rsid w:val="00FC2C0E"/>
    <w:rsid w:val="00FC2D54"/>
    <w:rsid w:val="00FC34FC"/>
    <w:rsid w:val="00FC36E8"/>
    <w:rsid w:val="00FC383E"/>
    <w:rsid w:val="00FC3CE3"/>
    <w:rsid w:val="00FC5072"/>
    <w:rsid w:val="00FC5414"/>
    <w:rsid w:val="00FC5660"/>
    <w:rsid w:val="00FC5868"/>
    <w:rsid w:val="00FC5B61"/>
    <w:rsid w:val="00FC5D47"/>
    <w:rsid w:val="00FC5EF8"/>
    <w:rsid w:val="00FC5F4B"/>
    <w:rsid w:val="00FC6095"/>
    <w:rsid w:val="00FC6AE8"/>
    <w:rsid w:val="00FC6EBC"/>
    <w:rsid w:val="00FC7089"/>
    <w:rsid w:val="00FC767B"/>
    <w:rsid w:val="00FC7F23"/>
    <w:rsid w:val="00FD00FA"/>
    <w:rsid w:val="00FD04B0"/>
    <w:rsid w:val="00FD0B03"/>
    <w:rsid w:val="00FD1ABF"/>
    <w:rsid w:val="00FD1DB7"/>
    <w:rsid w:val="00FD1DE9"/>
    <w:rsid w:val="00FD213F"/>
    <w:rsid w:val="00FD21BF"/>
    <w:rsid w:val="00FD239A"/>
    <w:rsid w:val="00FD26A6"/>
    <w:rsid w:val="00FD2DCD"/>
    <w:rsid w:val="00FD2F9C"/>
    <w:rsid w:val="00FD30D3"/>
    <w:rsid w:val="00FD386B"/>
    <w:rsid w:val="00FD3B73"/>
    <w:rsid w:val="00FD44E6"/>
    <w:rsid w:val="00FD47F1"/>
    <w:rsid w:val="00FD49D2"/>
    <w:rsid w:val="00FD4E4C"/>
    <w:rsid w:val="00FD5621"/>
    <w:rsid w:val="00FD6482"/>
    <w:rsid w:val="00FD6524"/>
    <w:rsid w:val="00FD6884"/>
    <w:rsid w:val="00FD6896"/>
    <w:rsid w:val="00FD6F8E"/>
    <w:rsid w:val="00FD6F97"/>
    <w:rsid w:val="00FD705E"/>
    <w:rsid w:val="00FD74EA"/>
    <w:rsid w:val="00FD7BF5"/>
    <w:rsid w:val="00FE0B08"/>
    <w:rsid w:val="00FE0E84"/>
    <w:rsid w:val="00FE0FD7"/>
    <w:rsid w:val="00FE1089"/>
    <w:rsid w:val="00FE159E"/>
    <w:rsid w:val="00FE1C04"/>
    <w:rsid w:val="00FE1CFE"/>
    <w:rsid w:val="00FE1D6D"/>
    <w:rsid w:val="00FE1E4A"/>
    <w:rsid w:val="00FE214B"/>
    <w:rsid w:val="00FE2525"/>
    <w:rsid w:val="00FE25E0"/>
    <w:rsid w:val="00FE2FC5"/>
    <w:rsid w:val="00FE4573"/>
    <w:rsid w:val="00FE492B"/>
    <w:rsid w:val="00FE4B0D"/>
    <w:rsid w:val="00FE50C5"/>
    <w:rsid w:val="00FE55A1"/>
    <w:rsid w:val="00FE573E"/>
    <w:rsid w:val="00FE58FB"/>
    <w:rsid w:val="00FE5A51"/>
    <w:rsid w:val="00FE6BA7"/>
    <w:rsid w:val="00FE6EC7"/>
    <w:rsid w:val="00FE70CB"/>
    <w:rsid w:val="00FE7538"/>
    <w:rsid w:val="00FE7657"/>
    <w:rsid w:val="00FE76E7"/>
    <w:rsid w:val="00FE7EBC"/>
    <w:rsid w:val="00FE7FF8"/>
    <w:rsid w:val="00FF0261"/>
    <w:rsid w:val="00FF0521"/>
    <w:rsid w:val="00FF072D"/>
    <w:rsid w:val="00FF0A02"/>
    <w:rsid w:val="00FF0EC4"/>
    <w:rsid w:val="00FF140C"/>
    <w:rsid w:val="00FF159F"/>
    <w:rsid w:val="00FF15B6"/>
    <w:rsid w:val="00FF1A78"/>
    <w:rsid w:val="00FF1B5D"/>
    <w:rsid w:val="00FF1BCB"/>
    <w:rsid w:val="00FF2266"/>
    <w:rsid w:val="00FF2615"/>
    <w:rsid w:val="00FF2DB3"/>
    <w:rsid w:val="00FF2ECC"/>
    <w:rsid w:val="00FF2EFB"/>
    <w:rsid w:val="00FF310C"/>
    <w:rsid w:val="00FF31C0"/>
    <w:rsid w:val="00FF31FA"/>
    <w:rsid w:val="00FF40A6"/>
    <w:rsid w:val="00FF40FF"/>
    <w:rsid w:val="00FF4D9F"/>
    <w:rsid w:val="00FF4EE3"/>
    <w:rsid w:val="00FF5063"/>
    <w:rsid w:val="00FF5498"/>
    <w:rsid w:val="00FF6745"/>
    <w:rsid w:val="00FF69E0"/>
    <w:rsid w:val="00FF6B0F"/>
    <w:rsid w:val="00FF6E0C"/>
    <w:rsid w:val="00FF7090"/>
    <w:rsid w:val="00FF7246"/>
    <w:rsid w:val="00FF72C4"/>
    <w:rsid w:val="00FF73AD"/>
    <w:rsid w:val="00FF7CD6"/>
    <w:rsid w:val="00FF7ED6"/>
    <w:rsid w:val="010AD046"/>
    <w:rsid w:val="010E247F"/>
    <w:rsid w:val="01131335"/>
    <w:rsid w:val="011C06B1"/>
    <w:rsid w:val="011E8E59"/>
    <w:rsid w:val="012B9125"/>
    <w:rsid w:val="012D0C2C"/>
    <w:rsid w:val="0139A667"/>
    <w:rsid w:val="01412241"/>
    <w:rsid w:val="014495DC"/>
    <w:rsid w:val="01457ED5"/>
    <w:rsid w:val="0145FCC9"/>
    <w:rsid w:val="015CF18A"/>
    <w:rsid w:val="0163AE2B"/>
    <w:rsid w:val="016C8A3B"/>
    <w:rsid w:val="0171A8E0"/>
    <w:rsid w:val="0188464F"/>
    <w:rsid w:val="01886F26"/>
    <w:rsid w:val="019304E6"/>
    <w:rsid w:val="01BC3A33"/>
    <w:rsid w:val="01BDCF58"/>
    <w:rsid w:val="01C12EB6"/>
    <w:rsid w:val="01C493F5"/>
    <w:rsid w:val="01E5EB6F"/>
    <w:rsid w:val="01F28099"/>
    <w:rsid w:val="020109F8"/>
    <w:rsid w:val="02166BE7"/>
    <w:rsid w:val="0223824E"/>
    <w:rsid w:val="0225DA7E"/>
    <w:rsid w:val="022E96F6"/>
    <w:rsid w:val="02337D37"/>
    <w:rsid w:val="025136BF"/>
    <w:rsid w:val="0256DD69"/>
    <w:rsid w:val="025C2CD1"/>
    <w:rsid w:val="025CF63B"/>
    <w:rsid w:val="026665B0"/>
    <w:rsid w:val="026E767D"/>
    <w:rsid w:val="028096FF"/>
    <w:rsid w:val="028F5188"/>
    <w:rsid w:val="0297D034"/>
    <w:rsid w:val="02997DD6"/>
    <w:rsid w:val="029A5E78"/>
    <w:rsid w:val="02ACA0ED"/>
    <w:rsid w:val="02B2B06F"/>
    <w:rsid w:val="02C177B3"/>
    <w:rsid w:val="02C461B3"/>
    <w:rsid w:val="02D93A1A"/>
    <w:rsid w:val="02E3D17E"/>
    <w:rsid w:val="02E44C63"/>
    <w:rsid w:val="02FA4EB2"/>
    <w:rsid w:val="0301CF81"/>
    <w:rsid w:val="03029E0D"/>
    <w:rsid w:val="0313A976"/>
    <w:rsid w:val="0319DA5B"/>
    <w:rsid w:val="032B533D"/>
    <w:rsid w:val="03311CEF"/>
    <w:rsid w:val="033B9E69"/>
    <w:rsid w:val="033F8B1F"/>
    <w:rsid w:val="0344D928"/>
    <w:rsid w:val="03631CC9"/>
    <w:rsid w:val="036603CB"/>
    <w:rsid w:val="036E8C52"/>
    <w:rsid w:val="0370035C"/>
    <w:rsid w:val="03806C17"/>
    <w:rsid w:val="0380875F"/>
    <w:rsid w:val="03870BF6"/>
    <w:rsid w:val="0390EFCF"/>
    <w:rsid w:val="039E1314"/>
    <w:rsid w:val="03A77D66"/>
    <w:rsid w:val="03ADE2AE"/>
    <w:rsid w:val="03B3AFF2"/>
    <w:rsid w:val="03BCD1A8"/>
    <w:rsid w:val="03C6C0DF"/>
    <w:rsid w:val="03CAE484"/>
    <w:rsid w:val="03CCFBD7"/>
    <w:rsid w:val="03DB10B9"/>
    <w:rsid w:val="03E2DEE3"/>
    <w:rsid w:val="03EDAF6A"/>
    <w:rsid w:val="03F9C2FD"/>
    <w:rsid w:val="03FE4616"/>
    <w:rsid w:val="0404966F"/>
    <w:rsid w:val="04134666"/>
    <w:rsid w:val="0415A852"/>
    <w:rsid w:val="041BCA8F"/>
    <w:rsid w:val="04294B2D"/>
    <w:rsid w:val="0447CB65"/>
    <w:rsid w:val="044ACBCB"/>
    <w:rsid w:val="04528993"/>
    <w:rsid w:val="0465A0E1"/>
    <w:rsid w:val="046B4949"/>
    <w:rsid w:val="046C0489"/>
    <w:rsid w:val="046FEB4D"/>
    <w:rsid w:val="0470438A"/>
    <w:rsid w:val="04714625"/>
    <w:rsid w:val="04746E23"/>
    <w:rsid w:val="0476BAB6"/>
    <w:rsid w:val="0476D979"/>
    <w:rsid w:val="04801F46"/>
    <w:rsid w:val="048945E6"/>
    <w:rsid w:val="048A30D7"/>
    <w:rsid w:val="049BA644"/>
    <w:rsid w:val="04BD5EE7"/>
    <w:rsid w:val="04C08F23"/>
    <w:rsid w:val="04C9AEDA"/>
    <w:rsid w:val="04E1B5F9"/>
    <w:rsid w:val="04E6C9EF"/>
    <w:rsid w:val="04E79ECA"/>
    <w:rsid w:val="04EB3096"/>
    <w:rsid w:val="04ECF9D3"/>
    <w:rsid w:val="04F15E13"/>
    <w:rsid w:val="04F3868A"/>
    <w:rsid w:val="04FFFB4D"/>
    <w:rsid w:val="050A8C35"/>
    <w:rsid w:val="050F84CD"/>
    <w:rsid w:val="0513371C"/>
    <w:rsid w:val="05144D01"/>
    <w:rsid w:val="051696E4"/>
    <w:rsid w:val="052BE0F0"/>
    <w:rsid w:val="0539B443"/>
    <w:rsid w:val="053CE407"/>
    <w:rsid w:val="05476B5A"/>
    <w:rsid w:val="055019B3"/>
    <w:rsid w:val="0554BF0D"/>
    <w:rsid w:val="0555A6EF"/>
    <w:rsid w:val="055E0DE3"/>
    <w:rsid w:val="0564669E"/>
    <w:rsid w:val="056D99AC"/>
    <w:rsid w:val="056E9812"/>
    <w:rsid w:val="05B88531"/>
    <w:rsid w:val="05BC9EBD"/>
    <w:rsid w:val="05E493EA"/>
    <w:rsid w:val="05E50FC4"/>
    <w:rsid w:val="05F2BFB9"/>
    <w:rsid w:val="05F4399E"/>
    <w:rsid w:val="06033D19"/>
    <w:rsid w:val="06066F84"/>
    <w:rsid w:val="061B62B2"/>
    <w:rsid w:val="061D4253"/>
    <w:rsid w:val="0621AB17"/>
    <w:rsid w:val="06343FFE"/>
    <w:rsid w:val="0638D1C8"/>
    <w:rsid w:val="06408FD2"/>
    <w:rsid w:val="066050A6"/>
    <w:rsid w:val="066D73DA"/>
    <w:rsid w:val="06786D84"/>
    <w:rsid w:val="067AF921"/>
    <w:rsid w:val="067B4576"/>
    <w:rsid w:val="068F26E4"/>
    <w:rsid w:val="06902013"/>
    <w:rsid w:val="0693D2D7"/>
    <w:rsid w:val="0695D30E"/>
    <w:rsid w:val="0696A01E"/>
    <w:rsid w:val="06AC8855"/>
    <w:rsid w:val="06BB758C"/>
    <w:rsid w:val="06BE6678"/>
    <w:rsid w:val="06C6FC6C"/>
    <w:rsid w:val="06CC4329"/>
    <w:rsid w:val="06D5F9B0"/>
    <w:rsid w:val="06D60588"/>
    <w:rsid w:val="06D86840"/>
    <w:rsid w:val="06F3ECC8"/>
    <w:rsid w:val="06F59554"/>
    <w:rsid w:val="06F8A7DE"/>
    <w:rsid w:val="06FA75CF"/>
    <w:rsid w:val="06FEE09D"/>
    <w:rsid w:val="070131B8"/>
    <w:rsid w:val="070424FB"/>
    <w:rsid w:val="07139AD6"/>
    <w:rsid w:val="072AE01E"/>
    <w:rsid w:val="07324C22"/>
    <w:rsid w:val="0737EF78"/>
    <w:rsid w:val="074815EB"/>
    <w:rsid w:val="074D738F"/>
    <w:rsid w:val="075C5809"/>
    <w:rsid w:val="0770187C"/>
    <w:rsid w:val="0779A19B"/>
    <w:rsid w:val="0789CE4A"/>
    <w:rsid w:val="0793DACF"/>
    <w:rsid w:val="07960FB5"/>
    <w:rsid w:val="07A32765"/>
    <w:rsid w:val="07AB7800"/>
    <w:rsid w:val="07B45D1E"/>
    <w:rsid w:val="07B4AB98"/>
    <w:rsid w:val="07B66706"/>
    <w:rsid w:val="07BDDF05"/>
    <w:rsid w:val="07C54D2E"/>
    <w:rsid w:val="07D428AB"/>
    <w:rsid w:val="07DD3969"/>
    <w:rsid w:val="07EB8FA2"/>
    <w:rsid w:val="0810245F"/>
    <w:rsid w:val="0815B3F8"/>
    <w:rsid w:val="0815FC98"/>
    <w:rsid w:val="0859CE81"/>
    <w:rsid w:val="085EA50D"/>
    <w:rsid w:val="085F5B0C"/>
    <w:rsid w:val="086243DE"/>
    <w:rsid w:val="0862FB41"/>
    <w:rsid w:val="0870865A"/>
    <w:rsid w:val="08736217"/>
    <w:rsid w:val="0898A0A3"/>
    <w:rsid w:val="089902C2"/>
    <w:rsid w:val="08AF8F50"/>
    <w:rsid w:val="08BB8F00"/>
    <w:rsid w:val="08C5CC09"/>
    <w:rsid w:val="08C929C2"/>
    <w:rsid w:val="08D6C7E2"/>
    <w:rsid w:val="08E7E5CB"/>
    <w:rsid w:val="08E90105"/>
    <w:rsid w:val="08EACEB9"/>
    <w:rsid w:val="08ECD204"/>
    <w:rsid w:val="08FD8939"/>
    <w:rsid w:val="090B0268"/>
    <w:rsid w:val="09108630"/>
    <w:rsid w:val="09285678"/>
    <w:rsid w:val="092ADE39"/>
    <w:rsid w:val="092D69E8"/>
    <w:rsid w:val="09321358"/>
    <w:rsid w:val="0937933A"/>
    <w:rsid w:val="0942FC1A"/>
    <w:rsid w:val="0948D8AD"/>
    <w:rsid w:val="094EEF42"/>
    <w:rsid w:val="094F30E3"/>
    <w:rsid w:val="0953F048"/>
    <w:rsid w:val="09602CA8"/>
    <w:rsid w:val="09793F0C"/>
    <w:rsid w:val="0980B08E"/>
    <w:rsid w:val="09813A17"/>
    <w:rsid w:val="0988C512"/>
    <w:rsid w:val="098F09AA"/>
    <w:rsid w:val="099C3113"/>
    <w:rsid w:val="09A0A38A"/>
    <w:rsid w:val="09AAA103"/>
    <w:rsid w:val="09AC30E4"/>
    <w:rsid w:val="09B82DAB"/>
    <w:rsid w:val="09C0460B"/>
    <w:rsid w:val="09C78872"/>
    <w:rsid w:val="09CC30C3"/>
    <w:rsid w:val="09DDF305"/>
    <w:rsid w:val="09F79589"/>
    <w:rsid w:val="0A047938"/>
    <w:rsid w:val="0A0B9F7A"/>
    <w:rsid w:val="0A1099DE"/>
    <w:rsid w:val="0A1C2CF7"/>
    <w:rsid w:val="0A27A8F8"/>
    <w:rsid w:val="0A33288E"/>
    <w:rsid w:val="0A4360DB"/>
    <w:rsid w:val="0A490050"/>
    <w:rsid w:val="0A4B7C3A"/>
    <w:rsid w:val="0A4C9026"/>
    <w:rsid w:val="0A63AC78"/>
    <w:rsid w:val="0A6ED387"/>
    <w:rsid w:val="0A726D92"/>
    <w:rsid w:val="0A73FBCC"/>
    <w:rsid w:val="0A7B17D9"/>
    <w:rsid w:val="0A82A7A7"/>
    <w:rsid w:val="0A90A2D6"/>
    <w:rsid w:val="0A961EE8"/>
    <w:rsid w:val="0AA6497C"/>
    <w:rsid w:val="0AAC2BE3"/>
    <w:rsid w:val="0AACE9CD"/>
    <w:rsid w:val="0AB9185D"/>
    <w:rsid w:val="0AC4D30A"/>
    <w:rsid w:val="0AF0D246"/>
    <w:rsid w:val="0AF2760A"/>
    <w:rsid w:val="0AFAC0BF"/>
    <w:rsid w:val="0B086FFE"/>
    <w:rsid w:val="0B23F17B"/>
    <w:rsid w:val="0B2BDD20"/>
    <w:rsid w:val="0B3D62CD"/>
    <w:rsid w:val="0B404EED"/>
    <w:rsid w:val="0B441F4A"/>
    <w:rsid w:val="0B45C628"/>
    <w:rsid w:val="0B4DABD4"/>
    <w:rsid w:val="0B500C47"/>
    <w:rsid w:val="0B59D445"/>
    <w:rsid w:val="0B6A5CDB"/>
    <w:rsid w:val="0B78B078"/>
    <w:rsid w:val="0B7E6A00"/>
    <w:rsid w:val="0B7E80F1"/>
    <w:rsid w:val="0B82B355"/>
    <w:rsid w:val="0B85BF5B"/>
    <w:rsid w:val="0B861E3A"/>
    <w:rsid w:val="0B87A65C"/>
    <w:rsid w:val="0B893841"/>
    <w:rsid w:val="0B9BE586"/>
    <w:rsid w:val="0BAD15EF"/>
    <w:rsid w:val="0BBFDF85"/>
    <w:rsid w:val="0BCA6EBC"/>
    <w:rsid w:val="0BD03E5A"/>
    <w:rsid w:val="0BD2C67F"/>
    <w:rsid w:val="0BDF7022"/>
    <w:rsid w:val="0BE318D1"/>
    <w:rsid w:val="0BE8C037"/>
    <w:rsid w:val="0BEBB410"/>
    <w:rsid w:val="0BFAE04E"/>
    <w:rsid w:val="0BFF2BC4"/>
    <w:rsid w:val="0C05F4BB"/>
    <w:rsid w:val="0C0F044D"/>
    <w:rsid w:val="0C1208B0"/>
    <w:rsid w:val="0C1C041C"/>
    <w:rsid w:val="0C25FBBD"/>
    <w:rsid w:val="0C2A3725"/>
    <w:rsid w:val="0C32CFF7"/>
    <w:rsid w:val="0C383A7D"/>
    <w:rsid w:val="0C3ABB77"/>
    <w:rsid w:val="0C49CC94"/>
    <w:rsid w:val="0C4C681F"/>
    <w:rsid w:val="0C54BB51"/>
    <w:rsid w:val="0C5B8AC2"/>
    <w:rsid w:val="0C65099D"/>
    <w:rsid w:val="0C674C8A"/>
    <w:rsid w:val="0C736474"/>
    <w:rsid w:val="0C73845C"/>
    <w:rsid w:val="0C7DC346"/>
    <w:rsid w:val="0C816C18"/>
    <w:rsid w:val="0C854DCB"/>
    <w:rsid w:val="0C957941"/>
    <w:rsid w:val="0C9710FD"/>
    <w:rsid w:val="0C971705"/>
    <w:rsid w:val="0C9A8BD3"/>
    <w:rsid w:val="0CAF308E"/>
    <w:rsid w:val="0CB407BF"/>
    <w:rsid w:val="0CC88468"/>
    <w:rsid w:val="0CD14177"/>
    <w:rsid w:val="0CD40E8E"/>
    <w:rsid w:val="0CD48C11"/>
    <w:rsid w:val="0CD7DE36"/>
    <w:rsid w:val="0CDAEE6C"/>
    <w:rsid w:val="0CE2B04B"/>
    <w:rsid w:val="0CEF8D6E"/>
    <w:rsid w:val="0CF8C878"/>
    <w:rsid w:val="0CF98F1B"/>
    <w:rsid w:val="0CFAA278"/>
    <w:rsid w:val="0CFE9EB9"/>
    <w:rsid w:val="0D0C3CE7"/>
    <w:rsid w:val="0D219CCB"/>
    <w:rsid w:val="0D2ED0C6"/>
    <w:rsid w:val="0D2F56CC"/>
    <w:rsid w:val="0D3F2467"/>
    <w:rsid w:val="0D41FD42"/>
    <w:rsid w:val="0D47550D"/>
    <w:rsid w:val="0D47FC59"/>
    <w:rsid w:val="0D4A7A1B"/>
    <w:rsid w:val="0D4FCE5A"/>
    <w:rsid w:val="0D568586"/>
    <w:rsid w:val="0D5983A8"/>
    <w:rsid w:val="0D69C45F"/>
    <w:rsid w:val="0D75E191"/>
    <w:rsid w:val="0D7C26EE"/>
    <w:rsid w:val="0D7FC5E1"/>
    <w:rsid w:val="0D81CFD5"/>
    <w:rsid w:val="0D83C590"/>
    <w:rsid w:val="0DA00623"/>
    <w:rsid w:val="0DABE57D"/>
    <w:rsid w:val="0DB26A78"/>
    <w:rsid w:val="0DB9B9F6"/>
    <w:rsid w:val="0DBDFE61"/>
    <w:rsid w:val="0DBE5262"/>
    <w:rsid w:val="0DC41604"/>
    <w:rsid w:val="0DCBDFBE"/>
    <w:rsid w:val="0DCC4CBD"/>
    <w:rsid w:val="0DD07D93"/>
    <w:rsid w:val="0DE46703"/>
    <w:rsid w:val="0DEB6D2D"/>
    <w:rsid w:val="0DEC985C"/>
    <w:rsid w:val="0DFBFB0E"/>
    <w:rsid w:val="0E0EEBAD"/>
    <w:rsid w:val="0E130B25"/>
    <w:rsid w:val="0E164629"/>
    <w:rsid w:val="0E164BA4"/>
    <w:rsid w:val="0E2C4F77"/>
    <w:rsid w:val="0E2DA7A1"/>
    <w:rsid w:val="0E4ED709"/>
    <w:rsid w:val="0E4F30A3"/>
    <w:rsid w:val="0E63F68E"/>
    <w:rsid w:val="0E6C8F45"/>
    <w:rsid w:val="0E761690"/>
    <w:rsid w:val="0E871402"/>
    <w:rsid w:val="0EA3D9D6"/>
    <w:rsid w:val="0EA99F6D"/>
    <w:rsid w:val="0EAB2E2D"/>
    <w:rsid w:val="0EB08A9D"/>
    <w:rsid w:val="0EC07D12"/>
    <w:rsid w:val="0EDC54FD"/>
    <w:rsid w:val="0EDD68C3"/>
    <w:rsid w:val="0EE28BA2"/>
    <w:rsid w:val="0EF2A5A5"/>
    <w:rsid w:val="0EF827FC"/>
    <w:rsid w:val="0F0B957D"/>
    <w:rsid w:val="0F0E7F82"/>
    <w:rsid w:val="0F11E3B3"/>
    <w:rsid w:val="0F12C9EF"/>
    <w:rsid w:val="0F1341D5"/>
    <w:rsid w:val="0F16F3DD"/>
    <w:rsid w:val="0F1CB577"/>
    <w:rsid w:val="0F30C734"/>
    <w:rsid w:val="0F3B4846"/>
    <w:rsid w:val="0F44FD61"/>
    <w:rsid w:val="0F649F3F"/>
    <w:rsid w:val="0F92E741"/>
    <w:rsid w:val="0FA1772A"/>
    <w:rsid w:val="0FCE6BF7"/>
    <w:rsid w:val="0FE35BE2"/>
    <w:rsid w:val="0FEC6A08"/>
    <w:rsid w:val="0FF7D28B"/>
    <w:rsid w:val="0FF9EBAA"/>
    <w:rsid w:val="0FFAF7C4"/>
    <w:rsid w:val="0FFBC0B2"/>
    <w:rsid w:val="101806C6"/>
    <w:rsid w:val="102088F8"/>
    <w:rsid w:val="10216C3E"/>
    <w:rsid w:val="10224A29"/>
    <w:rsid w:val="10266E13"/>
    <w:rsid w:val="10292052"/>
    <w:rsid w:val="102B07AE"/>
    <w:rsid w:val="10356FF2"/>
    <w:rsid w:val="103A9B3D"/>
    <w:rsid w:val="104F30A5"/>
    <w:rsid w:val="1054C1E8"/>
    <w:rsid w:val="105E4586"/>
    <w:rsid w:val="106CA716"/>
    <w:rsid w:val="106EC717"/>
    <w:rsid w:val="107F90D8"/>
    <w:rsid w:val="10862475"/>
    <w:rsid w:val="10870168"/>
    <w:rsid w:val="108AE508"/>
    <w:rsid w:val="10965960"/>
    <w:rsid w:val="1097D226"/>
    <w:rsid w:val="109D0152"/>
    <w:rsid w:val="10AA9669"/>
    <w:rsid w:val="10AB44EE"/>
    <w:rsid w:val="10AED5F7"/>
    <w:rsid w:val="10B85A1A"/>
    <w:rsid w:val="10BF0715"/>
    <w:rsid w:val="10C44946"/>
    <w:rsid w:val="10C65100"/>
    <w:rsid w:val="10D389BF"/>
    <w:rsid w:val="10DD6518"/>
    <w:rsid w:val="10E3A829"/>
    <w:rsid w:val="10E50EAC"/>
    <w:rsid w:val="10E63FA1"/>
    <w:rsid w:val="10F101B8"/>
    <w:rsid w:val="10FBD0DD"/>
    <w:rsid w:val="10FD6549"/>
    <w:rsid w:val="11044BF9"/>
    <w:rsid w:val="11111CC6"/>
    <w:rsid w:val="11136D45"/>
    <w:rsid w:val="11159CBE"/>
    <w:rsid w:val="111ED8C6"/>
    <w:rsid w:val="112D018D"/>
    <w:rsid w:val="112DA78B"/>
    <w:rsid w:val="113256F8"/>
    <w:rsid w:val="113461E9"/>
    <w:rsid w:val="1135EE4C"/>
    <w:rsid w:val="11466F73"/>
    <w:rsid w:val="114F28EE"/>
    <w:rsid w:val="11573C58"/>
    <w:rsid w:val="115B70EB"/>
    <w:rsid w:val="116FF562"/>
    <w:rsid w:val="11715355"/>
    <w:rsid w:val="117A47E4"/>
    <w:rsid w:val="117EBE53"/>
    <w:rsid w:val="1189BD9E"/>
    <w:rsid w:val="11914424"/>
    <w:rsid w:val="11936DAA"/>
    <w:rsid w:val="11B242DF"/>
    <w:rsid w:val="11B83DDA"/>
    <w:rsid w:val="11BE4E19"/>
    <w:rsid w:val="11D509EB"/>
    <w:rsid w:val="11D991FB"/>
    <w:rsid w:val="11DCE98E"/>
    <w:rsid w:val="11E2AF09"/>
    <w:rsid w:val="11E5A000"/>
    <w:rsid w:val="11FD7534"/>
    <w:rsid w:val="11FE77F5"/>
    <w:rsid w:val="12189A4C"/>
    <w:rsid w:val="1220274A"/>
    <w:rsid w:val="122E35FD"/>
    <w:rsid w:val="1236836E"/>
    <w:rsid w:val="1236B428"/>
    <w:rsid w:val="1249BA2B"/>
    <w:rsid w:val="125CE0F8"/>
    <w:rsid w:val="12604B67"/>
    <w:rsid w:val="127A4A45"/>
    <w:rsid w:val="12A1057F"/>
    <w:rsid w:val="12B4AA1E"/>
    <w:rsid w:val="12B9F34A"/>
    <w:rsid w:val="12C7F35D"/>
    <w:rsid w:val="12CCC223"/>
    <w:rsid w:val="12CE4B37"/>
    <w:rsid w:val="12D94F83"/>
    <w:rsid w:val="12EA9F92"/>
    <w:rsid w:val="12F0FD84"/>
    <w:rsid w:val="12F40320"/>
    <w:rsid w:val="13043E84"/>
    <w:rsid w:val="130BE14B"/>
    <w:rsid w:val="13161AEE"/>
    <w:rsid w:val="131C2576"/>
    <w:rsid w:val="13298275"/>
    <w:rsid w:val="13435E1B"/>
    <w:rsid w:val="134407EB"/>
    <w:rsid w:val="134E63F0"/>
    <w:rsid w:val="1350A69E"/>
    <w:rsid w:val="1355F4BD"/>
    <w:rsid w:val="135B80C4"/>
    <w:rsid w:val="136AC4AF"/>
    <w:rsid w:val="136ED854"/>
    <w:rsid w:val="1374A33E"/>
    <w:rsid w:val="137C89C1"/>
    <w:rsid w:val="138C4743"/>
    <w:rsid w:val="138CB175"/>
    <w:rsid w:val="139A960B"/>
    <w:rsid w:val="13B047A6"/>
    <w:rsid w:val="13C2F21C"/>
    <w:rsid w:val="13D64D3F"/>
    <w:rsid w:val="13D84413"/>
    <w:rsid w:val="13D8F2CA"/>
    <w:rsid w:val="13DAFB99"/>
    <w:rsid w:val="13DD4B5C"/>
    <w:rsid w:val="13E2FACB"/>
    <w:rsid w:val="13E4F561"/>
    <w:rsid w:val="13E5522D"/>
    <w:rsid w:val="13E8BA0C"/>
    <w:rsid w:val="13F78772"/>
    <w:rsid w:val="13FEC720"/>
    <w:rsid w:val="140B399C"/>
    <w:rsid w:val="140E2F26"/>
    <w:rsid w:val="141668CC"/>
    <w:rsid w:val="141B528F"/>
    <w:rsid w:val="142CD9BD"/>
    <w:rsid w:val="143DED72"/>
    <w:rsid w:val="14457224"/>
    <w:rsid w:val="14523B94"/>
    <w:rsid w:val="145912D2"/>
    <w:rsid w:val="145F290A"/>
    <w:rsid w:val="146AA508"/>
    <w:rsid w:val="146C194B"/>
    <w:rsid w:val="147F4AA7"/>
    <w:rsid w:val="1482EC2A"/>
    <w:rsid w:val="148856E2"/>
    <w:rsid w:val="148990B7"/>
    <w:rsid w:val="1499E50E"/>
    <w:rsid w:val="14A1CE94"/>
    <w:rsid w:val="14A5F469"/>
    <w:rsid w:val="14AB36A0"/>
    <w:rsid w:val="14B87A73"/>
    <w:rsid w:val="14E153ED"/>
    <w:rsid w:val="14E2E359"/>
    <w:rsid w:val="14E44AB0"/>
    <w:rsid w:val="14F3CC39"/>
    <w:rsid w:val="14F9A96E"/>
    <w:rsid w:val="15018AF2"/>
    <w:rsid w:val="150E24F5"/>
    <w:rsid w:val="1524E248"/>
    <w:rsid w:val="15295C1C"/>
    <w:rsid w:val="154F340B"/>
    <w:rsid w:val="156115D2"/>
    <w:rsid w:val="156F8567"/>
    <w:rsid w:val="1570761E"/>
    <w:rsid w:val="1571C1DE"/>
    <w:rsid w:val="157812BA"/>
    <w:rsid w:val="15785CE7"/>
    <w:rsid w:val="158E059F"/>
    <w:rsid w:val="15910997"/>
    <w:rsid w:val="159803D4"/>
    <w:rsid w:val="159C2027"/>
    <w:rsid w:val="159E2832"/>
    <w:rsid w:val="15B524CB"/>
    <w:rsid w:val="15B83E77"/>
    <w:rsid w:val="15B94061"/>
    <w:rsid w:val="15C1A5C8"/>
    <w:rsid w:val="15C652A7"/>
    <w:rsid w:val="15CAECCA"/>
    <w:rsid w:val="15D2991E"/>
    <w:rsid w:val="15D55E2B"/>
    <w:rsid w:val="15DEC0D5"/>
    <w:rsid w:val="15E2D3D6"/>
    <w:rsid w:val="15EECE22"/>
    <w:rsid w:val="15F047FC"/>
    <w:rsid w:val="15F79DD6"/>
    <w:rsid w:val="16071EFA"/>
    <w:rsid w:val="161A317D"/>
    <w:rsid w:val="1629F34F"/>
    <w:rsid w:val="16321A0F"/>
    <w:rsid w:val="1648B153"/>
    <w:rsid w:val="1649C2BA"/>
    <w:rsid w:val="164DACC8"/>
    <w:rsid w:val="1678CB1A"/>
    <w:rsid w:val="16812E76"/>
    <w:rsid w:val="168247DE"/>
    <w:rsid w:val="168B2607"/>
    <w:rsid w:val="168C8F14"/>
    <w:rsid w:val="1694080B"/>
    <w:rsid w:val="1697930A"/>
    <w:rsid w:val="169D4266"/>
    <w:rsid w:val="169E6C02"/>
    <w:rsid w:val="169EFFFF"/>
    <w:rsid w:val="16A721DF"/>
    <w:rsid w:val="16ADA69F"/>
    <w:rsid w:val="16AE6411"/>
    <w:rsid w:val="16AFD4AB"/>
    <w:rsid w:val="16B92539"/>
    <w:rsid w:val="16C47275"/>
    <w:rsid w:val="16D2159A"/>
    <w:rsid w:val="16E3E8A4"/>
    <w:rsid w:val="16EBFFD7"/>
    <w:rsid w:val="16F47079"/>
    <w:rsid w:val="16F64302"/>
    <w:rsid w:val="16F9B18D"/>
    <w:rsid w:val="16FF2037"/>
    <w:rsid w:val="170A3B8A"/>
    <w:rsid w:val="170BB047"/>
    <w:rsid w:val="17339EA8"/>
    <w:rsid w:val="173D53AB"/>
    <w:rsid w:val="17402112"/>
    <w:rsid w:val="1741392B"/>
    <w:rsid w:val="174339C2"/>
    <w:rsid w:val="174E9A8D"/>
    <w:rsid w:val="174EFF40"/>
    <w:rsid w:val="176C566D"/>
    <w:rsid w:val="1773F4C0"/>
    <w:rsid w:val="178745B7"/>
    <w:rsid w:val="17888844"/>
    <w:rsid w:val="178BABA4"/>
    <w:rsid w:val="178FEEE3"/>
    <w:rsid w:val="1794FB89"/>
    <w:rsid w:val="179FF5E1"/>
    <w:rsid w:val="17B4D037"/>
    <w:rsid w:val="17C1D2A3"/>
    <w:rsid w:val="17CC2663"/>
    <w:rsid w:val="17CCB809"/>
    <w:rsid w:val="17CCE783"/>
    <w:rsid w:val="17CDFA2F"/>
    <w:rsid w:val="17D536AD"/>
    <w:rsid w:val="17E1743C"/>
    <w:rsid w:val="17E81F88"/>
    <w:rsid w:val="1807448F"/>
    <w:rsid w:val="1808BC76"/>
    <w:rsid w:val="18177561"/>
    <w:rsid w:val="181901BF"/>
    <w:rsid w:val="18193A26"/>
    <w:rsid w:val="181DFFFD"/>
    <w:rsid w:val="18236E41"/>
    <w:rsid w:val="18246E9F"/>
    <w:rsid w:val="182A7FF5"/>
    <w:rsid w:val="1839220D"/>
    <w:rsid w:val="184A1DD1"/>
    <w:rsid w:val="184A2EC2"/>
    <w:rsid w:val="185D03F9"/>
    <w:rsid w:val="18657C42"/>
    <w:rsid w:val="18685961"/>
    <w:rsid w:val="1875D230"/>
    <w:rsid w:val="1889EDEC"/>
    <w:rsid w:val="188DA983"/>
    <w:rsid w:val="1893A30A"/>
    <w:rsid w:val="18975C94"/>
    <w:rsid w:val="189CAC60"/>
    <w:rsid w:val="189CDFCD"/>
    <w:rsid w:val="18A18D84"/>
    <w:rsid w:val="18A4014F"/>
    <w:rsid w:val="18A4D89C"/>
    <w:rsid w:val="18A694EF"/>
    <w:rsid w:val="18A90E41"/>
    <w:rsid w:val="18C050B2"/>
    <w:rsid w:val="18CCE390"/>
    <w:rsid w:val="18CE4C8C"/>
    <w:rsid w:val="18D38CBD"/>
    <w:rsid w:val="18D3C297"/>
    <w:rsid w:val="18DC8F35"/>
    <w:rsid w:val="18E37A7F"/>
    <w:rsid w:val="18EFE807"/>
    <w:rsid w:val="18F7DAAA"/>
    <w:rsid w:val="19094DC0"/>
    <w:rsid w:val="1909FF30"/>
    <w:rsid w:val="190A6423"/>
    <w:rsid w:val="190FA19F"/>
    <w:rsid w:val="1918A733"/>
    <w:rsid w:val="191A52EE"/>
    <w:rsid w:val="19240296"/>
    <w:rsid w:val="192E4629"/>
    <w:rsid w:val="1932ED1E"/>
    <w:rsid w:val="1934C243"/>
    <w:rsid w:val="1936DA6B"/>
    <w:rsid w:val="19473C7B"/>
    <w:rsid w:val="194B8505"/>
    <w:rsid w:val="194D1BDF"/>
    <w:rsid w:val="1966DDD5"/>
    <w:rsid w:val="1978FAE0"/>
    <w:rsid w:val="197D3941"/>
    <w:rsid w:val="19803738"/>
    <w:rsid w:val="19989D69"/>
    <w:rsid w:val="199A3FDE"/>
    <w:rsid w:val="19AC2F78"/>
    <w:rsid w:val="19B1462C"/>
    <w:rsid w:val="19C49DBD"/>
    <w:rsid w:val="19D99755"/>
    <w:rsid w:val="19E4A4F7"/>
    <w:rsid w:val="19E89CD7"/>
    <w:rsid w:val="19F454B6"/>
    <w:rsid w:val="19F5389D"/>
    <w:rsid w:val="19F6EB59"/>
    <w:rsid w:val="19F6FE37"/>
    <w:rsid w:val="19F8D45A"/>
    <w:rsid w:val="1A225F9E"/>
    <w:rsid w:val="1A2E47A6"/>
    <w:rsid w:val="1A32E966"/>
    <w:rsid w:val="1A39EEFD"/>
    <w:rsid w:val="1A4F1673"/>
    <w:rsid w:val="1A563EE2"/>
    <w:rsid w:val="1A56D0F5"/>
    <w:rsid w:val="1A5D697F"/>
    <w:rsid w:val="1A5EAB8D"/>
    <w:rsid w:val="1A67CFDA"/>
    <w:rsid w:val="1A698D3D"/>
    <w:rsid w:val="1A69F9BB"/>
    <w:rsid w:val="1A6BBA2E"/>
    <w:rsid w:val="1A6DC6AC"/>
    <w:rsid w:val="1A6EF526"/>
    <w:rsid w:val="1A7519B7"/>
    <w:rsid w:val="1A77ECD2"/>
    <w:rsid w:val="1A81D95A"/>
    <w:rsid w:val="1A967B4C"/>
    <w:rsid w:val="1AA916CC"/>
    <w:rsid w:val="1AA9460A"/>
    <w:rsid w:val="1AB05764"/>
    <w:rsid w:val="1AB510A9"/>
    <w:rsid w:val="1AB5C1AC"/>
    <w:rsid w:val="1AC05286"/>
    <w:rsid w:val="1AC1150D"/>
    <w:rsid w:val="1AC13951"/>
    <w:rsid w:val="1AC72418"/>
    <w:rsid w:val="1ACD291B"/>
    <w:rsid w:val="1ADB1879"/>
    <w:rsid w:val="1AE7461F"/>
    <w:rsid w:val="1AFEDA94"/>
    <w:rsid w:val="1B084C9B"/>
    <w:rsid w:val="1B0CE148"/>
    <w:rsid w:val="1B14469D"/>
    <w:rsid w:val="1B2416D0"/>
    <w:rsid w:val="1B4B9E70"/>
    <w:rsid w:val="1B4CED46"/>
    <w:rsid w:val="1B594326"/>
    <w:rsid w:val="1B5ACF70"/>
    <w:rsid w:val="1B66EB5F"/>
    <w:rsid w:val="1B768359"/>
    <w:rsid w:val="1B81EB66"/>
    <w:rsid w:val="1B84C59F"/>
    <w:rsid w:val="1B96F423"/>
    <w:rsid w:val="1BA3FC05"/>
    <w:rsid w:val="1BAAAAD4"/>
    <w:rsid w:val="1BB22827"/>
    <w:rsid w:val="1BB82ED8"/>
    <w:rsid w:val="1BB979A3"/>
    <w:rsid w:val="1BCED4FD"/>
    <w:rsid w:val="1BD7C7DC"/>
    <w:rsid w:val="1BD8F5C6"/>
    <w:rsid w:val="1BDAC2D4"/>
    <w:rsid w:val="1BE7AF5F"/>
    <w:rsid w:val="1BF398AE"/>
    <w:rsid w:val="1BF999DE"/>
    <w:rsid w:val="1BFA017F"/>
    <w:rsid w:val="1C0C9137"/>
    <w:rsid w:val="1C1112FE"/>
    <w:rsid w:val="1C3EAADD"/>
    <w:rsid w:val="1C576728"/>
    <w:rsid w:val="1C5E4913"/>
    <w:rsid w:val="1C5F0DC7"/>
    <w:rsid w:val="1C632EE0"/>
    <w:rsid w:val="1C692B38"/>
    <w:rsid w:val="1C6B0CD6"/>
    <w:rsid w:val="1C6B8D02"/>
    <w:rsid w:val="1C75188A"/>
    <w:rsid w:val="1C7800A8"/>
    <w:rsid w:val="1C810983"/>
    <w:rsid w:val="1C81D1F6"/>
    <w:rsid w:val="1C8A8E94"/>
    <w:rsid w:val="1C9AEF46"/>
    <w:rsid w:val="1CA81BC4"/>
    <w:rsid w:val="1CADD814"/>
    <w:rsid w:val="1CB0E87F"/>
    <w:rsid w:val="1CB29923"/>
    <w:rsid w:val="1CBE6A21"/>
    <w:rsid w:val="1CC6C1B0"/>
    <w:rsid w:val="1CC9C642"/>
    <w:rsid w:val="1CD4D653"/>
    <w:rsid w:val="1CEEE9DF"/>
    <w:rsid w:val="1D016373"/>
    <w:rsid w:val="1D0246E3"/>
    <w:rsid w:val="1D13684A"/>
    <w:rsid w:val="1D1D4527"/>
    <w:rsid w:val="1D207DE1"/>
    <w:rsid w:val="1D32E571"/>
    <w:rsid w:val="1D4256AD"/>
    <w:rsid w:val="1D45911A"/>
    <w:rsid w:val="1D578172"/>
    <w:rsid w:val="1D580285"/>
    <w:rsid w:val="1D59CCA7"/>
    <w:rsid w:val="1D5A7866"/>
    <w:rsid w:val="1D75F8C3"/>
    <w:rsid w:val="1D7B0C61"/>
    <w:rsid w:val="1D8FDB1F"/>
    <w:rsid w:val="1D9747BB"/>
    <w:rsid w:val="1DA07FB5"/>
    <w:rsid w:val="1DA11F36"/>
    <w:rsid w:val="1DA6A9A8"/>
    <w:rsid w:val="1DBA31EA"/>
    <w:rsid w:val="1DBDAA36"/>
    <w:rsid w:val="1DDBB7A0"/>
    <w:rsid w:val="1E01AB1F"/>
    <w:rsid w:val="1E0824FA"/>
    <w:rsid w:val="1E0BF108"/>
    <w:rsid w:val="1E1D84B3"/>
    <w:rsid w:val="1E201424"/>
    <w:rsid w:val="1E2262FB"/>
    <w:rsid w:val="1E2438CA"/>
    <w:rsid w:val="1E2FF9C1"/>
    <w:rsid w:val="1E344081"/>
    <w:rsid w:val="1E3D4884"/>
    <w:rsid w:val="1E559FEC"/>
    <w:rsid w:val="1E58351D"/>
    <w:rsid w:val="1E696541"/>
    <w:rsid w:val="1E6B9FA0"/>
    <w:rsid w:val="1E7F5D7A"/>
    <w:rsid w:val="1E879089"/>
    <w:rsid w:val="1E9476B9"/>
    <w:rsid w:val="1E97C27C"/>
    <w:rsid w:val="1E9EA96F"/>
    <w:rsid w:val="1EBCF666"/>
    <w:rsid w:val="1EBD12E8"/>
    <w:rsid w:val="1EBFF594"/>
    <w:rsid w:val="1EC642AC"/>
    <w:rsid w:val="1ED0C86F"/>
    <w:rsid w:val="1ED94D4E"/>
    <w:rsid w:val="1EDA6860"/>
    <w:rsid w:val="1EE5AA8F"/>
    <w:rsid w:val="1EFF8FA3"/>
    <w:rsid w:val="1F08D73A"/>
    <w:rsid w:val="1F1531E4"/>
    <w:rsid w:val="1F26CD0D"/>
    <w:rsid w:val="1F26E17D"/>
    <w:rsid w:val="1F38EB0A"/>
    <w:rsid w:val="1F4034A7"/>
    <w:rsid w:val="1F40AC43"/>
    <w:rsid w:val="1F5FBFF6"/>
    <w:rsid w:val="1F5FCB5A"/>
    <w:rsid w:val="1F6F9797"/>
    <w:rsid w:val="1F79F985"/>
    <w:rsid w:val="1F859C4C"/>
    <w:rsid w:val="1F8623E0"/>
    <w:rsid w:val="1F96831E"/>
    <w:rsid w:val="1F98722A"/>
    <w:rsid w:val="1F9A8A1C"/>
    <w:rsid w:val="1F9D9D93"/>
    <w:rsid w:val="1FA49913"/>
    <w:rsid w:val="1FA49E6F"/>
    <w:rsid w:val="1FA4FC42"/>
    <w:rsid w:val="1FABC6AF"/>
    <w:rsid w:val="1FB2183A"/>
    <w:rsid w:val="1FCB89B5"/>
    <w:rsid w:val="1FCDCA9F"/>
    <w:rsid w:val="1FE2672D"/>
    <w:rsid w:val="1FF72A47"/>
    <w:rsid w:val="20016704"/>
    <w:rsid w:val="2009E7C4"/>
    <w:rsid w:val="200B9EEF"/>
    <w:rsid w:val="200FD358"/>
    <w:rsid w:val="2011BF1D"/>
    <w:rsid w:val="20149D67"/>
    <w:rsid w:val="20258D1F"/>
    <w:rsid w:val="202D6198"/>
    <w:rsid w:val="2035BBF9"/>
    <w:rsid w:val="204357BC"/>
    <w:rsid w:val="204B9C3F"/>
    <w:rsid w:val="2051E500"/>
    <w:rsid w:val="20558ED1"/>
    <w:rsid w:val="20564E4C"/>
    <w:rsid w:val="2059DDC4"/>
    <w:rsid w:val="205DF2FE"/>
    <w:rsid w:val="20639B5A"/>
    <w:rsid w:val="20654D97"/>
    <w:rsid w:val="206B297D"/>
    <w:rsid w:val="207DD12D"/>
    <w:rsid w:val="207ECE6D"/>
    <w:rsid w:val="2084393F"/>
    <w:rsid w:val="208B9F00"/>
    <w:rsid w:val="209F0549"/>
    <w:rsid w:val="20A135F9"/>
    <w:rsid w:val="20AB25A2"/>
    <w:rsid w:val="20AF95DC"/>
    <w:rsid w:val="20B3E881"/>
    <w:rsid w:val="20B65F1F"/>
    <w:rsid w:val="20BD2D0E"/>
    <w:rsid w:val="20DE76C0"/>
    <w:rsid w:val="20EA4C5E"/>
    <w:rsid w:val="20F85369"/>
    <w:rsid w:val="20FE511E"/>
    <w:rsid w:val="2114E46D"/>
    <w:rsid w:val="212A2406"/>
    <w:rsid w:val="212DAC85"/>
    <w:rsid w:val="2130034C"/>
    <w:rsid w:val="2133FBB3"/>
    <w:rsid w:val="214B1EA2"/>
    <w:rsid w:val="21524B26"/>
    <w:rsid w:val="2159490B"/>
    <w:rsid w:val="215DD1EA"/>
    <w:rsid w:val="2161D742"/>
    <w:rsid w:val="216C62C9"/>
    <w:rsid w:val="21717D7F"/>
    <w:rsid w:val="21726B2D"/>
    <w:rsid w:val="218315ED"/>
    <w:rsid w:val="218B8957"/>
    <w:rsid w:val="21A32E30"/>
    <w:rsid w:val="21A71141"/>
    <w:rsid w:val="21BC9909"/>
    <w:rsid w:val="21BDD8DC"/>
    <w:rsid w:val="21C131A7"/>
    <w:rsid w:val="21C7521D"/>
    <w:rsid w:val="21DDD3B5"/>
    <w:rsid w:val="21E5EF4D"/>
    <w:rsid w:val="21EEA93A"/>
    <w:rsid w:val="21F0B457"/>
    <w:rsid w:val="21F62493"/>
    <w:rsid w:val="21F89AD7"/>
    <w:rsid w:val="22198230"/>
    <w:rsid w:val="221F8FB7"/>
    <w:rsid w:val="223489D2"/>
    <w:rsid w:val="223CE79A"/>
    <w:rsid w:val="2246F603"/>
    <w:rsid w:val="224C3088"/>
    <w:rsid w:val="22567D7C"/>
    <w:rsid w:val="2262B70B"/>
    <w:rsid w:val="22649453"/>
    <w:rsid w:val="2266C8BD"/>
    <w:rsid w:val="226A96D3"/>
    <w:rsid w:val="22761924"/>
    <w:rsid w:val="22785348"/>
    <w:rsid w:val="227C9946"/>
    <w:rsid w:val="228367F5"/>
    <w:rsid w:val="228F1124"/>
    <w:rsid w:val="229378D6"/>
    <w:rsid w:val="229E35CD"/>
    <w:rsid w:val="22B34935"/>
    <w:rsid w:val="22C0EDB6"/>
    <w:rsid w:val="22C5D503"/>
    <w:rsid w:val="22C60978"/>
    <w:rsid w:val="22DCB021"/>
    <w:rsid w:val="22E74711"/>
    <w:rsid w:val="22F91D5D"/>
    <w:rsid w:val="23034897"/>
    <w:rsid w:val="23037969"/>
    <w:rsid w:val="2314F22E"/>
    <w:rsid w:val="2315BAA1"/>
    <w:rsid w:val="233B28C2"/>
    <w:rsid w:val="233CED8B"/>
    <w:rsid w:val="23512D4C"/>
    <w:rsid w:val="235AA11B"/>
    <w:rsid w:val="236E721D"/>
    <w:rsid w:val="237A5A69"/>
    <w:rsid w:val="237D40F0"/>
    <w:rsid w:val="23912C4F"/>
    <w:rsid w:val="239CF7C9"/>
    <w:rsid w:val="23A35A87"/>
    <w:rsid w:val="23AE7CEB"/>
    <w:rsid w:val="23B2F60E"/>
    <w:rsid w:val="23B787B2"/>
    <w:rsid w:val="23BBD5D4"/>
    <w:rsid w:val="23CB6E77"/>
    <w:rsid w:val="23CE9F84"/>
    <w:rsid w:val="23D1DC2A"/>
    <w:rsid w:val="23DEAB56"/>
    <w:rsid w:val="23EA5B1D"/>
    <w:rsid w:val="23EFDBFD"/>
    <w:rsid w:val="23F9945F"/>
    <w:rsid w:val="2413B319"/>
    <w:rsid w:val="24162EAD"/>
    <w:rsid w:val="241C9FD5"/>
    <w:rsid w:val="241D25AF"/>
    <w:rsid w:val="241EDF70"/>
    <w:rsid w:val="241F0572"/>
    <w:rsid w:val="24229516"/>
    <w:rsid w:val="24229D1B"/>
    <w:rsid w:val="2425829F"/>
    <w:rsid w:val="24265D26"/>
    <w:rsid w:val="242C6073"/>
    <w:rsid w:val="242E7C42"/>
    <w:rsid w:val="24336DCD"/>
    <w:rsid w:val="24352FC2"/>
    <w:rsid w:val="243B1CAA"/>
    <w:rsid w:val="24406298"/>
    <w:rsid w:val="24448911"/>
    <w:rsid w:val="2458F1CE"/>
    <w:rsid w:val="2466CC93"/>
    <w:rsid w:val="246BFD3C"/>
    <w:rsid w:val="246E79A5"/>
    <w:rsid w:val="247B6C3A"/>
    <w:rsid w:val="249DD41E"/>
    <w:rsid w:val="24A1FCCE"/>
    <w:rsid w:val="24A6AE4A"/>
    <w:rsid w:val="24ABB913"/>
    <w:rsid w:val="24AF76F3"/>
    <w:rsid w:val="24BC4227"/>
    <w:rsid w:val="24BFA5D1"/>
    <w:rsid w:val="24D813DD"/>
    <w:rsid w:val="24D9F7E7"/>
    <w:rsid w:val="24E50DDF"/>
    <w:rsid w:val="24EDC9A8"/>
    <w:rsid w:val="24F7954E"/>
    <w:rsid w:val="25009CD7"/>
    <w:rsid w:val="25078E39"/>
    <w:rsid w:val="2518CD2F"/>
    <w:rsid w:val="251BE284"/>
    <w:rsid w:val="251E4EC5"/>
    <w:rsid w:val="252A9E5B"/>
    <w:rsid w:val="2539672A"/>
    <w:rsid w:val="253A4D27"/>
    <w:rsid w:val="253A4DE1"/>
    <w:rsid w:val="254D0928"/>
    <w:rsid w:val="2552E792"/>
    <w:rsid w:val="25590040"/>
    <w:rsid w:val="25593672"/>
    <w:rsid w:val="25602387"/>
    <w:rsid w:val="2562241E"/>
    <w:rsid w:val="25647AEA"/>
    <w:rsid w:val="2588A2B4"/>
    <w:rsid w:val="258BB7C0"/>
    <w:rsid w:val="259D6CDF"/>
    <w:rsid w:val="259F08F5"/>
    <w:rsid w:val="25A3E8ED"/>
    <w:rsid w:val="25B9A68B"/>
    <w:rsid w:val="25D69966"/>
    <w:rsid w:val="25E1CE98"/>
    <w:rsid w:val="25E3C73B"/>
    <w:rsid w:val="25EAA320"/>
    <w:rsid w:val="25FAAB65"/>
    <w:rsid w:val="261B53E2"/>
    <w:rsid w:val="261EF779"/>
    <w:rsid w:val="26223432"/>
    <w:rsid w:val="262E14EC"/>
    <w:rsid w:val="2642CBC9"/>
    <w:rsid w:val="26478974"/>
    <w:rsid w:val="265F05C7"/>
    <w:rsid w:val="26638080"/>
    <w:rsid w:val="266C3401"/>
    <w:rsid w:val="266E40A9"/>
    <w:rsid w:val="266F2AF4"/>
    <w:rsid w:val="2672A818"/>
    <w:rsid w:val="267F35E2"/>
    <w:rsid w:val="26892AE9"/>
    <w:rsid w:val="268AB989"/>
    <w:rsid w:val="269AF243"/>
    <w:rsid w:val="269BF534"/>
    <w:rsid w:val="26A128D8"/>
    <w:rsid w:val="26B2895C"/>
    <w:rsid w:val="26BD70D0"/>
    <w:rsid w:val="26CBA046"/>
    <w:rsid w:val="26D6995F"/>
    <w:rsid w:val="26D90819"/>
    <w:rsid w:val="26DD6282"/>
    <w:rsid w:val="26E5FA5E"/>
    <w:rsid w:val="26EEA08A"/>
    <w:rsid w:val="26EFACB5"/>
    <w:rsid w:val="270D764E"/>
    <w:rsid w:val="271C5C65"/>
    <w:rsid w:val="271F0C3E"/>
    <w:rsid w:val="2720B543"/>
    <w:rsid w:val="27248197"/>
    <w:rsid w:val="272FBC03"/>
    <w:rsid w:val="27435598"/>
    <w:rsid w:val="2743B195"/>
    <w:rsid w:val="2745504E"/>
    <w:rsid w:val="274AE0E0"/>
    <w:rsid w:val="275088C0"/>
    <w:rsid w:val="2753CA4E"/>
    <w:rsid w:val="2766B3A8"/>
    <w:rsid w:val="276CE0C4"/>
    <w:rsid w:val="27731B6A"/>
    <w:rsid w:val="2776A03B"/>
    <w:rsid w:val="277BA41B"/>
    <w:rsid w:val="277DD51E"/>
    <w:rsid w:val="2782D5E1"/>
    <w:rsid w:val="2785ADCD"/>
    <w:rsid w:val="278E82A0"/>
    <w:rsid w:val="27994B48"/>
    <w:rsid w:val="27A42D09"/>
    <w:rsid w:val="27AB9561"/>
    <w:rsid w:val="27B4793F"/>
    <w:rsid w:val="27B63876"/>
    <w:rsid w:val="27B655EA"/>
    <w:rsid w:val="27C92855"/>
    <w:rsid w:val="27D8411C"/>
    <w:rsid w:val="27DB5C31"/>
    <w:rsid w:val="27E359D5"/>
    <w:rsid w:val="27E39460"/>
    <w:rsid w:val="27F41B0C"/>
    <w:rsid w:val="27F994AA"/>
    <w:rsid w:val="2811D92F"/>
    <w:rsid w:val="2817424C"/>
    <w:rsid w:val="28195F2D"/>
    <w:rsid w:val="2825977B"/>
    <w:rsid w:val="2825EB51"/>
    <w:rsid w:val="28287119"/>
    <w:rsid w:val="2829C694"/>
    <w:rsid w:val="282B5BD6"/>
    <w:rsid w:val="282B9675"/>
    <w:rsid w:val="282B96DC"/>
    <w:rsid w:val="28307EED"/>
    <w:rsid w:val="2842AF61"/>
    <w:rsid w:val="284D17DF"/>
    <w:rsid w:val="2860CE0B"/>
    <w:rsid w:val="28650C18"/>
    <w:rsid w:val="286CED59"/>
    <w:rsid w:val="286F6B20"/>
    <w:rsid w:val="2885F49F"/>
    <w:rsid w:val="2890F9B5"/>
    <w:rsid w:val="28959E2C"/>
    <w:rsid w:val="28A1F05F"/>
    <w:rsid w:val="28AABF03"/>
    <w:rsid w:val="28AD62A3"/>
    <w:rsid w:val="28B24B59"/>
    <w:rsid w:val="28B4E1E4"/>
    <w:rsid w:val="28B798F2"/>
    <w:rsid w:val="28BF956C"/>
    <w:rsid w:val="28C12286"/>
    <w:rsid w:val="28C6BDCB"/>
    <w:rsid w:val="28C7002F"/>
    <w:rsid w:val="28CD7C32"/>
    <w:rsid w:val="28D133AC"/>
    <w:rsid w:val="28D16E11"/>
    <w:rsid w:val="28D5D177"/>
    <w:rsid w:val="28DA4A71"/>
    <w:rsid w:val="28E6494D"/>
    <w:rsid w:val="28E77B6B"/>
    <w:rsid w:val="28F3676A"/>
    <w:rsid w:val="28FF5FEC"/>
    <w:rsid w:val="2901C881"/>
    <w:rsid w:val="2901EF96"/>
    <w:rsid w:val="2908C8AD"/>
    <w:rsid w:val="2919E10E"/>
    <w:rsid w:val="2926BEAC"/>
    <w:rsid w:val="29291884"/>
    <w:rsid w:val="29317F78"/>
    <w:rsid w:val="293B1651"/>
    <w:rsid w:val="293E0591"/>
    <w:rsid w:val="2955CBC6"/>
    <w:rsid w:val="2979D340"/>
    <w:rsid w:val="2984DB29"/>
    <w:rsid w:val="29953780"/>
    <w:rsid w:val="29A0C737"/>
    <w:rsid w:val="29A24563"/>
    <w:rsid w:val="29AAFB72"/>
    <w:rsid w:val="29B043B0"/>
    <w:rsid w:val="29BBAE2F"/>
    <w:rsid w:val="29BEDB37"/>
    <w:rsid w:val="29C5388D"/>
    <w:rsid w:val="29D58131"/>
    <w:rsid w:val="29EC7F66"/>
    <w:rsid w:val="29F5990E"/>
    <w:rsid w:val="29FEB6BE"/>
    <w:rsid w:val="2A11F125"/>
    <w:rsid w:val="2A1D62C3"/>
    <w:rsid w:val="2A1DBFD5"/>
    <w:rsid w:val="2A290675"/>
    <w:rsid w:val="2A2CBC67"/>
    <w:rsid w:val="2A2D1EAF"/>
    <w:rsid w:val="2A3314BC"/>
    <w:rsid w:val="2A378976"/>
    <w:rsid w:val="2A3CF6F4"/>
    <w:rsid w:val="2A3DE260"/>
    <w:rsid w:val="2A446F5E"/>
    <w:rsid w:val="2A4E3EDC"/>
    <w:rsid w:val="2A505EF1"/>
    <w:rsid w:val="2A5F1D1D"/>
    <w:rsid w:val="2A64178B"/>
    <w:rsid w:val="2A6D09CA"/>
    <w:rsid w:val="2A6EE477"/>
    <w:rsid w:val="2A70C4D4"/>
    <w:rsid w:val="2A793C88"/>
    <w:rsid w:val="2A897BCF"/>
    <w:rsid w:val="2A94676E"/>
    <w:rsid w:val="2A9BCC44"/>
    <w:rsid w:val="2AAAC35A"/>
    <w:rsid w:val="2AD36616"/>
    <w:rsid w:val="2AD4D622"/>
    <w:rsid w:val="2AD77C3C"/>
    <w:rsid w:val="2ADDCBBA"/>
    <w:rsid w:val="2ADF6E74"/>
    <w:rsid w:val="2AE0AA38"/>
    <w:rsid w:val="2AEC66F1"/>
    <w:rsid w:val="2AEE8BB4"/>
    <w:rsid w:val="2AF6E4E3"/>
    <w:rsid w:val="2AFD6AAE"/>
    <w:rsid w:val="2B119A1E"/>
    <w:rsid w:val="2B1C05E0"/>
    <w:rsid w:val="2B201936"/>
    <w:rsid w:val="2B395BF7"/>
    <w:rsid w:val="2B3EA7E9"/>
    <w:rsid w:val="2B3FC165"/>
    <w:rsid w:val="2B448860"/>
    <w:rsid w:val="2B456A30"/>
    <w:rsid w:val="2B501E05"/>
    <w:rsid w:val="2B50EF20"/>
    <w:rsid w:val="2B64669E"/>
    <w:rsid w:val="2B698E8F"/>
    <w:rsid w:val="2B7CFEC8"/>
    <w:rsid w:val="2B818389"/>
    <w:rsid w:val="2B83C579"/>
    <w:rsid w:val="2B8C0759"/>
    <w:rsid w:val="2B9CAE58"/>
    <w:rsid w:val="2BAD879E"/>
    <w:rsid w:val="2BBF1452"/>
    <w:rsid w:val="2BCA47EA"/>
    <w:rsid w:val="2BCF73AF"/>
    <w:rsid w:val="2BEABB92"/>
    <w:rsid w:val="2BEB35E6"/>
    <w:rsid w:val="2BEBCC72"/>
    <w:rsid w:val="2BEFD09A"/>
    <w:rsid w:val="2BFE8F65"/>
    <w:rsid w:val="2C1568B2"/>
    <w:rsid w:val="2C2231DE"/>
    <w:rsid w:val="2C27DEBA"/>
    <w:rsid w:val="2C2B9404"/>
    <w:rsid w:val="2C36B70F"/>
    <w:rsid w:val="2C3B2771"/>
    <w:rsid w:val="2C42DECF"/>
    <w:rsid w:val="2C564815"/>
    <w:rsid w:val="2C5C773B"/>
    <w:rsid w:val="2C657DE7"/>
    <w:rsid w:val="2C65BA5F"/>
    <w:rsid w:val="2C817CD2"/>
    <w:rsid w:val="2C85631B"/>
    <w:rsid w:val="2C8A85E2"/>
    <w:rsid w:val="2C8E1C92"/>
    <w:rsid w:val="2C8F3681"/>
    <w:rsid w:val="2C9F143F"/>
    <w:rsid w:val="2C9F2288"/>
    <w:rsid w:val="2CA3D2FA"/>
    <w:rsid w:val="2CAA66AE"/>
    <w:rsid w:val="2CBB73CD"/>
    <w:rsid w:val="2CC358EF"/>
    <w:rsid w:val="2CC369F2"/>
    <w:rsid w:val="2CCDF0C7"/>
    <w:rsid w:val="2CD12EA8"/>
    <w:rsid w:val="2CD35FFD"/>
    <w:rsid w:val="2CD5803E"/>
    <w:rsid w:val="2CE1079E"/>
    <w:rsid w:val="2CEB8B98"/>
    <w:rsid w:val="2CF3FA27"/>
    <w:rsid w:val="2CF8A9F4"/>
    <w:rsid w:val="2CFDFFEA"/>
    <w:rsid w:val="2D1042A9"/>
    <w:rsid w:val="2D19B8DC"/>
    <w:rsid w:val="2D1B2FF0"/>
    <w:rsid w:val="2D4274CB"/>
    <w:rsid w:val="2D455010"/>
    <w:rsid w:val="2D4D153A"/>
    <w:rsid w:val="2D4D16DC"/>
    <w:rsid w:val="2D6EA9F0"/>
    <w:rsid w:val="2D7FA76B"/>
    <w:rsid w:val="2D85F988"/>
    <w:rsid w:val="2D904E3A"/>
    <w:rsid w:val="2D988B3D"/>
    <w:rsid w:val="2D998F66"/>
    <w:rsid w:val="2D9F34A1"/>
    <w:rsid w:val="2DA45B6F"/>
    <w:rsid w:val="2DA7A47D"/>
    <w:rsid w:val="2DAAA5CB"/>
    <w:rsid w:val="2DABAEEA"/>
    <w:rsid w:val="2DB1C7C5"/>
    <w:rsid w:val="2DC3B648"/>
    <w:rsid w:val="2DC45067"/>
    <w:rsid w:val="2DCCCD8F"/>
    <w:rsid w:val="2DD572EF"/>
    <w:rsid w:val="2DED2E97"/>
    <w:rsid w:val="2E0A49E3"/>
    <w:rsid w:val="2E0E5DC8"/>
    <w:rsid w:val="2E168AAE"/>
    <w:rsid w:val="2E1B6148"/>
    <w:rsid w:val="2E358BEF"/>
    <w:rsid w:val="2E48FDE4"/>
    <w:rsid w:val="2E4C8FAB"/>
    <w:rsid w:val="2E5C4572"/>
    <w:rsid w:val="2E6051F8"/>
    <w:rsid w:val="2E609F44"/>
    <w:rsid w:val="2E6ACF0D"/>
    <w:rsid w:val="2E749CEE"/>
    <w:rsid w:val="2E777FA9"/>
    <w:rsid w:val="2E8A7AA8"/>
    <w:rsid w:val="2E8FCB43"/>
    <w:rsid w:val="2E9141FE"/>
    <w:rsid w:val="2E9375D7"/>
    <w:rsid w:val="2E96C4AC"/>
    <w:rsid w:val="2E9A040B"/>
    <w:rsid w:val="2EA73B87"/>
    <w:rsid w:val="2EA916D0"/>
    <w:rsid w:val="2EBB3EA8"/>
    <w:rsid w:val="2EC3FF66"/>
    <w:rsid w:val="2EC4575D"/>
    <w:rsid w:val="2EC76237"/>
    <w:rsid w:val="2EC9EE21"/>
    <w:rsid w:val="2ECBFBD7"/>
    <w:rsid w:val="2EDAF7E1"/>
    <w:rsid w:val="2EF0762D"/>
    <w:rsid w:val="2F0AC7C6"/>
    <w:rsid w:val="2F11F15F"/>
    <w:rsid w:val="2F152C6E"/>
    <w:rsid w:val="2F18C65A"/>
    <w:rsid w:val="2F1A6116"/>
    <w:rsid w:val="2F1AB36A"/>
    <w:rsid w:val="2F2F1AB7"/>
    <w:rsid w:val="2F33EC0D"/>
    <w:rsid w:val="2F397DDA"/>
    <w:rsid w:val="2F3DDA49"/>
    <w:rsid w:val="2F4A3997"/>
    <w:rsid w:val="2F53A797"/>
    <w:rsid w:val="2F563D4C"/>
    <w:rsid w:val="2F56513A"/>
    <w:rsid w:val="2F5DD7D3"/>
    <w:rsid w:val="2F5EE58C"/>
    <w:rsid w:val="2F63D1E5"/>
    <w:rsid w:val="2F65A96D"/>
    <w:rsid w:val="2F66AACF"/>
    <w:rsid w:val="2F6D6976"/>
    <w:rsid w:val="2F8CE2CE"/>
    <w:rsid w:val="2F8CFFA8"/>
    <w:rsid w:val="2F8EA138"/>
    <w:rsid w:val="2F9D284A"/>
    <w:rsid w:val="2FAD3BDA"/>
    <w:rsid w:val="2FADB3AD"/>
    <w:rsid w:val="2FBB459D"/>
    <w:rsid w:val="2FBE09CA"/>
    <w:rsid w:val="2FC1FCD7"/>
    <w:rsid w:val="2FC37EDF"/>
    <w:rsid w:val="2FCCA122"/>
    <w:rsid w:val="2FCE71D7"/>
    <w:rsid w:val="2FDFEA0F"/>
    <w:rsid w:val="2FE07977"/>
    <w:rsid w:val="2FF2E057"/>
    <w:rsid w:val="2FF34FF2"/>
    <w:rsid w:val="2FFD0D14"/>
    <w:rsid w:val="2FFEBF3D"/>
    <w:rsid w:val="30036496"/>
    <w:rsid w:val="300803BA"/>
    <w:rsid w:val="300A66D8"/>
    <w:rsid w:val="300E5CD3"/>
    <w:rsid w:val="3015A087"/>
    <w:rsid w:val="30259AB7"/>
    <w:rsid w:val="30283A76"/>
    <w:rsid w:val="3040F8FF"/>
    <w:rsid w:val="304CD17B"/>
    <w:rsid w:val="3052F03A"/>
    <w:rsid w:val="3056426A"/>
    <w:rsid w:val="305B66DA"/>
    <w:rsid w:val="306CFED1"/>
    <w:rsid w:val="306EDCDC"/>
    <w:rsid w:val="3072FE5D"/>
    <w:rsid w:val="3076E93D"/>
    <w:rsid w:val="307F0DAF"/>
    <w:rsid w:val="30905566"/>
    <w:rsid w:val="30AC59D3"/>
    <w:rsid w:val="30AF3D17"/>
    <w:rsid w:val="30B062E2"/>
    <w:rsid w:val="30DC0CFD"/>
    <w:rsid w:val="30DC5157"/>
    <w:rsid w:val="30F9ACAD"/>
    <w:rsid w:val="3102A678"/>
    <w:rsid w:val="310C02CD"/>
    <w:rsid w:val="31212201"/>
    <w:rsid w:val="31302B8D"/>
    <w:rsid w:val="3143907C"/>
    <w:rsid w:val="31522AC6"/>
    <w:rsid w:val="316C40B0"/>
    <w:rsid w:val="31738201"/>
    <w:rsid w:val="317DA1B7"/>
    <w:rsid w:val="31811E1A"/>
    <w:rsid w:val="319F2538"/>
    <w:rsid w:val="319FE1C2"/>
    <w:rsid w:val="31A044BB"/>
    <w:rsid w:val="31A609C2"/>
    <w:rsid w:val="31A70B48"/>
    <w:rsid w:val="31B474FC"/>
    <w:rsid w:val="31B89331"/>
    <w:rsid w:val="31BD70D5"/>
    <w:rsid w:val="31C27894"/>
    <w:rsid w:val="31C9FF61"/>
    <w:rsid w:val="31CF01AA"/>
    <w:rsid w:val="31D33DAE"/>
    <w:rsid w:val="31D46105"/>
    <w:rsid w:val="31D811D0"/>
    <w:rsid w:val="31DCC5A3"/>
    <w:rsid w:val="31EA6B11"/>
    <w:rsid w:val="320CA308"/>
    <w:rsid w:val="320E052A"/>
    <w:rsid w:val="32149DF0"/>
    <w:rsid w:val="321AF72F"/>
    <w:rsid w:val="321C8E88"/>
    <w:rsid w:val="322604A4"/>
    <w:rsid w:val="325442D8"/>
    <w:rsid w:val="32550A10"/>
    <w:rsid w:val="326052F9"/>
    <w:rsid w:val="3268B431"/>
    <w:rsid w:val="3269BA08"/>
    <w:rsid w:val="3287DD58"/>
    <w:rsid w:val="3290A344"/>
    <w:rsid w:val="3290E2B5"/>
    <w:rsid w:val="3290ED48"/>
    <w:rsid w:val="329865CB"/>
    <w:rsid w:val="32AB454F"/>
    <w:rsid w:val="32C700A0"/>
    <w:rsid w:val="32C7925D"/>
    <w:rsid w:val="32D8EF4A"/>
    <w:rsid w:val="32DFCBF3"/>
    <w:rsid w:val="32F45B61"/>
    <w:rsid w:val="32F81A6B"/>
    <w:rsid w:val="330F109D"/>
    <w:rsid w:val="33150C25"/>
    <w:rsid w:val="33173C46"/>
    <w:rsid w:val="332CEAC9"/>
    <w:rsid w:val="3330B600"/>
    <w:rsid w:val="3330C1F0"/>
    <w:rsid w:val="333FE585"/>
    <w:rsid w:val="335676B2"/>
    <w:rsid w:val="3359249A"/>
    <w:rsid w:val="335DEE2C"/>
    <w:rsid w:val="33803B13"/>
    <w:rsid w:val="33B8B54B"/>
    <w:rsid w:val="33BF978F"/>
    <w:rsid w:val="33CEDA4D"/>
    <w:rsid w:val="33DB878D"/>
    <w:rsid w:val="33EC80D3"/>
    <w:rsid w:val="33F1BB24"/>
    <w:rsid w:val="33F25087"/>
    <w:rsid w:val="33F7BAB0"/>
    <w:rsid w:val="34036B2E"/>
    <w:rsid w:val="340540FE"/>
    <w:rsid w:val="340BF78C"/>
    <w:rsid w:val="340C31DA"/>
    <w:rsid w:val="340E1B58"/>
    <w:rsid w:val="34115991"/>
    <w:rsid w:val="34363D54"/>
    <w:rsid w:val="344163F9"/>
    <w:rsid w:val="3452A2B1"/>
    <w:rsid w:val="3457CAD6"/>
    <w:rsid w:val="345B72D3"/>
    <w:rsid w:val="346C3EE3"/>
    <w:rsid w:val="347B9B3E"/>
    <w:rsid w:val="3481DABF"/>
    <w:rsid w:val="348BED43"/>
    <w:rsid w:val="348F7B17"/>
    <w:rsid w:val="34919419"/>
    <w:rsid w:val="34AF2B89"/>
    <w:rsid w:val="34B8FEAB"/>
    <w:rsid w:val="34BEB68B"/>
    <w:rsid w:val="34C89D5B"/>
    <w:rsid w:val="34C9741B"/>
    <w:rsid w:val="34CA86C8"/>
    <w:rsid w:val="34DB1EA9"/>
    <w:rsid w:val="34DBA731"/>
    <w:rsid w:val="34DDABDD"/>
    <w:rsid w:val="34E8057B"/>
    <w:rsid w:val="34F47354"/>
    <w:rsid w:val="34F58ED3"/>
    <w:rsid w:val="34FD268F"/>
    <w:rsid w:val="34FDB477"/>
    <w:rsid w:val="34FE79F3"/>
    <w:rsid w:val="3500B45A"/>
    <w:rsid w:val="35064F83"/>
    <w:rsid w:val="351624B2"/>
    <w:rsid w:val="351774A9"/>
    <w:rsid w:val="3518B250"/>
    <w:rsid w:val="3522E3D6"/>
    <w:rsid w:val="3523FDA6"/>
    <w:rsid w:val="352E7AB2"/>
    <w:rsid w:val="3546753C"/>
    <w:rsid w:val="3548F128"/>
    <w:rsid w:val="354F80C8"/>
    <w:rsid w:val="3555F6A0"/>
    <w:rsid w:val="3556393D"/>
    <w:rsid w:val="355B2228"/>
    <w:rsid w:val="35644BE4"/>
    <w:rsid w:val="356E59B0"/>
    <w:rsid w:val="3572DBBC"/>
    <w:rsid w:val="3576E868"/>
    <w:rsid w:val="35812971"/>
    <w:rsid w:val="35817EDF"/>
    <w:rsid w:val="358EFFE6"/>
    <w:rsid w:val="359B9F75"/>
    <w:rsid w:val="35AE4293"/>
    <w:rsid w:val="35B1CB78"/>
    <w:rsid w:val="35B2DF1D"/>
    <w:rsid w:val="35B7ADBE"/>
    <w:rsid w:val="35BD11A2"/>
    <w:rsid w:val="35C32689"/>
    <w:rsid w:val="35C7E316"/>
    <w:rsid w:val="35CC6AFD"/>
    <w:rsid w:val="35D510A8"/>
    <w:rsid w:val="35E94E3E"/>
    <w:rsid w:val="35E995EF"/>
    <w:rsid w:val="35E9F9C6"/>
    <w:rsid w:val="35EA00FB"/>
    <w:rsid w:val="35EC1957"/>
    <w:rsid w:val="35EE3E0C"/>
    <w:rsid w:val="35F0FD08"/>
    <w:rsid w:val="35F11489"/>
    <w:rsid w:val="35F70C91"/>
    <w:rsid w:val="35F7F209"/>
    <w:rsid w:val="3601B0B7"/>
    <w:rsid w:val="3608B01F"/>
    <w:rsid w:val="360A30E2"/>
    <w:rsid w:val="360B9667"/>
    <w:rsid w:val="3614A159"/>
    <w:rsid w:val="361AB88A"/>
    <w:rsid w:val="362155FD"/>
    <w:rsid w:val="36221A3D"/>
    <w:rsid w:val="36306CB4"/>
    <w:rsid w:val="36368A70"/>
    <w:rsid w:val="363AAC0A"/>
    <w:rsid w:val="363B66A7"/>
    <w:rsid w:val="3640B411"/>
    <w:rsid w:val="3646DE12"/>
    <w:rsid w:val="3651489A"/>
    <w:rsid w:val="3651C5AC"/>
    <w:rsid w:val="365BB9DF"/>
    <w:rsid w:val="365EC325"/>
    <w:rsid w:val="3662654B"/>
    <w:rsid w:val="366331C7"/>
    <w:rsid w:val="3666B59E"/>
    <w:rsid w:val="36744607"/>
    <w:rsid w:val="36782609"/>
    <w:rsid w:val="3680FD23"/>
    <w:rsid w:val="3687C673"/>
    <w:rsid w:val="3696A00F"/>
    <w:rsid w:val="369A80CE"/>
    <w:rsid w:val="369AE1D8"/>
    <w:rsid w:val="369B9116"/>
    <w:rsid w:val="369F2C86"/>
    <w:rsid w:val="36B16A62"/>
    <w:rsid w:val="36B651D9"/>
    <w:rsid w:val="36BB734A"/>
    <w:rsid w:val="36BFCEC1"/>
    <w:rsid w:val="36C33C0E"/>
    <w:rsid w:val="36C6F478"/>
    <w:rsid w:val="36CDD8A4"/>
    <w:rsid w:val="36D21641"/>
    <w:rsid w:val="36D6EF63"/>
    <w:rsid w:val="36DBB7A2"/>
    <w:rsid w:val="36EE6120"/>
    <w:rsid w:val="36FFE63F"/>
    <w:rsid w:val="370646C3"/>
    <w:rsid w:val="37085C70"/>
    <w:rsid w:val="370DD035"/>
    <w:rsid w:val="3712700B"/>
    <w:rsid w:val="3720954F"/>
    <w:rsid w:val="3721C1FC"/>
    <w:rsid w:val="3723B19F"/>
    <w:rsid w:val="372FC3D1"/>
    <w:rsid w:val="37363DF5"/>
    <w:rsid w:val="37392E1A"/>
    <w:rsid w:val="373A407D"/>
    <w:rsid w:val="373C28E0"/>
    <w:rsid w:val="373F8E31"/>
    <w:rsid w:val="374C9D8B"/>
    <w:rsid w:val="376DB1A2"/>
    <w:rsid w:val="376E7C83"/>
    <w:rsid w:val="3775A58E"/>
    <w:rsid w:val="3775DD70"/>
    <w:rsid w:val="377B8F90"/>
    <w:rsid w:val="378E842E"/>
    <w:rsid w:val="3795B7A4"/>
    <w:rsid w:val="3796C7AA"/>
    <w:rsid w:val="379A75C8"/>
    <w:rsid w:val="37A19FB2"/>
    <w:rsid w:val="37A83174"/>
    <w:rsid w:val="37B3E7E6"/>
    <w:rsid w:val="37DA2643"/>
    <w:rsid w:val="37DE05C2"/>
    <w:rsid w:val="37E4122B"/>
    <w:rsid w:val="37FC903B"/>
    <w:rsid w:val="38029B91"/>
    <w:rsid w:val="380ABB43"/>
    <w:rsid w:val="380BCB65"/>
    <w:rsid w:val="3831A9F8"/>
    <w:rsid w:val="3838E4E8"/>
    <w:rsid w:val="383B27AC"/>
    <w:rsid w:val="383C8816"/>
    <w:rsid w:val="38436226"/>
    <w:rsid w:val="3844F6DD"/>
    <w:rsid w:val="38475419"/>
    <w:rsid w:val="38542B8F"/>
    <w:rsid w:val="385EDD3D"/>
    <w:rsid w:val="385F27A4"/>
    <w:rsid w:val="3878516F"/>
    <w:rsid w:val="3885C5D9"/>
    <w:rsid w:val="3888893E"/>
    <w:rsid w:val="388A3181"/>
    <w:rsid w:val="388C235A"/>
    <w:rsid w:val="388F5A6C"/>
    <w:rsid w:val="3893B6B0"/>
    <w:rsid w:val="389C2F7D"/>
    <w:rsid w:val="38AD4A6B"/>
    <w:rsid w:val="38AE3D49"/>
    <w:rsid w:val="38AEAD9C"/>
    <w:rsid w:val="38B7F949"/>
    <w:rsid w:val="38BD6794"/>
    <w:rsid w:val="38C1209A"/>
    <w:rsid w:val="38C6BD0F"/>
    <w:rsid w:val="38D1A87F"/>
    <w:rsid w:val="38D6B8AB"/>
    <w:rsid w:val="38D85622"/>
    <w:rsid w:val="38D8BCCA"/>
    <w:rsid w:val="38E7D6F1"/>
    <w:rsid w:val="38F6992E"/>
    <w:rsid w:val="38FE56E4"/>
    <w:rsid w:val="390486F4"/>
    <w:rsid w:val="391E8099"/>
    <w:rsid w:val="39304A14"/>
    <w:rsid w:val="3936B213"/>
    <w:rsid w:val="393B602A"/>
    <w:rsid w:val="39442E80"/>
    <w:rsid w:val="39463138"/>
    <w:rsid w:val="394EE377"/>
    <w:rsid w:val="3951DC4F"/>
    <w:rsid w:val="3956F09D"/>
    <w:rsid w:val="39647DAE"/>
    <w:rsid w:val="3967FEED"/>
    <w:rsid w:val="3983D20A"/>
    <w:rsid w:val="398ADDB6"/>
    <w:rsid w:val="398E2E29"/>
    <w:rsid w:val="3990F5BC"/>
    <w:rsid w:val="3991A3BD"/>
    <w:rsid w:val="39973D26"/>
    <w:rsid w:val="39C75A6A"/>
    <w:rsid w:val="39D1E3E4"/>
    <w:rsid w:val="39D6C6D0"/>
    <w:rsid w:val="39E582D3"/>
    <w:rsid w:val="39F8124A"/>
    <w:rsid w:val="3A06A44F"/>
    <w:rsid w:val="3A286D77"/>
    <w:rsid w:val="3A333DE5"/>
    <w:rsid w:val="3A345163"/>
    <w:rsid w:val="3A48041B"/>
    <w:rsid w:val="3A488E29"/>
    <w:rsid w:val="3A4A9401"/>
    <w:rsid w:val="3A51D4CC"/>
    <w:rsid w:val="3A57EAE5"/>
    <w:rsid w:val="3A591841"/>
    <w:rsid w:val="3A5F5904"/>
    <w:rsid w:val="3A5FFCB3"/>
    <w:rsid w:val="3A68A5DD"/>
    <w:rsid w:val="3A7CD702"/>
    <w:rsid w:val="3A810B46"/>
    <w:rsid w:val="3A813586"/>
    <w:rsid w:val="3A8AA179"/>
    <w:rsid w:val="3A8DE2E3"/>
    <w:rsid w:val="3A8FAD14"/>
    <w:rsid w:val="3A92FAC2"/>
    <w:rsid w:val="3A9AC00A"/>
    <w:rsid w:val="3AA84FFB"/>
    <w:rsid w:val="3AA8BEAA"/>
    <w:rsid w:val="3ABCEBD9"/>
    <w:rsid w:val="3AD9611B"/>
    <w:rsid w:val="3AE73082"/>
    <w:rsid w:val="3AEEBB9A"/>
    <w:rsid w:val="3AEFA24C"/>
    <w:rsid w:val="3AF76EA7"/>
    <w:rsid w:val="3AF7E59E"/>
    <w:rsid w:val="3AFA650A"/>
    <w:rsid w:val="3B02EDD2"/>
    <w:rsid w:val="3B0362BA"/>
    <w:rsid w:val="3B0784F2"/>
    <w:rsid w:val="3B085EFF"/>
    <w:rsid w:val="3B1E619E"/>
    <w:rsid w:val="3B208801"/>
    <w:rsid w:val="3B4A06F3"/>
    <w:rsid w:val="3B546CAC"/>
    <w:rsid w:val="3B56A791"/>
    <w:rsid w:val="3B663C7B"/>
    <w:rsid w:val="3B76897C"/>
    <w:rsid w:val="3B774A40"/>
    <w:rsid w:val="3B781768"/>
    <w:rsid w:val="3B81993A"/>
    <w:rsid w:val="3B83FB0F"/>
    <w:rsid w:val="3B8B8EC5"/>
    <w:rsid w:val="3B99D334"/>
    <w:rsid w:val="3BA1143B"/>
    <w:rsid w:val="3BA3E87D"/>
    <w:rsid w:val="3BA5DF94"/>
    <w:rsid w:val="3BAE5F35"/>
    <w:rsid w:val="3BC9E220"/>
    <w:rsid w:val="3BD47430"/>
    <w:rsid w:val="3BD625E0"/>
    <w:rsid w:val="3BDB5845"/>
    <w:rsid w:val="3BDED96E"/>
    <w:rsid w:val="3BE80104"/>
    <w:rsid w:val="3BEBE977"/>
    <w:rsid w:val="3BF5961D"/>
    <w:rsid w:val="3BFD8538"/>
    <w:rsid w:val="3C0BE8AE"/>
    <w:rsid w:val="3C15D6B5"/>
    <w:rsid w:val="3C28C172"/>
    <w:rsid w:val="3C2A3570"/>
    <w:rsid w:val="3C35D8C2"/>
    <w:rsid w:val="3C40ABD9"/>
    <w:rsid w:val="3C4356D6"/>
    <w:rsid w:val="3C5CA1E6"/>
    <w:rsid w:val="3C5CB80E"/>
    <w:rsid w:val="3C82A9D2"/>
    <w:rsid w:val="3C890777"/>
    <w:rsid w:val="3C8BE866"/>
    <w:rsid w:val="3C8EA7B3"/>
    <w:rsid w:val="3C9E3E5D"/>
    <w:rsid w:val="3C9F5B94"/>
    <w:rsid w:val="3CB44B06"/>
    <w:rsid w:val="3CB8D265"/>
    <w:rsid w:val="3CC6559F"/>
    <w:rsid w:val="3CD9A9D8"/>
    <w:rsid w:val="3CDB7C11"/>
    <w:rsid w:val="3CFA4314"/>
    <w:rsid w:val="3CFD9452"/>
    <w:rsid w:val="3D0187FC"/>
    <w:rsid w:val="3D0824C3"/>
    <w:rsid w:val="3D17BB1C"/>
    <w:rsid w:val="3D18EE29"/>
    <w:rsid w:val="3D191F22"/>
    <w:rsid w:val="3D2526EB"/>
    <w:rsid w:val="3D3A185C"/>
    <w:rsid w:val="3D3B7EA7"/>
    <w:rsid w:val="3D43F361"/>
    <w:rsid w:val="3D44979D"/>
    <w:rsid w:val="3D522572"/>
    <w:rsid w:val="3D559367"/>
    <w:rsid w:val="3D5E2C48"/>
    <w:rsid w:val="3D5E9F58"/>
    <w:rsid w:val="3D5F9EB2"/>
    <w:rsid w:val="3D6C9341"/>
    <w:rsid w:val="3D775000"/>
    <w:rsid w:val="3D780944"/>
    <w:rsid w:val="3D7D377E"/>
    <w:rsid w:val="3D885B45"/>
    <w:rsid w:val="3D891D2F"/>
    <w:rsid w:val="3D915BEA"/>
    <w:rsid w:val="3D9A321D"/>
    <w:rsid w:val="3DA181FC"/>
    <w:rsid w:val="3DA1AA8B"/>
    <w:rsid w:val="3DA2CFF3"/>
    <w:rsid w:val="3DAF32D6"/>
    <w:rsid w:val="3DC7E9B8"/>
    <w:rsid w:val="3DDCD6F5"/>
    <w:rsid w:val="3DEF88BA"/>
    <w:rsid w:val="3DF23FED"/>
    <w:rsid w:val="3E04287B"/>
    <w:rsid w:val="3E11B907"/>
    <w:rsid w:val="3E200E84"/>
    <w:rsid w:val="3E280C89"/>
    <w:rsid w:val="3E2BC334"/>
    <w:rsid w:val="3E325D6F"/>
    <w:rsid w:val="3E415722"/>
    <w:rsid w:val="3E44EE4D"/>
    <w:rsid w:val="3E4AFC6C"/>
    <w:rsid w:val="3E4E89A5"/>
    <w:rsid w:val="3E53EAB0"/>
    <w:rsid w:val="3E56588E"/>
    <w:rsid w:val="3E57C760"/>
    <w:rsid w:val="3E5BEF28"/>
    <w:rsid w:val="3E6CB180"/>
    <w:rsid w:val="3E6ECB2E"/>
    <w:rsid w:val="3E8EC551"/>
    <w:rsid w:val="3E9D3EAB"/>
    <w:rsid w:val="3EA93C92"/>
    <w:rsid w:val="3EB58E1E"/>
    <w:rsid w:val="3EC96035"/>
    <w:rsid w:val="3EE13DAA"/>
    <w:rsid w:val="3EFAF195"/>
    <w:rsid w:val="3EFBACC3"/>
    <w:rsid w:val="3EFED300"/>
    <w:rsid w:val="3F052874"/>
    <w:rsid w:val="3F1177EB"/>
    <w:rsid w:val="3F155A0E"/>
    <w:rsid w:val="3F1FA401"/>
    <w:rsid w:val="3F250D7C"/>
    <w:rsid w:val="3F3052F4"/>
    <w:rsid w:val="3F3374A4"/>
    <w:rsid w:val="3F38A137"/>
    <w:rsid w:val="3F44D52A"/>
    <w:rsid w:val="3F482429"/>
    <w:rsid w:val="3F516C53"/>
    <w:rsid w:val="3F51DB59"/>
    <w:rsid w:val="3F56823B"/>
    <w:rsid w:val="3F5D5F52"/>
    <w:rsid w:val="3F659471"/>
    <w:rsid w:val="3F69A400"/>
    <w:rsid w:val="3F704570"/>
    <w:rsid w:val="3F7932EE"/>
    <w:rsid w:val="3F7E4291"/>
    <w:rsid w:val="3FA67BCB"/>
    <w:rsid w:val="3FA7D14E"/>
    <w:rsid w:val="3FBACB29"/>
    <w:rsid w:val="3FD61025"/>
    <w:rsid w:val="3FD850E2"/>
    <w:rsid w:val="3FE1DF22"/>
    <w:rsid w:val="3FEC5B21"/>
    <w:rsid w:val="3FED54F4"/>
    <w:rsid w:val="3FF84190"/>
    <w:rsid w:val="3FFEB26C"/>
    <w:rsid w:val="4008883A"/>
    <w:rsid w:val="4018CEE5"/>
    <w:rsid w:val="403A07B2"/>
    <w:rsid w:val="4046AA72"/>
    <w:rsid w:val="40520593"/>
    <w:rsid w:val="405C2C30"/>
    <w:rsid w:val="40601590"/>
    <w:rsid w:val="4064DBCB"/>
    <w:rsid w:val="40747E95"/>
    <w:rsid w:val="407A159A"/>
    <w:rsid w:val="407B773E"/>
    <w:rsid w:val="407C4AD3"/>
    <w:rsid w:val="409263C1"/>
    <w:rsid w:val="4093170B"/>
    <w:rsid w:val="409AAC8C"/>
    <w:rsid w:val="409E68E5"/>
    <w:rsid w:val="409FE98F"/>
    <w:rsid w:val="40A567BD"/>
    <w:rsid w:val="40AA172A"/>
    <w:rsid w:val="40B08026"/>
    <w:rsid w:val="40C0FA53"/>
    <w:rsid w:val="40CD2058"/>
    <w:rsid w:val="40D06421"/>
    <w:rsid w:val="40D40EBA"/>
    <w:rsid w:val="40DB0AB6"/>
    <w:rsid w:val="40DE0FE0"/>
    <w:rsid w:val="40EA9E2F"/>
    <w:rsid w:val="40ED69B7"/>
    <w:rsid w:val="40F65EAD"/>
    <w:rsid w:val="410637A5"/>
    <w:rsid w:val="411A38B9"/>
    <w:rsid w:val="41230702"/>
    <w:rsid w:val="4128E74E"/>
    <w:rsid w:val="412A5CCC"/>
    <w:rsid w:val="4130599B"/>
    <w:rsid w:val="4138A978"/>
    <w:rsid w:val="41458B26"/>
    <w:rsid w:val="414BAB58"/>
    <w:rsid w:val="41501188"/>
    <w:rsid w:val="4152B7ED"/>
    <w:rsid w:val="4159EEDB"/>
    <w:rsid w:val="415EACC6"/>
    <w:rsid w:val="41610056"/>
    <w:rsid w:val="4162C4FD"/>
    <w:rsid w:val="41640901"/>
    <w:rsid w:val="417AD962"/>
    <w:rsid w:val="41837F19"/>
    <w:rsid w:val="41842729"/>
    <w:rsid w:val="418863CD"/>
    <w:rsid w:val="41895416"/>
    <w:rsid w:val="418C49D0"/>
    <w:rsid w:val="41A904B9"/>
    <w:rsid w:val="41AAB52B"/>
    <w:rsid w:val="41C442AE"/>
    <w:rsid w:val="41C7A084"/>
    <w:rsid w:val="41C9C51C"/>
    <w:rsid w:val="41CA690A"/>
    <w:rsid w:val="41CB4892"/>
    <w:rsid w:val="41D6EB73"/>
    <w:rsid w:val="41D7C325"/>
    <w:rsid w:val="41D902C6"/>
    <w:rsid w:val="41FA5A78"/>
    <w:rsid w:val="41FAC88D"/>
    <w:rsid w:val="420222C4"/>
    <w:rsid w:val="4215726A"/>
    <w:rsid w:val="421A2237"/>
    <w:rsid w:val="423EA91B"/>
    <w:rsid w:val="4241125D"/>
    <w:rsid w:val="424FEBB8"/>
    <w:rsid w:val="425A055C"/>
    <w:rsid w:val="425FA931"/>
    <w:rsid w:val="426D0547"/>
    <w:rsid w:val="426F1F94"/>
    <w:rsid w:val="427EC8FA"/>
    <w:rsid w:val="42803FA8"/>
    <w:rsid w:val="42832EA6"/>
    <w:rsid w:val="4287C44F"/>
    <w:rsid w:val="428AF132"/>
    <w:rsid w:val="428E47D7"/>
    <w:rsid w:val="428EFDD9"/>
    <w:rsid w:val="42AD0C5B"/>
    <w:rsid w:val="42B3C8C4"/>
    <w:rsid w:val="42B75505"/>
    <w:rsid w:val="42C08EC7"/>
    <w:rsid w:val="42C5A844"/>
    <w:rsid w:val="42D4908E"/>
    <w:rsid w:val="42E907DF"/>
    <w:rsid w:val="42E9367A"/>
    <w:rsid w:val="4310D055"/>
    <w:rsid w:val="43153FEB"/>
    <w:rsid w:val="4316F831"/>
    <w:rsid w:val="431AB84A"/>
    <w:rsid w:val="432504BB"/>
    <w:rsid w:val="432D514F"/>
    <w:rsid w:val="43463CA1"/>
    <w:rsid w:val="4353D9A1"/>
    <w:rsid w:val="43643963"/>
    <w:rsid w:val="4370A7EF"/>
    <w:rsid w:val="438713BA"/>
    <w:rsid w:val="438EE604"/>
    <w:rsid w:val="4393BCE1"/>
    <w:rsid w:val="43A521A0"/>
    <w:rsid w:val="43A5C99B"/>
    <w:rsid w:val="43A90A91"/>
    <w:rsid w:val="43B821C0"/>
    <w:rsid w:val="43B93842"/>
    <w:rsid w:val="43B97DC8"/>
    <w:rsid w:val="43B9EF08"/>
    <w:rsid w:val="43D6AA4E"/>
    <w:rsid w:val="43DD962F"/>
    <w:rsid w:val="43E732C7"/>
    <w:rsid w:val="43E96614"/>
    <w:rsid w:val="43F39832"/>
    <w:rsid w:val="44015462"/>
    <w:rsid w:val="440854C7"/>
    <w:rsid w:val="442944C3"/>
    <w:rsid w:val="443F306F"/>
    <w:rsid w:val="44408D46"/>
    <w:rsid w:val="444976EC"/>
    <w:rsid w:val="444A15DC"/>
    <w:rsid w:val="445719ED"/>
    <w:rsid w:val="44766E99"/>
    <w:rsid w:val="447A5F5F"/>
    <w:rsid w:val="44898315"/>
    <w:rsid w:val="448C08C9"/>
    <w:rsid w:val="448C6B20"/>
    <w:rsid w:val="449672F4"/>
    <w:rsid w:val="449A4CC7"/>
    <w:rsid w:val="44A663BF"/>
    <w:rsid w:val="44B0EF33"/>
    <w:rsid w:val="44B1B17F"/>
    <w:rsid w:val="44B8BFD6"/>
    <w:rsid w:val="44BEDDA3"/>
    <w:rsid w:val="44C27D46"/>
    <w:rsid w:val="44E4DC2F"/>
    <w:rsid w:val="44E53279"/>
    <w:rsid w:val="44E87EBC"/>
    <w:rsid w:val="44FB5B7F"/>
    <w:rsid w:val="44FBCA35"/>
    <w:rsid w:val="4505DEB1"/>
    <w:rsid w:val="450FEEAE"/>
    <w:rsid w:val="45189684"/>
    <w:rsid w:val="451BBF34"/>
    <w:rsid w:val="45227AC0"/>
    <w:rsid w:val="45238F9E"/>
    <w:rsid w:val="4542C6E5"/>
    <w:rsid w:val="4544E40A"/>
    <w:rsid w:val="45454CBA"/>
    <w:rsid w:val="45491717"/>
    <w:rsid w:val="454D3B60"/>
    <w:rsid w:val="455C275F"/>
    <w:rsid w:val="45681CD6"/>
    <w:rsid w:val="4568DE85"/>
    <w:rsid w:val="4568EB3E"/>
    <w:rsid w:val="456DE1B5"/>
    <w:rsid w:val="4571C479"/>
    <w:rsid w:val="4576B755"/>
    <w:rsid w:val="45790646"/>
    <w:rsid w:val="457E88A6"/>
    <w:rsid w:val="45862C5A"/>
    <w:rsid w:val="458D7A9D"/>
    <w:rsid w:val="4596081B"/>
    <w:rsid w:val="459636B2"/>
    <w:rsid w:val="459A8E32"/>
    <w:rsid w:val="45A69BBF"/>
    <w:rsid w:val="45AD1C08"/>
    <w:rsid w:val="45AF31C2"/>
    <w:rsid w:val="45B878BF"/>
    <w:rsid w:val="45BAA049"/>
    <w:rsid w:val="45BEA0D2"/>
    <w:rsid w:val="45C258A7"/>
    <w:rsid w:val="45CA0850"/>
    <w:rsid w:val="45CBF6D2"/>
    <w:rsid w:val="45E0CAE0"/>
    <w:rsid w:val="45EA8B41"/>
    <w:rsid w:val="45EAC4D8"/>
    <w:rsid w:val="45EF8DEB"/>
    <w:rsid w:val="45F299A4"/>
    <w:rsid w:val="45F2C884"/>
    <w:rsid w:val="45F34A04"/>
    <w:rsid w:val="45F6DC82"/>
    <w:rsid w:val="45FB834D"/>
    <w:rsid w:val="4600F489"/>
    <w:rsid w:val="4607612F"/>
    <w:rsid w:val="462380F1"/>
    <w:rsid w:val="46344D05"/>
    <w:rsid w:val="4637A891"/>
    <w:rsid w:val="464CC938"/>
    <w:rsid w:val="4654B13C"/>
    <w:rsid w:val="4654F210"/>
    <w:rsid w:val="46551A0B"/>
    <w:rsid w:val="465894D4"/>
    <w:rsid w:val="465B67E9"/>
    <w:rsid w:val="465EEB33"/>
    <w:rsid w:val="466864DB"/>
    <w:rsid w:val="466B1C6D"/>
    <w:rsid w:val="467EA8FA"/>
    <w:rsid w:val="4689C270"/>
    <w:rsid w:val="468E0A2C"/>
    <w:rsid w:val="46936211"/>
    <w:rsid w:val="46A2544D"/>
    <w:rsid w:val="46A6942C"/>
    <w:rsid w:val="46AEA8B4"/>
    <w:rsid w:val="46B0651C"/>
    <w:rsid w:val="46BB8977"/>
    <w:rsid w:val="46CC39B9"/>
    <w:rsid w:val="46D126AA"/>
    <w:rsid w:val="46D30AAE"/>
    <w:rsid w:val="46F9F09C"/>
    <w:rsid w:val="47117B08"/>
    <w:rsid w:val="471804F4"/>
    <w:rsid w:val="47191247"/>
    <w:rsid w:val="471D688D"/>
    <w:rsid w:val="4727FC6C"/>
    <w:rsid w:val="47331C7A"/>
    <w:rsid w:val="4738120F"/>
    <w:rsid w:val="473AD7EC"/>
    <w:rsid w:val="473E3D74"/>
    <w:rsid w:val="474BDA4A"/>
    <w:rsid w:val="47670481"/>
    <w:rsid w:val="47812575"/>
    <w:rsid w:val="4788D733"/>
    <w:rsid w:val="479755BE"/>
    <w:rsid w:val="47A75271"/>
    <w:rsid w:val="47B6E39F"/>
    <w:rsid w:val="47BD9E98"/>
    <w:rsid w:val="47CA584D"/>
    <w:rsid w:val="47D3E6B2"/>
    <w:rsid w:val="47D9016F"/>
    <w:rsid w:val="47E5F409"/>
    <w:rsid w:val="47F68F07"/>
    <w:rsid w:val="47FA997F"/>
    <w:rsid w:val="47FF4511"/>
    <w:rsid w:val="48070B9E"/>
    <w:rsid w:val="480BE510"/>
    <w:rsid w:val="48314D34"/>
    <w:rsid w:val="483188D3"/>
    <w:rsid w:val="483DC436"/>
    <w:rsid w:val="484043BE"/>
    <w:rsid w:val="48441D88"/>
    <w:rsid w:val="4848222E"/>
    <w:rsid w:val="484D97AB"/>
    <w:rsid w:val="484E7F21"/>
    <w:rsid w:val="485297D6"/>
    <w:rsid w:val="4859E9CB"/>
    <w:rsid w:val="485F1D01"/>
    <w:rsid w:val="4866F7C5"/>
    <w:rsid w:val="4866F852"/>
    <w:rsid w:val="486B0185"/>
    <w:rsid w:val="48752061"/>
    <w:rsid w:val="488337C9"/>
    <w:rsid w:val="48850DE4"/>
    <w:rsid w:val="489027DA"/>
    <w:rsid w:val="4893B837"/>
    <w:rsid w:val="48A573DB"/>
    <w:rsid w:val="48AD8AE6"/>
    <w:rsid w:val="48B567A8"/>
    <w:rsid w:val="48D49661"/>
    <w:rsid w:val="48DD947B"/>
    <w:rsid w:val="48E66AD0"/>
    <w:rsid w:val="48F1A2CE"/>
    <w:rsid w:val="48F4C806"/>
    <w:rsid w:val="48FC3021"/>
    <w:rsid w:val="49043525"/>
    <w:rsid w:val="4904579E"/>
    <w:rsid w:val="490B8746"/>
    <w:rsid w:val="490C8918"/>
    <w:rsid w:val="490E266F"/>
    <w:rsid w:val="49133AC3"/>
    <w:rsid w:val="49149F3B"/>
    <w:rsid w:val="491980D2"/>
    <w:rsid w:val="492281CC"/>
    <w:rsid w:val="49299188"/>
    <w:rsid w:val="492E5AD3"/>
    <w:rsid w:val="49312C1F"/>
    <w:rsid w:val="493BBA9D"/>
    <w:rsid w:val="493F1726"/>
    <w:rsid w:val="494AA11D"/>
    <w:rsid w:val="495129B0"/>
    <w:rsid w:val="496A0F6F"/>
    <w:rsid w:val="49838BF6"/>
    <w:rsid w:val="49A74262"/>
    <w:rsid w:val="49BFBAA9"/>
    <w:rsid w:val="49C9950F"/>
    <w:rsid w:val="49CAB86C"/>
    <w:rsid w:val="49DAA463"/>
    <w:rsid w:val="49DE768E"/>
    <w:rsid w:val="49F1E03E"/>
    <w:rsid w:val="49F81B15"/>
    <w:rsid w:val="49FE39DB"/>
    <w:rsid w:val="49FE7B5E"/>
    <w:rsid w:val="4A0C4FC2"/>
    <w:rsid w:val="4A0F2470"/>
    <w:rsid w:val="4A148E15"/>
    <w:rsid w:val="4A189442"/>
    <w:rsid w:val="4A195BA1"/>
    <w:rsid w:val="4A1A6F83"/>
    <w:rsid w:val="4A2D404C"/>
    <w:rsid w:val="4A44DC80"/>
    <w:rsid w:val="4A4F567C"/>
    <w:rsid w:val="4A653286"/>
    <w:rsid w:val="4A6BD2C0"/>
    <w:rsid w:val="4A93CCE3"/>
    <w:rsid w:val="4A98C505"/>
    <w:rsid w:val="4AA309F1"/>
    <w:rsid w:val="4AAA4A80"/>
    <w:rsid w:val="4ABA9C80"/>
    <w:rsid w:val="4ABEB2C7"/>
    <w:rsid w:val="4AE0D2E1"/>
    <w:rsid w:val="4AE68B6D"/>
    <w:rsid w:val="4AE77F8B"/>
    <w:rsid w:val="4AE8C877"/>
    <w:rsid w:val="4B049F77"/>
    <w:rsid w:val="4B0DAED4"/>
    <w:rsid w:val="4B100227"/>
    <w:rsid w:val="4B1EAA04"/>
    <w:rsid w:val="4B23F9F6"/>
    <w:rsid w:val="4B292172"/>
    <w:rsid w:val="4B31D5EA"/>
    <w:rsid w:val="4B34FDA1"/>
    <w:rsid w:val="4B36CF12"/>
    <w:rsid w:val="4B3A5ABA"/>
    <w:rsid w:val="4B3E7922"/>
    <w:rsid w:val="4B4680B5"/>
    <w:rsid w:val="4B480966"/>
    <w:rsid w:val="4B624014"/>
    <w:rsid w:val="4B6B68B3"/>
    <w:rsid w:val="4B6FEDA3"/>
    <w:rsid w:val="4B87DCAA"/>
    <w:rsid w:val="4B8CB79A"/>
    <w:rsid w:val="4B96CA86"/>
    <w:rsid w:val="4B9DE487"/>
    <w:rsid w:val="4BA02E03"/>
    <w:rsid w:val="4BA261E3"/>
    <w:rsid w:val="4BA2B46B"/>
    <w:rsid w:val="4BACAF1C"/>
    <w:rsid w:val="4BB54609"/>
    <w:rsid w:val="4BB56788"/>
    <w:rsid w:val="4BC055A7"/>
    <w:rsid w:val="4BC0F6A0"/>
    <w:rsid w:val="4BC20186"/>
    <w:rsid w:val="4BDF0863"/>
    <w:rsid w:val="4BE0F323"/>
    <w:rsid w:val="4BE2B97F"/>
    <w:rsid w:val="4BF654D5"/>
    <w:rsid w:val="4BF8BD82"/>
    <w:rsid w:val="4C0A1857"/>
    <w:rsid w:val="4C16C197"/>
    <w:rsid w:val="4C1C41DF"/>
    <w:rsid w:val="4C1C7C25"/>
    <w:rsid w:val="4C20F3DB"/>
    <w:rsid w:val="4C230BBF"/>
    <w:rsid w:val="4C2B42DE"/>
    <w:rsid w:val="4C2BB8F8"/>
    <w:rsid w:val="4C58C87A"/>
    <w:rsid w:val="4C6116A4"/>
    <w:rsid w:val="4C6329EF"/>
    <w:rsid w:val="4C63CD3B"/>
    <w:rsid w:val="4C735B5F"/>
    <w:rsid w:val="4C7A312B"/>
    <w:rsid w:val="4C7E6916"/>
    <w:rsid w:val="4CA6BACB"/>
    <w:rsid w:val="4CAF7F52"/>
    <w:rsid w:val="4CAFEB8E"/>
    <w:rsid w:val="4CB2902B"/>
    <w:rsid w:val="4CC5FC32"/>
    <w:rsid w:val="4CDB42A7"/>
    <w:rsid w:val="4CE0353D"/>
    <w:rsid w:val="4CE5F6F4"/>
    <w:rsid w:val="4CEC6522"/>
    <w:rsid w:val="4CED54D5"/>
    <w:rsid w:val="4D001D55"/>
    <w:rsid w:val="4D0A5D16"/>
    <w:rsid w:val="4D0E3E8D"/>
    <w:rsid w:val="4D17100D"/>
    <w:rsid w:val="4D192DD0"/>
    <w:rsid w:val="4D207D46"/>
    <w:rsid w:val="4D4EA64D"/>
    <w:rsid w:val="4D5A5C36"/>
    <w:rsid w:val="4D5CD9FD"/>
    <w:rsid w:val="4D60C96F"/>
    <w:rsid w:val="4D6C2CF5"/>
    <w:rsid w:val="4D75CC7A"/>
    <w:rsid w:val="4D7DC3FB"/>
    <w:rsid w:val="4D8500E0"/>
    <w:rsid w:val="4D86B02B"/>
    <w:rsid w:val="4D930878"/>
    <w:rsid w:val="4D953E24"/>
    <w:rsid w:val="4DCFA33D"/>
    <w:rsid w:val="4DD7D352"/>
    <w:rsid w:val="4DEE51EB"/>
    <w:rsid w:val="4DF8A67C"/>
    <w:rsid w:val="4DF9BA69"/>
    <w:rsid w:val="4DFD49FC"/>
    <w:rsid w:val="4E078625"/>
    <w:rsid w:val="4E129850"/>
    <w:rsid w:val="4E1D51D4"/>
    <w:rsid w:val="4E23E094"/>
    <w:rsid w:val="4E279055"/>
    <w:rsid w:val="4E2D9020"/>
    <w:rsid w:val="4E304142"/>
    <w:rsid w:val="4E3205A4"/>
    <w:rsid w:val="4E3F49D8"/>
    <w:rsid w:val="4E5C3AB5"/>
    <w:rsid w:val="4E681EB5"/>
    <w:rsid w:val="4E6851AE"/>
    <w:rsid w:val="4E6AAA52"/>
    <w:rsid w:val="4E6EC249"/>
    <w:rsid w:val="4E71D45D"/>
    <w:rsid w:val="4E75EE74"/>
    <w:rsid w:val="4E84D886"/>
    <w:rsid w:val="4E8A2948"/>
    <w:rsid w:val="4E8B47B5"/>
    <w:rsid w:val="4E997C77"/>
    <w:rsid w:val="4E9B60AD"/>
    <w:rsid w:val="4E9E6AE7"/>
    <w:rsid w:val="4EA0FD79"/>
    <w:rsid w:val="4EA21FEB"/>
    <w:rsid w:val="4EAA479E"/>
    <w:rsid w:val="4EB1692F"/>
    <w:rsid w:val="4EB2BE64"/>
    <w:rsid w:val="4EB444AA"/>
    <w:rsid w:val="4EBA66AA"/>
    <w:rsid w:val="4EBD0022"/>
    <w:rsid w:val="4EC39CB8"/>
    <w:rsid w:val="4EC61433"/>
    <w:rsid w:val="4EC7976B"/>
    <w:rsid w:val="4EC93C77"/>
    <w:rsid w:val="4ED77104"/>
    <w:rsid w:val="4EDA7589"/>
    <w:rsid w:val="4EE1997B"/>
    <w:rsid w:val="4EE3E723"/>
    <w:rsid w:val="4EEA1079"/>
    <w:rsid w:val="4F005A1C"/>
    <w:rsid w:val="4F01FFBD"/>
    <w:rsid w:val="4F12B15F"/>
    <w:rsid w:val="4F29FFDE"/>
    <w:rsid w:val="4F3AB601"/>
    <w:rsid w:val="4F4B1811"/>
    <w:rsid w:val="4F4CE670"/>
    <w:rsid w:val="4F536168"/>
    <w:rsid w:val="4F5604E3"/>
    <w:rsid w:val="4F583932"/>
    <w:rsid w:val="4F5DE03A"/>
    <w:rsid w:val="4F68D84C"/>
    <w:rsid w:val="4F7E1FA8"/>
    <w:rsid w:val="4F8E8F3E"/>
    <w:rsid w:val="4F98FC53"/>
    <w:rsid w:val="4F9BF0C8"/>
    <w:rsid w:val="4FA2CE4E"/>
    <w:rsid w:val="4FA5C57A"/>
    <w:rsid w:val="4FA733E2"/>
    <w:rsid w:val="4FAA64F1"/>
    <w:rsid w:val="4FB61E72"/>
    <w:rsid w:val="4FB6B69E"/>
    <w:rsid w:val="4FCA5F51"/>
    <w:rsid w:val="4FD0B1BF"/>
    <w:rsid w:val="4FD8109A"/>
    <w:rsid w:val="4FDB224F"/>
    <w:rsid w:val="4FDC6B54"/>
    <w:rsid w:val="4FFFC584"/>
    <w:rsid w:val="5006A1F4"/>
    <w:rsid w:val="50076DD9"/>
    <w:rsid w:val="50104DD8"/>
    <w:rsid w:val="501E9355"/>
    <w:rsid w:val="5024EFFC"/>
    <w:rsid w:val="5025DF2C"/>
    <w:rsid w:val="50264C86"/>
    <w:rsid w:val="50438E3D"/>
    <w:rsid w:val="5047BE07"/>
    <w:rsid w:val="504DC933"/>
    <w:rsid w:val="50514DFC"/>
    <w:rsid w:val="50626E08"/>
    <w:rsid w:val="506A3BD3"/>
    <w:rsid w:val="506BD789"/>
    <w:rsid w:val="506C5F06"/>
    <w:rsid w:val="506CE324"/>
    <w:rsid w:val="508047E9"/>
    <w:rsid w:val="508BBEFC"/>
    <w:rsid w:val="50C2A06D"/>
    <w:rsid w:val="50C825A1"/>
    <w:rsid w:val="50D5EF58"/>
    <w:rsid w:val="50E3CD13"/>
    <w:rsid w:val="50E5D07A"/>
    <w:rsid w:val="50EAED06"/>
    <w:rsid w:val="50EC8B35"/>
    <w:rsid w:val="50F0669B"/>
    <w:rsid w:val="50FC272B"/>
    <w:rsid w:val="51006506"/>
    <w:rsid w:val="51094B1F"/>
    <w:rsid w:val="512388F5"/>
    <w:rsid w:val="512421D7"/>
    <w:rsid w:val="51265343"/>
    <w:rsid w:val="512B3C3C"/>
    <w:rsid w:val="512C62EA"/>
    <w:rsid w:val="512D57EA"/>
    <w:rsid w:val="5131A1C0"/>
    <w:rsid w:val="51337650"/>
    <w:rsid w:val="513A3AD7"/>
    <w:rsid w:val="513CC3F3"/>
    <w:rsid w:val="5145F634"/>
    <w:rsid w:val="5147E109"/>
    <w:rsid w:val="51571B5B"/>
    <w:rsid w:val="5157CC61"/>
    <w:rsid w:val="5159D205"/>
    <w:rsid w:val="518D2410"/>
    <w:rsid w:val="518FEBB8"/>
    <w:rsid w:val="519473B7"/>
    <w:rsid w:val="51A1886E"/>
    <w:rsid w:val="51C7060C"/>
    <w:rsid w:val="51D24D83"/>
    <w:rsid w:val="51E1C9DE"/>
    <w:rsid w:val="51E3735A"/>
    <w:rsid w:val="51E89C6B"/>
    <w:rsid w:val="51EAC474"/>
    <w:rsid w:val="51F101E4"/>
    <w:rsid w:val="51F51CD2"/>
    <w:rsid w:val="51FECA74"/>
    <w:rsid w:val="521C4131"/>
    <w:rsid w:val="521F371D"/>
    <w:rsid w:val="5224C04B"/>
    <w:rsid w:val="5226EE7D"/>
    <w:rsid w:val="5227B846"/>
    <w:rsid w:val="52388EB2"/>
    <w:rsid w:val="525457A4"/>
    <w:rsid w:val="525BA9B9"/>
    <w:rsid w:val="5261FB29"/>
    <w:rsid w:val="52626896"/>
    <w:rsid w:val="5274AE9A"/>
    <w:rsid w:val="5275F028"/>
    <w:rsid w:val="5279D148"/>
    <w:rsid w:val="5282FC39"/>
    <w:rsid w:val="528568CC"/>
    <w:rsid w:val="5291DBE9"/>
    <w:rsid w:val="5294C7AB"/>
    <w:rsid w:val="529B9CFD"/>
    <w:rsid w:val="52AA2F55"/>
    <w:rsid w:val="52B0752A"/>
    <w:rsid w:val="52B5BA76"/>
    <w:rsid w:val="52BB558D"/>
    <w:rsid w:val="52BC0187"/>
    <w:rsid w:val="52C6B21F"/>
    <w:rsid w:val="52D9E4D4"/>
    <w:rsid w:val="52DECB35"/>
    <w:rsid w:val="52F33159"/>
    <w:rsid w:val="52F39A95"/>
    <w:rsid w:val="52F57B6F"/>
    <w:rsid w:val="53229796"/>
    <w:rsid w:val="533CBC13"/>
    <w:rsid w:val="533E0442"/>
    <w:rsid w:val="53408C7F"/>
    <w:rsid w:val="534A3CE1"/>
    <w:rsid w:val="5352758B"/>
    <w:rsid w:val="53544112"/>
    <w:rsid w:val="535657B0"/>
    <w:rsid w:val="5356FA9A"/>
    <w:rsid w:val="53589002"/>
    <w:rsid w:val="5379C5C9"/>
    <w:rsid w:val="5383AC6C"/>
    <w:rsid w:val="53931576"/>
    <w:rsid w:val="5393ECE3"/>
    <w:rsid w:val="53A452DE"/>
    <w:rsid w:val="53AB1FCC"/>
    <w:rsid w:val="53BA7D38"/>
    <w:rsid w:val="53BBD291"/>
    <w:rsid w:val="53BC951B"/>
    <w:rsid w:val="53BDFA6D"/>
    <w:rsid w:val="53CEDB7B"/>
    <w:rsid w:val="53D43FB0"/>
    <w:rsid w:val="53D44381"/>
    <w:rsid w:val="53E52595"/>
    <w:rsid w:val="53E5671F"/>
    <w:rsid w:val="53E69008"/>
    <w:rsid w:val="53EEA1B0"/>
    <w:rsid w:val="53EF3E94"/>
    <w:rsid w:val="53EF6509"/>
    <w:rsid w:val="53F18CB9"/>
    <w:rsid w:val="53F3916F"/>
    <w:rsid w:val="5405D546"/>
    <w:rsid w:val="540718FC"/>
    <w:rsid w:val="540B4EF4"/>
    <w:rsid w:val="5410B004"/>
    <w:rsid w:val="541D4B7F"/>
    <w:rsid w:val="542F6E23"/>
    <w:rsid w:val="54433584"/>
    <w:rsid w:val="54474405"/>
    <w:rsid w:val="544A48FD"/>
    <w:rsid w:val="546188F8"/>
    <w:rsid w:val="54714BDF"/>
    <w:rsid w:val="547FB771"/>
    <w:rsid w:val="549641B9"/>
    <w:rsid w:val="549DA581"/>
    <w:rsid w:val="54AE9204"/>
    <w:rsid w:val="54B94EE5"/>
    <w:rsid w:val="54BA9078"/>
    <w:rsid w:val="54BD5158"/>
    <w:rsid w:val="54C10283"/>
    <w:rsid w:val="54CD9523"/>
    <w:rsid w:val="54D7D2F6"/>
    <w:rsid w:val="54DC6284"/>
    <w:rsid w:val="54DEB86B"/>
    <w:rsid w:val="54DF81B9"/>
    <w:rsid w:val="54EE31A5"/>
    <w:rsid w:val="54EFF0B1"/>
    <w:rsid w:val="54F48410"/>
    <w:rsid w:val="54FA68C2"/>
    <w:rsid w:val="54FB5C4C"/>
    <w:rsid w:val="55052741"/>
    <w:rsid w:val="550FA19B"/>
    <w:rsid w:val="551F4E51"/>
    <w:rsid w:val="55277800"/>
    <w:rsid w:val="5532DC1F"/>
    <w:rsid w:val="5545C06F"/>
    <w:rsid w:val="5548A24E"/>
    <w:rsid w:val="5548F274"/>
    <w:rsid w:val="554AFFFF"/>
    <w:rsid w:val="5551D3DA"/>
    <w:rsid w:val="55559272"/>
    <w:rsid w:val="555B38C9"/>
    <w:rsid w:val="555B7CB1"/>
    <w:rsid w:val="555E8DF0"/>
    <w:rsid w:val="555F8836"/>
    <w:rsid w:val="55603562"/>
    <w:rsid w:val="556356CF"/>
    <w:rsid w:val="55668D48"/>
    <w:rsid w:val="556CECA9"/>
    <w:rsid w:val="557B52A0"/>
    <w:rsid w:val="557EA2E6"/>
    <w:rsid w:val="558CF1E9"/>
    <w:rsid w:val="5593476D"/>
    <w:rsid w:val="55964F80"/>
    <w:rsid w:val="55A02620"/>
    <w:rsid w:val="55A874EF"/>
    <w:rsid w:val="55D1902D"/>
    <w:rsid w:val="55D7B2AA"/>
    <w:rsid w:val="55D898AE"/>
    <w:rsid w:val="55FA13C9"/>
    <w:rsid w:val="5602877E"/>
    <w:rsid w:val="5603BB01"/>
    <w:rsid w:val="561021A1"/>
    <w:rsid w:val="561327B1"/>
    <w:rsid w:val="561C3EF7"/>
    <w:rsid w:val="561CB29A"/>
    <w:rsid w:val="5621AB62"/>
    <w:rsid w:val="56299C75"/>
    <w:rsid w:val="562C030D"/>
    <w:rsid w:val="5634EB4F"/>
    <w:rsid w:val="56464B03"/>
    <w:rsid w:val="5648A726"/>
    <w:rsid w:val="564F561C"/>
    <w:rsid w:val="566F9C10"/>
    <w:rsid w:val="567A88CC"/>
    <w:rsid w:val="5693C66A"/>
    <w:rsid w:val="56A45D32"/>
    <w:rsid w:val="56A500B5"/>
    <w:rsid w:val="56C29307"/>
    <w:rsid w:val="56C352E4"/>
    <w:rsid w:val="56C81F3E"/>
    <w:rsid w:val="56C83EB4"/>
    <w:rsid w:val="56C88AF2"/>
    <w:rsid w:val="56D35E7D"/>
    <w:rsid w:val="56DB94F7"/>
    <w:rsid w:val="5701F835"/>
    <w:rsid w:val="5705C830"/>
    <w:rsid w:val="57140439"/>
    <w:rsid w:val="57160781"/>
    <w:rsid w:val="571EDD12"/>
    <w:rsid w:val="571F6805"/>
    <w:rsid w:val="573EAC47"/>
    <w:rsid w:val="574F67AD"/>
    <w:rsid w:val="57535F17"/>
    <w:rsid w:val="575513BC"/>
    <w:rsid w:val="57598F7C"/>
    <w:rsid w:val="575A1E8A"/>
    <w:rsid w:val="575F80B7"/>
    <w:rsid w:val="5761802A"/>
    <w:rsid w:val="5766AEBE"/>
    <w:rsid w:val="57750DD3"/>
    <w:rsid w:val="5780E048"/>
    <w:rsid w:val="57A1EEAD"/>
    <w:rsid w:val="57B7BE8B"/>
    <w:rsid w:val="57BEC5EF"/>
    <w:rsid w:val="57C1A4FD"/>
    <w:rsid w:val="57C25294"/>
    <w:rsid w:val="57D11CF0"/>
    <w:rsid w:val="57DBA2B2"/>
    <w:rsid w:val="57DBC446"/>
    <w:rsid w:val="57E409F0"/>
    <w:rsid w:val="57E764BD"/>
    <w:rsid w:val="57EAB948"/>
    <w:rsid w:val="57EDAE64"/>
    <w:rsid w:val="580E4DA0"/>
    <w:rsid w:val="5818C401"/>
    <w:rsid w:val="5818D25A"/>
    <w:rsid w:val="582C754F"/>
    <w:rsid w:val="582EDAD7"/>
    <w:rsid w:val="583AE48B"/>
    <w:rsid w:val="5851F856"/>
    <w:rsid w:val="5852ADB1"/>
    <w:rsid w:val="5852BF63"/>
    <w:rsid w:val="585C7FD3"/>
    <w:rsid w:val="58618125"/>
    <w:rsid w:val="58625495"/>
    <w:rsid w:val="5867D081"/>
    <w:rsid w:val="5873BB27"/>
    <w:rsid w:val="58750533"/>
    <w:rsid w:val="58783263"/>
    <w:rsid w:val="5879146C"/>
    <w:rsid w:val="5880C84E"/>
    <w:rsid w:val="5883C160"/>
    <w:rsid w:val="5893BDD9"/>
    <w:rsid w:val="58946E12"/>
    <w:rsid w:val="58A50E49"/>
    <w:rsid w:val="58AEE7D8"/>
    <w:rsid w:val="58C71D6F"/>
    <w:rsid w:val="58CFE70C"/>
    <w:rsid w:val="58D304B2"/>
    <w:rsid w:val="58DA4AE3"/>
    <w:rsid w:val="58DB320C"/>
    <w:rsid w:val="58E7C2E7"/>
    <w:rsid w:val="58EC96ED"/>
    <w:rsid w:val="58F08650"/>
    <w:rsid w:val="58F0ECA3"/>
    <w:rsid w:val="58F69D69"/>
    <w:rsid w:val="58F6F0CB"/>
    <w:rsid w:val="5908B025"/>
    <w:rsid w:val="591DD5EB"/>
    <w:rsid w:val="59325121"/>
    <w:rsid w:val="59378876"/>
    <w:rsid w:val="59389677"/>
    <w:rsid w:val="5952A5B4"/>
    <w:rsid w:val="597D6616"/>
    <w:rsid w:val="5989E27D"/>
    <w:rsid w:val="598BFEEA"/>
    <w:rsid w:val="5990B4D3"/>
    <w:rsid w:val="59988CE3"/>
    <w:rsid w:val="59B2F35C"/>
    <w:rsid w:val="59B8BA7E"/>
    <w:rsid w:val="59CC57D6"/>
    <w:rsid w:val="59D118A3"/>
    <w:rsid w:val="59D3AA6F"/>
    <w:rsid w:val="59E4A29C"/>
    <w:rsid w:val="59E9537B"/>
    <w:rsid w:val="59FABA2B"/>
    <w:rsid w:val="5A04FB56"/>
    <w:rsid w:val="5A0BE28C"/>
    <w:rsid w:val="5A0FC2F8"/>
    <w:rsid w:val="5A34AD95"/>
    <w:rsid w:val="5A355453"/>
    <w:rsid w:val="5A3AAE56"/>
    <w:rsid w:val="5A3EDDAA"/>
    <w:rsid w:val="5A464FF1"/>
    <w:rsid w:val="5A54F20F"/>
    <w:rsid w:val="5A62EDD0"/>
    <w:rsid w:val="5A6B7CBE"/>
    <w:rsid w:val="5A6BA38A"/>
    <w:rsid w:val="5A761C70"/>
    <w:rsid w:val="5A81CB89"/>
    <w:rsid w:val="5A98751B"/>
    <w:rsid w:val="5A9B0424"/>
    <w:rsid w:val="5AA5C5E8"/>
    <w:rsid w:val="5ABEAAB0"/>
    <w:rsid w:val="5AC437AE"/>
    <w:rsid w:val="5AD34D0C"/>
    <w:rsid w:val="5AD6C702"/>
    <w:rsid w:val="5ADEE4CA"/>
    <w:rsid w:val="5AE0D9D8"/>
    <w:rsid w:val="5AE24A35"/>
    <w:rsid w:val="5AEB0638"/>
    <w:rsid w:val="5AF38A9F"/>
    <w:rsid w:val="5AFC3440"/>
    <w:rsid w:val="5B023D93"/>
    <w:rsid w:val="5B073982"/>
    <w:rsid w:val="5B0805C2"/>
    <w:rsid w:val="5B0A6115"/>
    <w:rsid w:val="5B0D22D4"/>
    <w:rsid w:val="5B17CBD3"/>
    <w:rsid w:val="5B190408"/>
    <w:rsid w:val="5B1927AC"/>
    <w:rsid w:val="5B1BBA4F"/>
    <w:rsid w:val="5B1E9951"/>
    <w:rsid w:val="5B2058F7"/>
    <w:rsid w:val="5B2BE463"/>
    <w:rsid w:val="5B353096"/>
    <w:rsid w:val="5B3AE6EE"/>
    <w:rsid w:val="5B47A1F6"/>
    <w:rsid w:val="5B4EFACB"/>
    <w:rsid w:val="5B5126ED"/>
    <w:rsid w:val="5B64B165"/>
    <w:rsid w:val="5B664C9E"/>
    <w:rsid w:val="5B6C5C10"/>
    <w:rsid w:val="5B7CA8C0"/>
    <w:rsid w:val="5B7EE4F2"/>
    <w:rsid w:val="5B812194"/>
    <w:rsid w:val="5B858699"/>
    <w:rsid w:val="5B8C8048"/>
    <w:rsid w:val="5B955279"/>
    <w:rsid w:val="5B9DCCDC"/>
    <w:rsid w:val="5BACD1FF"/>
    <w:rsid w:val="5BAD72F6"/>
    <w:rsid w:val="5BB37A6F"/>
    <w:rsid w:val="5BBDC4FB"/>
    <w:rsid w:val="5BCBF4B1"/>
    <w:rsid w:val="5C022EEB"/>
    <w:rsid w:val="5C07BDD7"/>
    <w:rsid w:val="5C08297B"/>
    <w:rsid w:val="5C118B8C"/>
    <w:rsid w:val="5C1BB11D"/>
    <w:rsid w:val="5C1D2F1B"/>
    <w:rsid w:val="5C1DDD9E"/>
    <w:rsid w:val="5C1E30C4"/>
    <w:rsid w:val="5C2550F0"/>
    <w:rsid w:val="5C303F8B"/>
    <w:rsid w:val="5C32868D"/>
    <w:rsid w:val="5C390FBB"/>
    <w:rsid w:val="5C424210"/>
    <w:rsid w:val="5C483E12"/>
    <w:rsid w:val="5C4E3177"/>
    <w:rsid w:val="5C58F822"/>
    <w:rsid w:val="5C5BB25C"/>
    <w:rsid w:val="5C5BFD8A"/>
    <w:rsid w:val="5C63F29E"/>
    <w:rsid w:val="5C75A9F0"/>
    <w:rsid w:val="5C86AF64"/>
    <w:rsid w:val="5C86EB46"/>
    <w:rsid w:val="5C874CD5"/>
    <w:rsid w:val="5C8AA1B7"/>
    <w:rsid w:val="5CA3EC9D"/>
    <w:rsid w:val="5CAA8193"/>
    <w:rsid w:val="5CAFE570"/>
    <w:rsid w:val="5CC5217A"/>
    <w:rsid w:val="5CD376F3"/>
    <w:rsid w:val="5CD987E2"/>
    <w:rsid w:val="5CE2B484"/>
    <w:rsid w:val="5CE6F011"/>
    <w:rsid w:val="5CE90FC0"/>
    <w:rsid w:val="5CF3D704"/>
    <w:rsid w:val="5D005296"/>
    <w:rsid w:val="5D04973C"/>
    <w:rsid w:val="5D126F52"/>
    <w:rsid w:val="5D1794DD"/>
    <w:rsid w:val="5D2F24F3"/>
    <w:rsid w:val="5D314919"/>
    <w:rsid w:val="5D4D005D"/>
    <w:rsid w:val="5D511C55"/>
    <w:rsid w:val="5D5FC688"/>
    <w:rsid w:val="5D60896B"/>
    <w:rsid w:val="5D67517C"/>
    <w:rsid w:val="5D6E2829"/>
    <w:rsid w:val="5D738D4D"/>
    <w:rsid w:val="5D81ACCA"/>
    <w:rsid w:val="5D8B11B1"/>
    <w:rsid w:val="5D93C631"/>
    <w:rsid w:val="5D96A0DA"/>
    <w:rsid w:val="5DA1707A"/>
    <w:rsid w:val="5DA3D323"/>
    <w:rsid w:val="5DA54BCD"/>
    <w:rsid w:val="5DC00494"/>
    <w:rsid w:val="5DCCFC3A"/>
    <w:rsid w:val="5DD366EE"/>
    <w:rsid w:val="5DDA5966"/>
    <w:rsid w:val="5DEAC2D0"/>
    <w:rsid w:val="5DEC0CDA"/>
    <w:rsid w:val="5DFB4246"/>
    <w:rsid w:val="5DFD6631"/>
    <w:rsid w:val="5E23730C"/>
    <w:rsid w:val="5E26A12F"/>
    <w:rsid w:val="5E39DC8B"/>
    <w:rsid w:val="5E4284A4"/>
    <w:rsid w:val="5E4FAB39"/>
    <w:rsid w:val="5E5F6A87"/>
    <w:rsid w:val="5E6BD690"/>
    <w:rsid w:val="5E707B17"/>
    <w:rsid w:val="5E804393"/>
    <w:rsid w:val="5E99BBBF"/>
    <w:rsid w:val="5EA173AA"/>
    <w:rsid w:val="5EADD505"/>
    <w:rsid w:val="5EB6725F"/>
    <w:rsid w:val="5ED176A8"/>
    <w:rsid w:val="5ED648E8"/>
    <w:rsid w:val="5ED67F10"/>
    <w:rsid w:val="5EDF7C75"/>
    <w:rsid w:val="5EF2DA6F"/>
    <w:rsid w:val="5EFAC43A"/>
    <w:rsid w:val="5F06552B"/>
    <w:rsid w:val="5F181E93"/>
    <w:rsid w:val="5F19B2D2"/>
    <w:rsid w:val="5F1C9112"/>
    <w:rsid w:val="5F279583"/>
    <w:rsid w:val="5F2CFE99"/>
    <w:rsid w:val="5F3D32C7"/>
    <w:rsid w:val="5F42DBF5"/>
    <w:rsid w:val="5F498863"/>
    <w:rsid w:val="5F4E39F1"/>
    <w:rsid w:val="5F62685D"/>
    <w:rsid w:val="5F65198A"/>
    <w:rsid w:val="5F6EF57E"/>
    <w:rsid w:val="5F901FF3"/>
    <w:rsid w:val="5FA5DCFF"/>
    <w:rsid w:val="5FA719D0"/>
    <w:rsid w:val="5FADEE1C"/>
    <w:rsid w:val="5FC08705"/>
    <w:rsid w:val="5FC2F990"/>
    <w:rsid w:val="5FC98E7D"/>
    <w:rsid w:val="5FCF6F04"/>
    <w:rsid w:val="5FD44515"/>
    <w:rsid w:val="5FDEE008"/>
    <w:rsid w:val="5FE042EE"/>
    <w:rsid w:val="5FE8E2C3"/>
    <w:rsid w:val="5FEE30B0"/>
    <w:rsid w:val="5FF64719"/>
    <w:rsid w:val="5FFD74CE"/>
    <w:rsid w:val="5FFEC2CC"/>
    <w:rsid w:val="600A9498"/>
    <w:rsid w:val="6015276E"/>
    <w:rsid w:val="60249F48"/>
    <w:rsid w:val="6049A566"/>
    <w:rsid w:val="604E7184"/>
    <w:rsid w:val="60580F40"/>
    <w:rsid w:val="605AD3F8"/>
    <w:rsid w:val="6062701B"/>
    <w:rsid w:val="60662146"/>
    <w:rsid w:val="606A68B4"/>
    <w:rsid w:val="607C60A6"/>
    <w:rsid w:val="6080A00E"/>
    <w:rsid w:val="6086A7E1"/>
    <w:rsid w:val="60924324"/>
    <w:rsid w:val="60936BEC"/>
    <w:rsid w:val="60ACBBE5"/>
    <w:rsid w:val="60AD913D"/>
    <w:rsid w:val="60DA6A4C"/>
    <w:rsid w:val="60DBDE79"/>
    <w:rsid w:val="60DC7BF5"/>
    <w:rsid w:val="60E47E52"/>
    <w:rsid w:val="60EAE55A"/>
    <w:rsid w:val="60EC51E2"/>
    <w:rsid w:val="60EEED37"/>
    <w:rsid w:val="60F5B085"/>
    <w:rsid w:val="60F93E20"/>
    <w:rsid w:val="61022489"/>
    <w:rsid w:val="61050554"/>
    <w:rsid w:val="6107ED76"/>
    <w:rsid w:val="611529FE"/>
    <w:rsid w:val="61162146"/>
    <w:rsid w:val="61162F02"/>
    <w:rsid w:val="6129BCBF"/>
    <w:rsid w:val="612ED519"/>
    <w:rsid w:val="6145B37A"/>
    <w:rsid w:val="614823C0"/>
    <w:rsid w:val="6153899F"/>
    <w:rsid w:val="61565FDC"/>
    <w:rsid w:val="616107DA"/>
    <w:rsid w:val="6161D50C"/>
    <w:rsid w:val="6163EF4C"/>
    <w:rsid w:val="6169F74E"/>
    <w:rsid w:val="616CC8B0"/>
    <w:rsid w:val="61765AB3"/>
    <w:rsid w:val="6178C9EE"/>
    <w:rsid w:val="61904208"/>
    <w:rsid w:val="6193DD94"/>
    <w:rsid w:val="61A75350"/>
    <w:rsid w:val="61B0286E"/>
    <w:rsid w:val="61B46353"/>
    <w:rsid w:val="61BD99E1"/>
    <w:rsid w:val="61C441B3"/>
    <w:rsid w:val="61C63FB3"/>
    <w:rsid w:val="61D2E711"/>
    <w:rsid w:val="61DBFD13"/>
    <w:rsid w:val="61DCE9E7"/>
    <w:rsid w:val="61DF9C47"/>
    <w:rsid w:val="61F33888"/>
    <w:rsid w:val="61F8F49A"/>
    <w:rsid w:val="61F99D46"/>
    <w:rsid w:val="62025E70"/>
    <w:rsid w:val="62121818"/>
    <w:rsid w:val="62277ED7"/>
    <w:rsid w:val="6231E579"/>
    <w:rsid w:val="623C4134"/>
    <w:rsid w:val="623CE301"/>
    <w:rsid w:val="62474264"/>
    <w:rsid w:val="6247F4A8"/>
    <w:rsid w:val="6250FD85"/>
    <w:rsid w:val="6258E852"/>
    <w:rsid w:val="6260C5B2"/>
    <w:rsid w:val="6261072F"/>
    <w:rsid w:val="6263DED0"/>
    <w:rsid w:val="6267F9C7"/>
    <w:rsid w:val="62690C04"/>
    <w:rsid w:val="62756EC1"/>
    <w:rsid w:val="62822A87"/>
    <w:rsid w:val="628870DC"/>
    <w:rsid w:val="62A40111"/>
    <w:rsid w:val="62A69F9A"/>
    <w:rsid w:val="62ABA670"/>
    <w:rsid w:val="62ACA737"/>
    <w:rsid w:val="62AF7A0B"/>
    <w:rsid w:val="62B79024"/>
    <w:rsid w:val="62C29E42"/>
    <w:rsid w:val="62C8D79C"/>
    <w:rsid w:val="62CD6D79"/>
    <w:rsid w:val="62D417C8"/>
    <w:rsid w:val="62D58394"/>
    <w:rsid w:val="62DD5651"/>
    <w:rsid w:val="62DF0FBB"/>
    <w:rsid w:val="62E76C60"/>
    <w:rsid w:val="62EE7682"/>
    <w:rsid w:val="62F9D241"/>
    <w:rsid w:val="62FB70A3"/>
    <w:rsid w:val="62FD2D76"/>
    <w:rsid w:val="62FF536C"/>
    <w:rsid w:val="63098A88"/>
    <w:rsid w:val="630C4750"/>
    <w:rsid w:val="6316B3F5"/>
    <w:rsid w:val="632D097B"/>
    <w:rsid w:val="632EFAED"/>
    <w:rsid w:val="6330BCAE"/>
    <w:rsid w:val="6335C6AB"/>
    <w:rsid w:val="634A2324"/>
    <w:rsid w:val="634E78E8"/>
    <w:rsid w:val="635DA191"/>
    <w:rsid w:val="63629768"/>
    <w:rsid w:val="6369579A"/>
    <w:rsid w:val="63763191"/>
    <w:rsid w:val="6380E802"/>
    <w:rsid w:val="63814628"/>
    <w:rsid w:val="638CF7D4"/>
    <w:rsid w:val="639B2FA1"/>
    <w:rsid w:val="639F2998"/>
    <w:rsid w:val="63A01A6A"/>
    <w:rsid w:val="63A19AD2"/>
    <w:rsid w:val="63A1B25F"/>
    <w:rsid w:val="63BDE2E3"/>
    <w:rsid w:val="63C1A260"/>
    <w:rsid w:val="63C64A29"/>
    <w:rsid w:val="63C92207"/>
    <w:rsid w:val="63DB92C7"/>
    <w:rsid w:val="63DC26A2"/>
    <w:rsid w:val="63DE82C3"/>
    <w:rsid w:val="63F5A3B2"/>
    <w:rsid w:val="63F97A7D"/>
    <w:rsid w:val="63FE7DC7"/>
    <w:rsid w:val="64009D74"/>
    <w:rsid w:val="64028F3E"/>
    <w:rsid w:val="640A6284"/>
    <w:rsid w:val="6435C964"/>
    <w:rsid w:val="643D8A4C"/>
    <w:rsid w:val="6441F4A3"/>
    <w:rsid w:val="64565B80"/>
    <w:rsid w:val="6464B37A"/>
    <w:rsid w:val="64682F62"/>
    <w:rsid w:val="646CF794"/>
    <w:rsid w:val="6470041E"/>
    <w:rsid w:val="64B006F3"/>
    <w:rsid w:val="64B0B500"/>
    <w:rsid w:val="64B53DDE"/>
    <w:rsid w:val="64B6241B"/>
    <w:rsid w:val="64C39353"/>
    <w:rsid w:val="64C3B295"/>
    <w:rsid w:val="64C85775"/>
    <w:rsid w:val="64D0396D"/>
    <w:rsid w:val="64DF148E"/>
    <w:rsid w:val="64FB5258"/>
    <w:rsid w:val="6501A84E"/>
    <w:rsid w:val="650462DB"/>
    <w:rsid w:val="650BCDFE"/>
    <w:rsid w:val="650F5746"/>
    <w:rsid w:val="6519AD10"/>
    <w:rsid w:val="651B6CE7"/>
    <w:rsid w:val="651F716F"/>
    <w:rsid w:val="6525F658"/>
    <w:rsid w:val="6538AA92"/>
    <w:rsid w:val="653DCA1B"/>
    <w:rsid w:val="6541668F"/>
    <w:rsid w:val="6545EC27"/>
    <w:rsid w:val="65487F8C"/>
    <w:rsid w:val="654B6C3E"/>
    <w:rsid w:val="654CA146"/>
    <w:rsid w:val="655029E9"/>
    <w:rsid w:val="6550B106"/>
    <w:rsid w:val="6552C979"/>
    <w:rsid w:val="65540B09"/>
    <w:rsid w:val="655C600C"/>
    <w:rsid w:val="6560E637"/>
    <w:rsid w:val="6561D91E"/>
    <w:rsid w:val="65712CE8"/>
    <w:rsid w:val="65716440"/>
    <w:rsid w:val="658D672B"/>
    <w:rsid w:val="659ECD98"/>
    <w:rsid w:val="65AB08F7"/>
    <w:rsid w:val="65B41ABC"/>
    <w:rsid w:val="65B4D8B9"/>
    <w:rsid w:val="65D4E298"/>
    <w:rsid w:val="65DED3EF"/>
    <w:rsid w:val="65EA1EB6"/>
    <w:rsid w:val="65EF62A9"/>
    <w:rsid w:val="65FBD9D4"/>
    <w:rsid w:val="66120EAB"/>
    <w:rsid w:val="66192882"/>
    <w:rsid w:val="663169F1"/>
    <w:rsid w:val="663CF5F9"/>
    <w:rsid w:val="664DF3B7"/>
    <w:rsid w:val="6661F661"/>
    <w:rsid w:val="666717F5"/>
    <w:rsid w:val="666FCC4F"/>
    <w:rsid w:val="6673C286"/>
    <w:rsid w:val="667BF17B"/>
    <w:rsid w:val="668268D1"/>
    <w:rsid w:val="6689437D"/>
    <w:rsid w:val="668F0277"/>
    <w:rsid w:val="66AFA912"/>
    <w:rsid w:val="66B43111"/>
    <w:rsid w:val="66BA6FB7"/>
    <w:rsid w:val="66BCACD3"/>
    <w:rsid w:val="66C4606A"/>
    <w:rsid w:val="66CE64DA"/>
    <w:rsid w:val="66D30A97"/>
    <w:rsid w:val="66D4BC73"/>
    <w:rsid w:val="66E50B1D"/>
    <w:rsid w:val="66E79A0C"/>
    <w:rsid w:val="66F2BD34"/>
    <w:rsid w:val="66FE26AF"/>
    <w:rsid w:val="6708D38D"/>
    <w:rsid w:val="670A2C70"/>
    <w:rsid w:val="67130F22"/>
    <w:rsid w:val="671C2ABF"/>
    <w:rsid w:val="6725A748"/>
    <w:rsid w:val="6726B9E2"/>
    <w:rsid w:val="6729FFBD"/>
    <w:rsid w:val="672E0B41"/>
    <w:rsid w:val="672EEA68"/>
    <w:rsid w:val="6745E971"/>
    <w:rsid w:val="674F0B4D"/>
    <w:rsid w:val="67515393"/>
    <w:rsid w:val="67527947"/>
    <w:rsid w:val="67641727"/>
    <w:rsid w:val="67642CDE"/>
    <w:rsid w:val="67647A54"/>
    <w:rsid w:val="6768B3FA"/>
    <w:rsid w:val="6773348A"/>
    <w:rsid w:val="6773A4F7"/>
    <w:rsid w:val="67749E17"/>
    <w:rsid w:val="6777B44E"/>
    <w:rsid w:val="677829F2"/>
    <w:rsid w:val="6779AF04"/>
    <w:rsid w:val="6790BED4"/>
    <w:rsid w:val="679EF46B"/>
    <w:rsid w:val="67A6A7A0"/>
    <w:rsid w:val="67AA3DFD"/>
    <w:rsid w:val="67B4E8E9"/>
    <w:rsid w:val="67CB8CE5"/>
    <w:rsid w:val="67D334AA"/>
    <w:rsid w:val="67D63D7D"/>
    <w:rsid w:val="67EF997E"/>
    <w:rsid w:val="680B0C12"/>
    <w:rsid w:val="6815DFA6"/>
    <w:rsid w:val="681BD2D3"/>
    <w:rsid w:val="682A97A2"/>
    <w:rsid w:val="68334979"/>
    <w:rsid w:val="6846318A"/>
    <w:rsid w:val="6846B6AF"/>
    <w:rsid w:val="68490A2E"/>
    <w:rsid w:val="684EE599"/>
    <w:rsid w:val="685A2F5D"/>
    <w:rsid w:val="686D0751"/>
    <w:rsid w:val="6871B897"/>
    <w:rsid w:val="6878D8EC"/>
    <w:rsid w:val="68824B1B"/>
    <w:rsid w:val="6882638B"/>
    <w:rsid w:val="6884C0A4"/>
    <w:rsid w:val="68987B32"/>
    <w:rsid w:val="68A9124C"/>
    <w:rsid w:val="68C3A7BF"/>
    <w:rsid w:val="68CD4CBE"/>
    <w:rsid w:val="68D064F0"/>
    <w:rsid w:val="68E01762"/>
    <w:rsid w:val="68E302E9"/>
    <w:rsid w:val="68E71902"/>
    <w:rsid w:val="68F9D3E7"/>
    <w:rsid w:val="68FB0524"/>
    <w:rsid w:val="68FC08CB"/>
    <w:rsid w:val="68FD37A2"/>
    <w:rsid w:val="6903405D"/>
    <w:rsid w:val="6907DF7C"/>
    <w:rsid w:val="6914F5A0"/>
    <w:rsid w:val="6922030C"/>
    <w:rsid w:val="6929EB11"/>
    <w:rsid w:val="69318078"/>
    <w:rsid w:val="6933B9EF"/>
    <w:rsid w:val="693840A0"/>
    <w:rsid w:val="693D2B40"/>
    <w:rsid w:val="694DB650"/>
    <w:rsid w:val="694EB619"/>
    <w:rsid w:val="6953D64E"/>
    <w:rsid w:val="695B597F"/>
    <w:rsid w:val="6960AD1C"/>
    <w:rsid w:val="696213D9"/>
    <w:rsid w:val="696420EB"/>
    <w:rsid w:val="696B663D"/>
    <w:rsid w:val="696FE008"/>
    <w:rsid w:val="6979D98B"/>
    <w:rsid w:val="697E3E89"/>
    <w:rsid w:val="69856FCA"/>
    <w:rsid w:val="6985DECE"/>
    <w:rsid w:val="698903A7"/>
    <w:rsid w:val="698D139B"/>
    <w:rsid w:val="69940110"/>
    <w:rsid w:val="69956963"/>
    <w:rsid w:val="699D0430"/>
    <w:rsid w:val="699FCCB2"/>
    <w:rsid w:val="69A8F982"/>
    <w:rsid w:val="69A9BA46"/>
    <w:rsid w:val="69AD395E"/>
    <w:rsid w:val="69B5CAAB"/>
    <w:rsid w:val="69B710EC"/>
    <w:rsid w:val="69BF36BB"/>
    <w:rsid w:val="69C5228E"/>
    <w:rsid w:val="69D14BBF"/>
    <w:rsid w:val="69D9FAB7"/>
    <w:rsid w:val="69DF2CD1"/>
    <w:rsid w:val="69F2CFA1"/>
    <w:rsid w:val="69F90BAF"/>
    <w:rsid w:val="6A03ABEC"/>
    <w:rsid w:val="6A090266"/>
    <w:rsid w:val="6A196224"/>
    <w:rsid w:val="6A371D70"/>
    <w:rsid w:val="6A3E11D3"/>
    <w:rsid w:val="6A4D8810"/>
    <w:rsid w:val="6A657799"/>
    <w:rsid w:val="6A6D60BC"/>
    <w:rsid w:val="6A6E179E"/>
    <w:rsid w:val="6A6ED63E"/>
    <w:rsid w:val="6A7330DE"/>
    <w:rsid w:val="6A8F8BD4"/>
    <w:rsid w:val="6A90BFA4"/>
    <w:rsid w:val="6AA53DF1"/>
    <w:rsid w:val="6AA5CBF9"/>
    <w:rsid w:val="6AA645CF"/>
    <w:rsid w:val="6AA84659"/>
    <w:rsid w:val="6ABD8F90"/>
    <w:rsid w:val="6AC4EF4E"/>
    <w:rsid w:val="6ACA1DED"/>
    <w:rsid w:val="6ACC7565"/>
    <w:rsid w:val="6AD9BE8E"/>
    <w:rsid w:val="6ADD5EB2"/>
    <w:rsid w:val="6AEC7985"/>
    <w:rsid w:val="6B057062"/>
    <w:rsid w:val="6B19A1BC"/>
    <w:rsid w:val="6B32B7F0"/>
    <w:rsid w:val="6B3C35FE"/>
    <w:rsid w:val="6B43A29B"/>
    <w:rsid w:val="6B4C1D85"/>
    <w:rsid w:val="6B5EFCA4"/>
    <w:rsid w:val="6B6D06F5"/>
    <w:rsid w:val="6B815B20"/>
    <w:rsid w:val="6B824269"/>
    <w:rsid w:val="6B845691"/>
    <w:rsid w:val="6B8875E6"/>
    <w:rsid w:val="6B8961FD"/>
    <w:rsid w:val="6B97F427"/>
    <w:rsid w:val="6B988EBA"/>
    <w:rsid w:val="6B9BAF16"/>
    <w:rsid w:val="6BA16298"/>
    <w:rsid w:val="6BA22CE4"/>
    <w:rsid w:val="6BA3370E"/>
    <w:rsid w:val="6BA4AF49"/>
    <w:rsid w:val="6BA5EFF9"/>
    <w:rsid w:val="6BA99BB5"/>
    <w:rsid w:val="6BB094F1"/>
    <w:rsid w:val="6BB3C1B6"/>
    <w:rsid w:val="6BB8CD32"/>
    <w:rsid w:val="6BBB54C0"/>
    <w:rsid w:val="6BBDB309"/>
    <w:rsid w:val="6BC89B7C"/>
    <w:rsid w:val="6BCBC074"/>
    <w:rsid w:val="6BCF83FC"/>
    <w:rsid w:val="6BDE4785"/>
    <w:rsid w:val="6BF62930"/>
    <w:rsid w:val="6BF6F3A3"/>
    <w:rsid w:val="6BFB4484"/>
    <w:rsid w:val="6BFCF301"/>
    <w:rsid w:val="6C0CA303"/>
    <w:rsid w:val="6C149FD2"/>
    <w:rsid w:val="6C189D37"/>
    <w:rsid w:val="6C18E327"/>
    <w:rsid w:val="6C1E5B2A"/>
    <w:rsid w:val="6C1ED414"/>
    <w:rsid w:val="6C1EDAB4"/>
    <w:rsid w:val="6C2F909A"/>
    <w:rsid w:val="6C2FD140"/>
    <w:rsid w:val="6C33E3CD"/>
    <w:rsid w:val="6C45B0B6"/>
    <w:rsid w:val="6C4711D1"/>
    <w:rsid w:val="6C483871"/>
    <w:rsid w:val="6C538758"/>
    <w:rsid w:val="6C54AEE3"/>
    <w:rsid w:val="6C570911"/>
    <w:rsid w:val="6C641BA8"/>
    <w:rsid w:val="6C671402"/>
    <w:rsid w:val="6C6FFC8D"/>
    <w:rsid w:val="6C7B01F6"/>
    <w:rsid w:val="6C7B1603"/>
    <w:rsid w:val="6C90A834"/>
    <w:rsid w:val="6C978E0C"/>
    <w:rsid w:val="6C9D5D05"/>
    <w:rsid w:val="6C9E212D"/>
    <w:rsid w:val="6CA9539D"/>
    <w:rsid w:val="6CBCC3DD"/>
    <w:rsid w:val="6CBF997D"/>
    <w:rsid w:val="6CC72332"/>
    <w:rsid w:val="6CC984FC"/>
    <w:rsid w:val="6CD634AD"/>
    <w:rsid w:val="6CE082BA"/>
    <w:rsid w:val="6CE1A335"/>
    <w:rsid w:val="6CE672B7"/>
    <w:rsid w:val="6CEDA6A6"/>
    <w:rsid w:val="6CF2F2BB"/>
    <w:rsid w:val="6CF8FAA1"/>
    <w:rsid w:val="6CF9EBA3"/>
    <w:rsid w:val="6D0017C0"/>
    <w:rsid w:val="6D158D7E"/>
    <w:rsid w:val="6D1F3B5C"/>
    <w:rsid w:val="6D25F41E"/>
    <w:rsid w:val="6D2AAB59"/>
    <w:rsid w:val="6D34EE80"/>
    <w:rsid w:val="6D4CE4CB"/>
    <w:rsid w:val="6D4D3194"/>
    <w:rsid w:val="6D54EB07"/>
    <w:rsid w:val="6D56AB21"/>
    <w:rsid w:val="6D605BA8"/>
    <w:rsid w:val="6D6499F6"/>
    <w:rsid w:val="6D825A2A"/>
    <w:rsid w:val="6D833419"/>
    <w:rsid w:val="6D8C85C5"/>
    <w:rsid w:val="6D9733B5"/>
    <w:rsid w:val="6D9B536C"/>
    <w:rsid w:val="6DA6B34E"/>
    <w:rsid w:val="6DB6E0C6"/>
    <w:rsid w:val="6DBB8BFD"/>
    <w:rsid w:val="6DBC362F"/>
    <w:rsid w:val="6DC23B9D"/>
    <w:rsid w:val="6DE01076"/>
    <w:rsid w:val="6DEE7500"/>
    <w:rsid w:val="6E076CF1"/>
    <w:rsid w:val="6E0B342A"/>
    <w:rsid w:val="6E0E1E06"/>
    <w:rsid w:val="6E16E664"/>
    <w:rsid w:val="6E177FED"/>
    <w:rsid w:val="6E1AA96A"/>
    <w:rsid w:val="6E248B24"/>
    <w:rsid w:val="6E399190"/>
    <w:rsid w:val="6E3CB62C"/>
    <w:rsid w:val="6E4D529D"/>
    <w:rsid w:val="6E4DB7F0"/>
    <w:rsid w:val="6E5134BF"/>
    <w:rsid w:val="6E522DAA"/>
    <w:rsid w:val="6E67444A"/>
    <w:rsid w:val="6E686572"/>
    <w:rsid w:val="6E7FF75F"/>
    <w:rsid w:val="6E92C6CF"/>
    <w:rsid w:val="6E9A9AD5"/>
    <w:rsid w:val="6EB2419F"/>
    <w:rsid w:val="6EB69BC2"/>
    <w:rsid w:val="6EB85E37"/>
    <w:rsid w:val="6EBC3B9E"/>
    <w:rsid w:val="6EBF501E"/>
    <w:rsid w:val="6ECB294E"/>
    <w:rsid w:val="6EE20567"/>
    <w:rsid w:val="6EE682E1"/>
    <w:rsid w:val="6EE8841A"/>
    <w:rsid w:val="6EFD7EB0"/>
    <w:rsid w:val="6F0CE552"/>
    <w:rsid w:val="6F0D95A3"/>
    <w:rsid w:val="6F13546B"/>
    <w:rsid w:val="6F135624"/>
    <w:rsid w:val="6F29A7A6"/>
    <w:rsid w:val="6F2C1851"/>
    <w:rsid w:val="6F371421"/>
    <w:rsid w:val="6F37A4B0"/>
    <w:rsid w:val="6F3B0728"/>
    <w:rsid w:val="6F3E99A2"/>
    <w:rsid w:val="6F4A45C8"/>
    <w:rsid w:val="6F4D4E31"/>
    <w:rsid w:val="6F4ED328"/>
    <w:rsid w:val="6F5B9A39"/>
    <w:rsid w:val="6F6D0E15"/>
    <w:rsid w:val="6F7B9A05"/>
    <w:rsid w:val="6F825967"/>
    <w:rsid w:val="6F8283B7"/>
    <w:rsid w:val="6F969195"/>
    <w:rsid w:val="6F9A37BC"/>
    <w:rsid w:val="6F9FB48F"/>
    <w:rsid w:val="6FA1192F"/>
    <w:rsid w:val="6FA9AA1B"/>
    <w:rsid w:val="6FB003D2"/>
    <w:rsid w:val="6FBE457D"/>
    <w:rsid w:val="6FC06ABA"/>
    <w:rsid w:val="6FC608DE"/>
    <w:rsid w:val="6FD77749"/>
    <w:rsid w:val="6FE0B5CB"/>
    <w:rsid w:val="6FE5307F"/>
    <w:rsid w:val="6FE9E89F"/>
    <w:rsid w:val="6FEB213C"/>
    <w:rsid w:val="6FEDCE15"/>
    <w:rsid w:val="6FFE4DD8"/>
    <w:rsid w:val="700457F8"/>
    <w:rsid w:val="7005797E"/>
    <w:rsid w:val="7008082B"/>
    <w:rsid w:val="7014547F"/>
    <w:rsid w:val="70279006"/>
    <w:rsid w:val="70297C0D"/>
    <w:rsid w:val="70330E5C"/>
    <w:rsid w:val="70447C98"/>
    <w:rsid w:val="7049955E"/>
    <w:rsid w:val="7052EC2A"/>
    <w:rsid w:val="705AE588"/>
    <w:rsid w:val="705DDEB9"/>
    <w:rsid w:val="70640C87"/>
    <w:rsid w:val="706DA86A"/>
    <w:rsid w:val="70737E01"/>
    <w:rsid w:val="7074526E"/>
    <w:rsid w:val="7089F8BB"/>
    <w:rsid w:val="708D81D0"/>
    <w:rsid w:val="708D8C2B"/>
    <w:rsid w:val="708FFE28"/>
    <w:rsid w:val="7090958E"/>
    <w:rsid w:val="70AC6614"/>
    <w:rsid w:val="70AC92E0"/>
    <w:rsid w:val="70AFE63C"/>
    <w:rsid w:val="70CC3224"/>
    <w:rsid w:val="70D35563"/>
    <w:rsid w:val="70DF2099"/>
    <w:rsid w:val="70E1BF95"/>
    <w:rsid w:val="70E48217"/>
    <w:rsid w:val="70EA7F49"/>
    <w:rsid w:val="70EB2EF6"/>
    <w:rsid w:val="70F0B7AA"/>
    <w:rsid w:val="7101C63B"/>
    <w:rsid w:val="710231F8"/>
    <w:rsid w:val="710B98C6"/>
    <w:rsid w:val="7113341E"/>
    <w:rsid w:val="71239DE3"/>
    <w:rsid w:val="71264396"/>
    <w:rsid w:val="71506C8F"/>
    <w:rsid w:val="7150D00B"/>
    <w:rsid w:val="7154FB9B"/>
    <w:rsid w:val="715772BB"/>
    <w:rsid w:val="715CF6FC"/>
    <w:rsid w:val="716032A5"/>
    <w:rsid w:val="7162AE1E"/>
    <w:rsid w:val="717A6237"/>
    <w:rsid w:val="717B14D0"/>
    <w:rsid w:val="7180B0E5"/>
    <w:rsid w:val="7180D183"/>
    <w:rsid w:val="719BFEEC"/>
    <w:rsid w:val="71B34B25"/>
    <w:rsid w:val="71B62B31"/>
    <w:rsid w:val="71BD72FF"/>
    <w:rsid w:val="71BEB076"/>
    <w:rsid w:val="71C61A00"/>
    <w:rsid w:val="71D35AB5"/>
    <w:rsid w:val="71D45656"/>
    <w:rsid w:val="71F51AB4"/>
    <w:rsid w:val="71FD2619"/>
    <w:rsid w:val="71FE32E8"/>
    <w:rsid w:val="72113835"/>
    <w:rsid w:val="72119BB0"/>
    <w:rsid w:val="72155922"/>
    <w:rsid w:val="72167E46"/>
    <w:rsid w:val="721EC693"/>
    <w:rsid w:val="722FC77B"/>
    <w:rsid w:val="723AD7D3"/>
    <w:rsid w:val="7240A922"/>
    <w:rsid w:val="725D15FF"/>
    <w:rsid w:val="7266ACB6"/>
    <w:rsid w:val="726F4C32"/>
    <w:rsid w:val="7277CA7E"/>
    <w:rsid w:val="727B53F1"/>
    <w:rsid w:val="72873EE5"/>
    <w:rsid w:val="7289B326"/>
    <w:rsid w:val="728B5055"/>
    <w:rsid w:val="728DF1CF"/>
    <w:rsid w:val="72942250"/>
    <w:rsid w:val="72A344D4"/>
    <w:rsid w:val="72A9E912"/>
    <w:rsid w:val="72AFE6AC"/>
    <w:rsid w:val="72C594E8"/>
    <w:rsid w:val="72D743EB"/>
    <w:rsid w:val="72EB3933"/>
    <w:rsid w:val="72EDA8A1"/>
    <w:rsid w:val="7300F22B"/>
    <w:rsid w:val="730B67F6"/>
    <w:rsid w:val="730DFF43"/>
    <w:rsid w:val="731C1274"/>
    <w:rsid w:val="731C903F"/>
    <w:rsid w:val="7325BF06"/>
    <w:rsid w:val="733308A2"/>
    <w:rsid w:val="733D5F70"/>
    <w:rsid w:val="733E1B1B"/>
    <w:rsid w:val="73523DFE"/>
    <w:rsid w:val="735544FB"/>
    <w:rsid w:val="735BE231"/>
    <w:rsid w:val="7364B355"/>
    <w:rsid w:val="7374E5B7"/>
    <w:rsid w:val="737A7067"/>
    <w:rsid w:val="737B4BE1"/>
    <w:rsid w:val="737BF16B"/>
    <w:rsid w:val="738C952B"/>
    <w:rsid w:val="738FF1DB"/>
    <w:rsid w:val="7390C90E"/>
    <w:rsid w:val="7397BF9A"/>
    <w:rsid w:val="739B0A95"/>
    <w:rsid w:val="739F9453"/>
    <w:rsid w:val="73AA248B"/>
    <w:rsid w:val="73BAA4B7"/>
    <w:rsid w:val="73C51060"/>
    <w:rsid w:val="73CC8678"/>
    <w:rsid w:val="73CEB5AB"/>
    <w:rsid w:val="73D3A833"/>
    <w:rsid w:val="73D4E1B1"/>
    <w:rsid w:val="73D6A5CF"/>
    <w:rsid w:val="73DBF1D3"/>
    <w:rsid w:val="73E0327B"/>
    <w:rsid w:val="73E06610"/>
    <w:rsid w:val="73E61D3B"/>
    <w:rsid w:val="73EBED84"/>
    <w:rsid w:val="73F0D677"/>
    <w:rsid w:val="73F190E0"/>
    <w:rsid w:val="73F1D6EC"/>
    <w:rsid w:val="73F77DF9"/>
    <w:rsid w:val="74056110"/>
    <w:rsid w:val="740F80DE"/>
    <w:rsid w:val="74123787"/>
    <w:rsid w:val="7417AC07"/>
    <w:rsid w:val="7417E746"/>
    <w:rsid w:val="741CB9FC"/>
    <w:rsid w:val="741DFA43"/>
    <w:rsid w:val="7420B799"/>
    <w:rsid w:val="74237A06"/>
    <w:rsid w:val="742848FE"/>
    <w:rsid w:val="7428AE44"/>
    <w:rsid w:val="742A011D"/>
    <w:rsid w:val="7435A07C"/>
    <w:rsid w:val="7442749E"/>
    <w:rsid w:val="745FDFA0"/>
    <w:rsid w:val="746BD29C"/>
    <w:rsid w:val="74B14BBF"/>
    <w:rsid w:val="74B6D04E"/>
    <w:rsid w:val="74C63C05"/>
    <w:rsid w:val="74CB9892"/>
    <w:rsid w:val="74D5871B"/>
    <w:rsid w:val="74ED6F71"/>
    <w:rsid w:val="74F05230"/>
    <w:rsid w:val="74F29CFD"/>
    <w:rsid w:val="74F4F68D"/>
    <w:rsid w:val="74F72EE3"/>
    <w:rsid w:val="75073B4B"/>
    <w:rsid w:val="750CEE98"/>
    <w:rsid w:val="7522F802"/>
    <w:rsid w:val="753F6D6B"/>
    <w:rsid w:val="753FF411"/>
    <w:rsid w:val="75496822"/>
    <w:rsid w:val="754BA459"/>
    <w:rsid w:val="7556FC85"/>
    <w:rsid w:val="755A426A"/>
    <w:rsid w:val="755A8CBE"/>
    <w:rsid w:val="75604AA4"/>
    <w:rsid w:val="7564DCC5"/>
    <w:rsid w:val="756A99E4"/>
    <w:rsid w:val="757D9595"/>
    <w:rsid w:val="7583F5C6"/>
    <w:rsid w:val="758C6319"/>
    <w:rsid w:val="7592B213"/>
    <w:rsid w:val="759CFA5C"/>
    <w:rsid w:val="75BEECED"/>
    <w:rsid w:val="75BF80C4"/>
    <w:rsid w:val="75C74070"/>
    <w:rsid w:val="75CF3A43"/>
    <w:rsid w:val="75D08B54"/>
    <w:rsid w:val="75DD99DF"/>
    <w:rsid w:val="75E9CC32"/>
    <w:rsid w:val="75ED469D"/>
    <w:rsid w:val="75F9CBF8"/>
    <w:rsid w:val="760FD9B5"/>
    <w:rsid w:val="76183B9B"/>
    <w:rsid w:val="762061F2"/>
    <w:rsid w:val="7623ED14"/>
    <w:rsid w:val="7626D0F0"/>
    <w:rsid w:val="762749D5"/>
    <w:rsid w:val="762C3DCA"/>
    <w:rsid w:val="762FCD4F"/>
    <w:rsid w:val="763A89B1"/>
    <w:rsid w:val="7650277D"/>
    <w:rsid w:val="7659C41F"/>
    <w:rsid w:val="767375D2"/>
    <w:rsid w:val="767D3E86"/>
    <w:rsid w:val="76838338"/>
    <w:rsid w:val="76842F81"/>
    <w:rsid w:val="76886268"/>
    <w:rsid w:val="769780BD"/>
    <w:rsid w:val="769DD969"/>
    <w:rsid w:val="76B63002"/>
    <w:rsid w:val="76B9BED5"/>
    <w:rsid w:val="76C2394B"/>
    <w:rsid w:val="76C6B427"/>
    <w:rsid w:val="76C76387"/>
    <w:rsid w:val="76C8BC01"/>
    <w:rsid w:val="76D578BE"/>
    <w:rsid w:val="76D9D4EE"/>
    <w:rsid w:val="76DE3A5D"/>
    <w:rsid w:val="76DF0814"/>
    <w:rsid w:val="7701BF61"/>
    <w:rsid w:val="77048D13"/>
    <w:rsid w:val="770A50EA"/>
    <w:rsid w:val="7713DC2B"/>
    <w:rsid w:val="7715BB3C"/>
    <w:rsid w:val="771FCD39"/>
    <w:rsid w:val="77228B4F"/>
    <w:rsid w:val="773728C5"/>
    <w:rsid w:val="7738E77E"/>
    <w:rsid w:val="77418263"/>
    <w:rsid w:val="775263F7"/>
    <w:rsid w:val="7758B63D"/>
    <w:rsid w:val="775AE4D8"/>
    <w:rsid w:val="775B1AC8"/>
    <w:rsid w:val="775BD40F"/>
    <w:rsid w:val="7762010F"/>
    <w:rsid w:val="77684299"/>
    <w:rsid w:val="776F6D3F"/>
    <w:rsid w:val="776FCE98"/>
    <w:rsid w:val="777BBF3D"/>
    <w:rsid w:val="7785366A"/>
    <w:rsid w:val="778D80D2"/>
    <w:rsid w:val="779AB718"/>
    <w:rsid w:val="77A6A5C0"/>
    <w:rsid w:val="77A92A68"/>
    <w:rsid w:val="77AC4735"/>
    <w:rsid w:val="77AECE82"/>
    <w:rsid w:val="77B30F36"/>
    <w:rsid w:val="77BD44B3"/>
    <w:rsid w:val="77BF1AE1"/>
    <w:rsid w:val="77C808C0"/>
    <w:rsid w:val="77D7368C"/>
    <w:rsid w:val="77E58CD4"/>
    <w:rsid w:val="77F67E39"/>
    <w:rsid w:val="7802021F"/>
    <w:rsid w:val="780751D2"/>
    <w:rsid w:val="7807806F"/>
    <w:rsid w:val="781FF80F"/>
    <w:rsid w:val="7822AFB8"/>
    <w:rsid w:val="7823DCFA"/>
    <w:rsid w:val="7827D5B8"/>
    <w:rsid w:val="7838A513"/>
    <w:rsid w:val="784DAF88"/>
    <w:rsid w:val="78529DFA"/>
    <w:rsid w:val="786AFE3E"/>
    <w:rsid w:val="786D2531"/>
    <w:rsid w:val="787460EE"/>
    <w:rsid w:val="7881CD25"/>
    <w:rsid w:val="78A5D78F"/>
    <w:rsid w:val="78AFA621"/>
    <w:rsid w:val="78DF1A67"/>
    <w:rsid w:val="78EC3211"/>
    <w:rsid w:val="78EC551D"/>
    <w:rsid w:val="78F98803"/>
    <w:rsid w:val="78FF2565"/>
    <w:rsid w:val="7904A012"/>
    <w:rsid w:val="7919266B"/>
    <w:rsid w:val="792A9BB2"/>
    <w:rsid w:val="7946C773"/>
    <w:rsid w:val="79507F8D"/>
    <w:rsid w:val="7950F870"/>
    <w:rsid w:val="795992B2"/>
    <w:rsid w:val="795F51D4"/>
    <w:rsid w:val="79607A0D"/>
    <w:rsid w:val="7980C8E2"/>
    <w:rsid w:val="7981C746"/>
    <w:rsid w:val="7985EE54"/>
    <w:rsid w:val="7997E677"/>
    <w:rsid w:val="79A19915"/>
    <w:rsid w:val="79B70217"/>
    <w:rsid w:val="79B73ED4"/>
    <w:rsid w:val="79CDFF99"/>
    <w:rsid w:val="79DD2F09"/>
    <w:rsid w:val="79E6082F"/>
    <w:rsid w:val="79E6338B"/>
    <w:rsid w:val="79E70A17"/>
    <w:rsid w:val="79EA3AE5"/>
    <w:rsid w:val="79F03F8D"/>
    <w:rsid w:val="79F21AB8"/>
    <w:rsid w:val="79F5C75A"/>
    <w:rsid w:val="7A012021"/>
    <w:rsid w:val="7A0F0F69"/>
    <w:rsid w:val="7A140DBC"/>
    <w:rsid w:val="7A1B5026"/>
    <w:rsid w:val="7A2DD290"/>
    <w:rsid w:val="7A2DD6C9"/>
    <w:rsid w:val="7A337C51"/>
    <w:rsid w:val="7A433074"/>
    <w:rsid w:val="7A5D2324"/>
    <w:rsid w:val="7A62D871"/>
    <w:rsid w:val="7A64BC8F"/>
    <w:rsid w:val="7A64FD02"/>
    <w:rsid w:val="7A6A5391"/>
    <w:rsid w:val="7A6A7B98"/>
    <w:rsid w:val="7A7410B3"/>
    <w:rsid w:val="7A7755BF"/>
    <w:rsid w:val="7A78CB6E"/>
    <w:rsid w:val="7A807C25"/>
    <w:rsid w:val="7A8A7A18"/>
    <w:rsid w:val="7A8D1C46"/>
    <w:rsid w:val="7A9AB447"/>
    <w:rsid w:val="7ABAC638"/>
    <w:rsid w:val="7AD67F94"/>
    <w:rsid w:val="7AD87B07"/>
    <w:rsid w:val="7AE994C8"/>
    <w:rsid w:val="7AE9A337"/>
    <w:rsid w:val="7AF65B25"/>
    <w:rsid w:val="7AFAB4A3"/>
    <w:rsid w:val="7B054FD6"/>
    <w:rsid w:val="7B0B1444"/>
    <w:rsid w:val="7B1053B8"/>
    <w:rsid w:val="7B14E664"/>
    <w:rsid w:val="7B19DC0F"/>
    <w:rsid w:val="7B3F775F"/>
    <w:rsid w:val="7B47F422"/>
    <w:rsid w:val="7B4A5BD4"/>
    <w:rsid w:val="7B54B9D7"/>
    <w:rsid w:val="7B616434"/>
    <w:rsid w:val="7B652839"/>
    <w:rsid w:val="7B6841E3"/>
    <w:rsid w:val="7B6ABBC8"/>
    <w:rsid w:val="7B9175A7"/>
    <w:rsid w:val="7BB1F9E2"/>
    <w:rsid w:val="7BC1B80B"/>
    <w:rsid w:val="7BCCF778"/>
    <w:rsid w:val="7BD1BFAD"/>
    <w:rsid w:val="7BE5266B"/>
    <w:rsid w:val="7BF15A94"/>
    <w:rsid w:val="7BF2F97D"/>
    <w:rsid w:val="7BF3DE64"/>
    <w:rsid w:val="7BF951A9"/>
    <w:rsid w:val="7BFB164B"/>
    <w:rsid w:val="7C106A94"/>
    <w:rsid w:val="7C2BF95E"/>
    <w:rsid w:val="7C2C3263"/>
    <w:rsid w:val="7C2EF97C"/>
    <w:rsid w:val="7C3088FA"/>
    <w:rsid w:val="7C39C672"/>
    <w:rsid w:val="7C3A077E"/>
    <w:rsid w:val="7C450C4B"/>
    <w:rsid w:val="7C4ADE44"/>
    <w:rsid w:val="7C4BE883"/>
    <w:rsid w:val="7C5B3223"/>
    <w:rsid w:val="7C6BC76C"/>
    <w:rsid w:val="7C6C698B"/>
    <w:rsid w:val="7C76FEFA"/>
    <w:rsid w:val="7C7D6E96"/>
    <w:rsid w:val="7C7ED23E"/>
    <w:rsid w:val="7C992753"/>
    <w:rsid w:val="7CADACC2"/>
    <w:rsid w:val="7CBFD800"/>
    <w:rsid w:val="7CE8EF95"/>
    <w:rsid w:val="7CEE33AF"/>
    <w:rsid w:val="7CEF94AA"/>
    <w:rsid w:val="7CF193D7"/>
    <w:rsid w:val="7CFDFFCC"/>
    <w:rsid w:val="7D11A0D0"/>
    <w:rsid w:val="7D131188"/>
    <w:rsid w:val="7D287DFC"/>
    <w:rsid w:val="7D2C2920"/>
    <w:rsid w:val="7D2E20F2"/>
    <w:rsid w:val="7D3121DC"/>
    <w:rsid w:val="7D3BA5EC"/>
    <w:rsid w:val="7D5BD803"/>
    <w:rsid w:val="7D5BFF18"/>
    <w:rsid w:val="7D5D66D5"/>
    <w:rsid w:val="7D5F4541"/>
    <w:rsid w:val="7D6AF164"/>
    <w:rsid w:val="7D766202"/>
    <w:rsid w:val="7D79B273"/>
    <w:rsid w:val="7D8154DF"/>
    <w:rsid w:val="7D863A7E"/>
    <w:rsid w:val="7D91120B"/>
    <w:rsid w:val="7D9E1EB0"/>
    <w:rsid w:val="7DAE2756"/>
    <w:rsid w:val="7DB66974"/>
    <w:rsid w:val="7DB7657F"/>
    <w:rsid w:val="7DC66B80"/>
    <w:rsid w:val="7DCF6CDD"/>
    <w:rsid w:val="7DD1B33C"/>
    <w:rsid w:val="7DD78565"/>
    <w:rsid w:val="7DD8B815"/>
    <w:rsid w:val="7DDE7DFD"/>
    <w:rsid w:val="7DEA222A"/>
    <w:rsid w:val="7E06A19F"/>
    <w:rsid w:val="7E08BD3C"/>
    <w:rsid w:val="7E24B0EC"/>
    <w:rsid w:val="7E294325"/>
    <w:rsid w:val="7E2B51B6"/>
    <w:rsid w:val="7E2C4EE1"/>
    <w:rsid w:val="7E3085D2"/>
    <w:rsid w:val="7E3098CC"/>
    <w:rsid w:val="7E381086"/>
    <w:rsid w:val="7E385143"/>
    <w:rsid w:val="7E422666"/>
    <w:rsid w:val="7E550EAC"/>
    <w:rsid w:val="7E64F274"/>
    <w:rsid w:val="7E6831C5"/>
    <w:rsid w:val="7E6AB9D3"/>
    <w:rsid w:val="7E730535"/>
    <w:rsid w:val="7E74E6D2"/>
    <w:rsid w:val="7E800A4D"/>
    <w:rsid w:val="7E8FE7BC"/>
    <w:rsid w:val="7E90B293"/>
    <w:rsid w:val="7E90B8F8"/>
    <w:rsid w:val="7E9F64ED"/>
    <w:rsid w:val="7EA4F46C"/>
    <w:rsid w:val="7EAE7307"/>
    <w:rsid w:val="7EB9D482"/>
    <w:rsid w:val="7EBB31E5"/>
    <w:rsid w:val="7EC584C8"/>
    <w:rsid w:val="7ECAE54B"/>
    <w:rsid w:val="7ECD1D7F"/>
    <w:rsid w:val="7ED1D9F5"/>
    <w:rsid w:val="7EE9423C"/>
    <w:rsid w:val="7F12E7FA"/>
    <w:rsid w:val="7F2023A3"/>
    <w:rsid w:val="7F22CAFC"/>
    <w:rsid w:val="7F2AD473"/>
    <w:rsid w:val="7F3B492F"/>
    <w:rsid w:val="7F4473A7"/>
    <w:rsid w:val="7F492099"/>
    <w:rsid w:val="7F4F40F7"/>
    <w:rsid w:val="7F5FCB1F"/>
    <w:rsid w:val="7F644051"/>
    <w:rsid w:val="7F6EC820"/>
    <w:rsid w:val="7F724A12"/>
    <w:rsid w:val="7F736FCD"/>
    <w:rsid w:val="7F86A446"/>
    <w:rsid w:val="7F8866C9"/>
    <w:rsid w:val="7F8C66C0"/>
    <w:rsid w:val="7FA5D27A"/>
    <w:rsid w:val="7FA9DBA8"/>
    <w:rsid w:val="7FABC57A"/>
    <w:rsid w:val="7FB57D31"/>
    <w:rsid w:val="7FC3D6C1"/>
    <w:rsid w:val="7FC9AF8E"/>
    <w:rsid w:val="7FD369D6"/>
    <w:rsid w:val="7FDD7E30"/>
    <w:rsid w:val="7FE0CE0D"/>
    <w:rsid w:val="7FE4231C"/>
    <w:rsid w:val="7FE9B182"/>
    <w:rsid w:val="7FEAE4AF"/>
    <w:rsid w:val="7FF4B537"/>
    <w:rsid w:val="7FFB11BF"/>
  </w:rsids>
  <m:mathPr>
    <m:mathFont m:val="Cambria Math"/>
    <m:brkBin m:val="before"/>
    <m:brkBinSub m:val="--"/>
    <m:smallFrac m:val="0"/>
    <m:dispDef/>
    <m:lMargin m:val="0"/>
    <m:rMargin m:val="0"/>
    <m:defJc m:val="centerGroup"/>
    <m:wrapIndent m:val="1440"/>
    <m:intLim m:val="subSup"/>
    <m:naryLim m:val="undOvr"/>
  </m:mathPr>
  <w:themeFontLang w:val="en-PH"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71ACB"/>
  <w15:chartTrackingRefBased/>
  <w15:docId w15:val="{5CD72CE5-EDEF-4171-80D6-C2CD2C8A8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PH"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EF8"/>
    <w:rPr>
      <w:rFonts w:ascii="Arial" w:hAnsi="Arial"/>
    </w:rPr>
  </w:style>
  <w:style w:type="paragraph" w:styleId="Heading1">
    <w:name w:val="heading 1"/>
    <w:basedOn w:val="Normal"/>
    <w:next w:val="Normal"/>
    <w:link w:val="Heading1Char"/>
    <w:uiPriority w:val="9"/>
    <w:qFormat/>
    <w:rsid w:val="00EF7A5A"/>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FE1C04"/>
    <w:pPr>
      <w:keepNext/>
      <w:keepLines/>
      <w:spacing w:before="40" w:after="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FF140C"/>
    <w:pPr>
      <w:keepNext/>
      <w:keepLines/>
      <w:spacing w:before="40" w:after="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215F5E"/>
    <w:pPr>
      <w:keepNext/>
      <w:keepLines/>
      <w:spacing w:before="40" w:after="0"/>
      <w:ind w:left="1440"/>
      <w:outlineLvl w:val="3"/>
    </w:pPr>
    <w:rPr>
      <w:rFonts w:eastAsiaTheme="majorEastAsia" w:cstheme="majorBidi"/>
      <w:i/>
      <w:iCs/>
    </w:rPr>
  </w:style>
  <w:style w:type="paragraph" w:styleId="Heading5">
    <w:name w:val="heading 5"/>
    <w:basedOn w:val="Normal"/>
    <w:next w:val="Normal"/>
    <w:uiPriority w:val="9"/>
    <w:unhideWhenUsed/>
    <w:qFormat/>
    <w:rsid w:val="00530A9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A5A"/>
    <w:rPr>
      <w:rFonts w:ascii="Arial" w:eastAsiaTheme="majorEastAsia" w:hAnsi="Arial" w:cstheme="majorBidi"/>
      <w:b/>
      <w:sz w:val="28"/>
      <w:szCs w:val="32"/>
    </w:rPr>
  </w:style>
  <w:style w:type="character" w:customStyle="1" w:styleId="Heading2Char">
    <w:name w:val="Heading 2 Char"/>
    <w:basedOn w:val="DefaultParagraphFont"/>
    <w:link w:val="Heading2"/>
    <w:uiPriority w:val="9"/>
    <w:rsid w:val="00FE1C04"/>
    <w:rPr>
      <w:rFonts w:ascii="Arial" w:eastAsiaTheme="majorEastAsia" w:hAnsi="Arial" w:cstheme="majorBidi"/>
      <w:b/>
      <w:sz w:val="24"/>
      <w:szCs w:val="26"/>
    </w:rPr>
  </w:style>
  <w:style w:type="paragraph" w:styleId="ListParagraph">
    <w:name w:val="List Paragraph"/>
    <w:basedOn w:val="Normal"/>
    <w:uiPriority w:val="34"/>
    <w:qFormat/>
    <w:rsid w:val="005E3B8F"/>
    <w:pPr>
      <w:ind w:left="720"/>
      <w:contextualSpacing/>
    </w:pPr>
  </w:style>
  <w:style w:type="paragraph" w:styleId="TOCHeading">
    <w:name w:val="TOC Heading"/>
    <w:basedOn w:val="Heading1"/>
    <w:next w:val="Normal"/>
    <w:uiPriority w:val="39"/>
    <w:unhideWhenUsed/>
    <w:qFormat/>
    <w:rsid w:val="64D0396D"/>
    <w:pPr>
      <w:jc w:val="center"/>
    </w:pPr>
    <w:rPr>
      <w:rFonts w:asciiTheme="minorHAnsi" w:hAnsiTheme="minorHAnsi"/>
      <w:lang w:val="en-US" w:eastAsia="en-US"/>
    </w:rPr>
  </w:style>
  <w:style w:type="paragraph" w:styleId="TOC1">
    <w:name w:val="toc 1"/>
    <w:basedOn w:val="Normal"/>
    <w:next w:val="Normal"/>
    <w:uiPriority w:val="39"/>
    <w:unhideWhenUsed/>
    <w:rsid w:val="64D0396D"/>
    <w:pPr>
      <w:spacing w:after="100"/>
    </w:pPr>
  </w:style>
  <w:style w:type="paragraph" w:styleId="TOC2">
    <w:name w:val="toc 2"/>
    <w:basedOn w:val="Normal"/>
    <w:next w:val="Normal"/>
    <w:autoRedefine/>
    <w:uiPriority w:val="39"/>
    <w:unhideWhenUsed/>
    <w:rsid w:val="004A25A2"/>
    <w:pPr>
      <w:spacing w:after="100"/>
      <w:ind w:left="220"/>
    </w:pPr>
  </w:style>
  <w:style w:type="character" w:styleId="Hyperlink">
    <w:name w:val="Hyperlink"/>
    <w:basedOn w:val="DefaultParagraphFont"/>
    <w:uiPriority w:val="99"/>
    <w:unhideWhenUsed/>
    <w:rsid w:val="004A25A2"/>
    <w:rPr>
      <w:color w:val="0563C1" w:themeColor="hyperlink"/>
      <w:u w:val="single"/>
    </w:rPr>
  </w:style>
  <w:style w:type="character" w:styleId="UnresolvedMention">
    <w:name w:val="Unresolved Mention"/>
    <w:basedOn w:val="DefaultParagraphFont"/>
    <w:uiPriority w:val="99"/>
    <w:semiHidden/>
    <w:unhideWhenUsed/>
    <w:rsid w:val="00C73078"/>
    <w:rPr>
      <w:color w:val="605E5C"/>
      <w:shd w:val="clear" w:color="auto" w:fill="E1DFDD"/>
    </w:rPr>
  </w:style>
  <w:style w:type="table" w:styleId="TableGrid">
    <w:name w:val="Table Grid"/>
    <w:basedOn w:val="TableNormal"/>
    <w:uiPriority w:val="39"/>
    <w:rsid w:val="001228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831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1F7"/>
    <w:rPr>
      <w:rFonts w:ascii="Arial" w:hAnsi="Arial"/>
    </w:rPr>
  </w:style>
  <w:style w:type="paragraph" w:styleId="Footer">
    <w:name w:val="footer"/>
    <w:basedOn w:val="Normal"/>
    <w:link w:val="FooterChar"/>
    <w:uiPriority w:val="99"/>
    <w:unhideWhenUsed/>
    <w:rsid w:val="009831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1F7"/>
    <w:rPr>
      <w:rFonts w:ascii="Arial" w:hAnsi="Arial"/>
    </w:rPr>
  </w:style>
  <w:style w:type="character" w:customStyle="1" w:styleId="Heading3Char">
    <w:name w:val="Heading 3 Char"/>
    <w:basedOn w:val="DefaultParagraphFont"/>
    <w:link w:val="Heading3"/>
    <w:uiPriority w:val="9"/>
    <w:rsid w:val="00FF140C"/>
    <w:rPr>
      <w:rFonts w:ascii="Arial" w:eastAsiaTheme="majorEastAsia" w:hAnsi="Arial" w:cstheme="majorBidi"/>
      <w:sz w:val="24"/>
      <w:szCs w:val="24"/>
    </w:rPr>
  </w:style>
  <w:style w:type="paragraph" w:styleId="TOC3">
    <w:name w:val="toc 3"/>
    <w:basedOn w:val="Normal"/>
    <w:next w:val="Normal"/>
    <w:autoRedefine/>
    <w:uiPriority w:val="39"/>
    <w:unhideWhenUsed/>
    <w:rsid w:val="00ED59E8"/>
    <w:pPr>
      <w:spacing w:after="100"/>
      <w:ind w:left="440"/>
    </w:pPr>
  </w:style>
  <w:style w:type="character" w:customStyle="1" w:styleId="Heading4Char">
    <w:name w:val="Heading 4 Char"/>
    <w:basedOn w:val="DefaultParagraphFont"/>
    <w:link w:val="Heading4"/>
    <w:uiPriority w:val="9"/>
    <w:rsid w:val="00215F5E"/>
    <w:rPr>
      <w:rFonts w:ascii="Arial" w:eastAsiaTheme="majorEastAsia" w:hAnsi="Arial" w:cstheme="majorBidi"/>
      <w:i/>
      <w:iCs/>
    </w:rPr>
  </w:style>
  <w:style w:type="paragraph" w:styleId="Caption">
    <w:name w:val="caption"/>
    <w:basedOn w:val="Normal"/>
    <w:next w:val="Normal"/>
    <w:uiPriority w:val="35"/>
    <w:unhideWhenUsed/>
    <w:qFormat/>
    <w:rsid w:val="001331C6"/>
    <w:pPr>
      <w:spacing w:after="200" w:line="240" w:lineRule="auto"/>
    </w:pPr>
    <w:rPr>
      <w:i/>
      <w:iCs/>
      <w:color w:val="44546A" w:themeColor="text2"/>
      <w:sz w:val="18"/>
      <w:szCs w:val="18"/>
    </w:rPr>
  </w:style>
  <w:style w:type="paragraph" w:styleId="NoSpacing">
    <w:name w:val="No Spacing"/>
    <w:uiPriority w:val="1"/>
    <w:qFormat/>
    <w:rsid w:val="00EB6045"/>
    <w:pPr>
      <w:spacing w:after="0" w:line="240" w:lineRule="auto"/>
    </w:pPr>
    <w:rPr>
      <w:rFonts w:ascii="Arial" w:hAnsi="Arial"/>
    </w:rPr>
  </w:style>
  <w:style w:type="paragraph" w:styleId="CommentText">
    <w:name w:val="annotation text"/>
    <w:basedOn w:val="Normal"/>
    <w:link w:val="CommentTextChar"/>
    <w:uiPriority w:val="99"/>
    <w:semiHidden/>
    <w:unhideWhenUsed/>
    <w:rsid w:val="005B1A7B"/>
    <w:pPr>
      <w:spacing w:line="240" w:lineRule="auto"/>
    </w:pPr>
    <w:rPr>
      <w:sz w:val="20"/>
      <w:szCs w:val="20"/>
    </w:rPr>
  </w:style>
  <w:style w:type="character" w:customStyle="1" w:styleId="CommentTextChar">
    <w:name w:val="Comment Text Char"/>
    <w:basedOn w:val="DefaultParagraphFont"/>
    <w:link w:val="CommentText"/>
    <w:uiPriority w:val="99"/>
    <w:semiHidden/>
    <w:rsid w:val="005B1A7B"/>
    <w:rPr>
      <w:rFonts w:ascii="Arial" w:hAnsi="Arial"/>
      <w:sz w:val="20"/>
      <w:szCs w:val="20"/>
    </w:rPr>
  </w:style>
  <w:style w:type="character" w:styleId="CommentReference">
    <w:name w:val="annotation reference"/>
    <w:basedOn w:val="DefaultParagraphFont"/>
    <w:uiPriority w:val="99"/>
    <w:semiHidden/>
    <w:unhideWhenUsed/>
    <w:rsid w:val="005B1A7B"/>
    <w:rPr>
      <w:sz w:val="16"/>
      <w:szCs w:val="16"/>
    </w:rPr>
  </w:style>
  <w:style w:type="character" w:styleId="FollowedHyperlink">
    <w:name w:val="FollowedHyperlink"/>
    <w:basedOn w:val="DefaultParagraphFont"/>
    <w:uiPriority w:val="99"/>
    <w:semiHidden/>
    <w:unhideWhenUsed/>
    <w:rsid w:val="000936B3"/>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DC2730"/>
    <w:rPr>
      <w:b/>
      <w:bCs/>
    </w:rPr>
  </w:style>
  <w:style w:type="character" w:customStyle="1" w:styleId="CommentSubjectChar">
    <w:name w:val="Comment Subject Char"/>
    <w:basedOn w:val="CommentTextChar"/>
    <w:link w:val="CommentSubject"/>
    <w:uiPriority w:val="99"/>
    <w:semiHidden/>
    <w:rsid w:val="00DC2730"/>
    <w:rPr>
      <w:rFonts w:ascii="Arial" w:hAnsi="Arial"/>
      <w:b/>
      <w:bCs/>
      <w:sz w:val="20"/>
      <w:szCs w:val="20"/>
    </w:rPr>
  </w:style>
  <w:style w:type="paragraph" w:styleId="BalloonText">
    <w:name w:val="Balloon Text"/>
    <w:basedOn w:val="Normal"/>
    <w:link w:val="BalloonTextChar"/>
    <w:uiPriority w:val="99"/>
    <w:semiHidden/>
    <w:unhideWhenUsed/>
    <w:rsid w:val="00DC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2730"/>
    <w:rPr>
      <w:rFonts w:ascii="Segoe UI" w:hAnsi="Segoe UI" w:cs="Segoe UI"/>
      <w:sz w:val="18"/>
      <w:szCs w:val="18"/>
    </w:rPr>
  </w:style>
  <w:style w:type="paragraph" w:customStyle="1" w:styleId="msonormal0">
    <w:name w:val="msonormal"/>
    <w:basedOn w:val="Normal"/>
    <w:rsid w:val="00BC4784"/>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paragraph">
    <w:name w:val="paragraph"/>
    <w:basedOn w:val="Normal"/>
    <w:rsid w:val="00BC4784"/>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textrun">
    <w:name w:val="textrun"/>
    <w:basedOn w:val="DefaultParagraphFont"/>
    <w:rsid w:val="00BC4784"/>
  </w:style>
  <w:style w:type="character" w:customStyle="1" w:styleId="normaltextrun">
    <w:name w:val="normaltextrun"/>
    <w:basedOn w:val="DefaultParagraphFont"/>
    <w:rsid w:val="00BC4784"/>
  </w:style>
  <w:style w:type="character" w:customStyle="1" w:styleId="eop">
    <w:name w:val="eop"/>
    <w:basedOn w:val="DefaultParagraphFont"/>
    <w:rsid w:val="00BC4784"/>
  </w:style>
  <w:style w:type="character" w:customStyle="1" w:styleId="linebreakblob">
    <w:name w:val="linebreakblob"/>
    <w:basedOn w:val="DefaultParagraphFont"/>
    <w:rsid w:val="00BC4784"/>
  </w:style>
  <w:style w:type="character" w:customStyle="1" w:styleId="scxw27281385">
    <w:name w:val="scxw27281385"/>
    <w:basedOn w:val="DefaultParagraphFont"/>
    <w:rsid w:val="00BC4784"/>
  </w:style>
  <w:style w:type="paragraph" w:customStyle="1" w:styleId="outlineelement">
    <w:name w:val="outlineelement"/>
    <w:basedOn w:val="Normal"/>
    <w:rsid w:val="00BC4784"/>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205208">
      <w:bodyDiv w:val="1"/>
      <w:marLeft w:val="0"/>
      <w:marRight w:val="0"/>
      <w:marTop w:val="0"/>
      <w:marBottom w:val="0"/>
      <w:divBdr>
        <w:top w:val="none" w:sz="0" w:space="0" w:color="auto"/>
        <w:left w:val="none" w:sz="0" w:space="0" w:color="auto"/>
        <w:bottom w:val="none" w:sz="0" w:space="0" w:color="auto"/>
        <w:right w:val="none" w:sz="0" w:space="0" w:color="auto"/>
      </w:divBdr>
      <w:divsChild>
        <w:div w:id="1804344485">
          <w:marLeft w:val="0"/>
          <w:marRight w:val="0"/>
          <w:marTop w:val="0"/>
          <w:marBottom w:val="0"/>
          <w:divBdr>
            <w:top w:val="none" w:sz="0" w:space="0" w:color="auto"/>
            <w:left w:val="none" w:sz="0" w:space="0" w:color="auto"/>
            <w:bottom w:val="none" w:sz="0" w:space="0" w:color="auto"/>
            <w:right w:val="none" w:sz="0" w:space="0" w:color="auto"/>
          </w:divBdr>
        </w:div>
      </w:divsChild>
    </w:div>
    <w:div w:id="524826384">
      <w:bodyDiv w:val="1"/>
      <w:marLeft w:val="0"/>
      <w:marRight w:val="0"/>
      <w:marTop w:val="0"/>
      <w:marBottom w:val="0"/>
      <w:divBdr>
        <w:top w:val="none" w:sz="0" w:space="0" w:color="auto"/>
        <w:left w:val="none" w:sz="0" w:space="0" w:color="auto"/>
        <w:bottom w:val="none" w:sz="0" w:space="0" w:color="auto"/>
        <w:right w:val="none" w:sz="0" w:space="0" w:color="auto"/>
      </w:divBdr>
    </w:div>
    <w:div w:id="580992646">
      <w:bodyDiv w:val="1"/>
      <w:marLeft w:val="0"/>
      <w:marRight w:val="0"/>
      <w:marTop w:val="0"/>
      <w:marBottom w:val="0"/>
      <w:divBdr>
        <w:top w:val="none" w:sz="0" w:space="0" w:color="auto"/>
        <w:left w:val="none" w:sz="0" w:space="0" w:color="auto"/>
        <w:bottom w:val="none" w:sz="0" w:space="0" w:color="auto"/>
        <w:right w:val="none" w:sz="0" w:space="0" w:color="auto"/>
      </w:divBdr>
    </w:div>
    <w:div w:id="734470401">
      <w:bodyDiv w:val="1"/>
      <w:marLeft w:val="0"/>
      <w:marRight w:val="0"/>
      <w:marTop w:val="0"/>
      <w:marBottom w:val="0"/>
      <w:divBdr>
        <w:top w:val="none" w:sz="0" w:space="0" w:color="auto"/>
        <w:left w:val="none" w:sz="0" w:space="0" w:color="auto"/>
        <w:bottom w:val="none" w:sz="0" w:space="0" w:color="auto"/>
        <w:right w:val="none" w:sz="0" w:space="0" w:color="auto"/>
      </w:divBdr>
    </w:div>
    <w:div w:id="792478084">
      <w:bodyDiv w:val="1"/>
      <w:marLeft w:val="0"/>
      <w:marRight w:val="0"/>
      <w:marTop w:val="0"/>
      <w:marBottom w:val="0"/>
      <w:divBdr>
        <w:top w:val="none" w:sz="0" w:space="0" w:color="auto"/>
        <w:left w:val="none" w:sz="0" w:space="0" w:color="auto"/>
        <w:bottom w:val="none" w:sz="0" w:space="0" w:color="auto"/>
        <w:right w:val="none" w:sz="0" w:space="0" w:color="auto"/>
      </w:divBdr>
      <w:divsChild>
        <w:div w:id="42871211">
          <w:marLeft w:val="0"/>
          <w:marRight w:val="0"/>
          <w:marTop w:val="0"/>
          <w:marBottom w:val="0"/>
          <w:divBdr>
            <w:top w:val="none" w:sz="0" w:space="0" w:color="auto"/>
            <w:left w:val="none" w:sz="0" w:space="0" w:color="auto"/>
            <w:bottom w:val="none" w:sz="0" w:space="0" w:color="auto"/>
            <w:right w:val="none" w:sz="0" w:space="0" w:color="auto"/>
          </w:divBdr>
        </w:div>
        <w:div w:id="114567839">
          <w:marLeft w:val="0"/>
          <w:marRight w:val="0"/>
          <w:marTop w:val="0"/>
          <w:marBottom w:val="0"/>
          <w:divBdr>
            <w:top w:val="none" w:sz="0" w:space="0" w:color="auto"/>
            <w:left w:val="none" w:sz="0" w:space="0" w:color="auto"/>
            <w:bottom w:val="none" w:sz="0" w:space="0" w:color="auto"/>
            <w:right w:val="none" w:sz="0" w:space="0" w:color="auto"/>
          </w:divBdr>
        </w:div>
        <w:div w:id="213154610">
          <w:marLeft w:val="0"/>
          <w:marRight w:val="0"/>
          <w:marTop w:val="0"/>
          <w:marBottom w:val="0"/>
          <w:divBdr>
            <w:top w:val="none" w:sz="0" w:space="0" w:color="auto"/>
            <w:left w:val="none" w:sz="0" w:space="0" w:color="auto"/>
            <w:bottom w:val="none" w:sz="0" w:space="0" w:color="auto"/>
            <w:right w:val="none" w:sz="0" w:space="0" w:color="auto"/>
          </w:divBdr>
          <w:divsChild>
            <w:div w:id="1835367933">
              <w:marLeft w:val="0"/>
              <w:marRight w:val="0"/>
              <w:marTop w:val="30"/>
              <w:marBottom w:val="30"/>
              <w:divBdr>
                <w:top w:val="none" w:sz="0" w:space="0" w:color="auto"/>
                <w:left w:val="none" w:sz="0" w:space="0" w:color="auto"/>
                <w:bottom w:val="none" w:sz="0" w:space="0" w:color="auto"/>
                <w:right w:val="none" w:sz="0" w:space="0" w:color="auto"/>
              </w:divBdr>
              <w:divsChild>
                <w:div w:id="31614965">
                  <w:marLeft w:val="0"/>
                  <w:marRight w:val="0"/>
                  <w:marTop w:val="0"/>
                  <w:marBottom w:val="0"/>
                  <w:divBdr>
                    <w:top w:val="none" w:sz="0" w:space="0" w:color="auto"/>
                    <w:left w:val="none" w:sz="0" w:space="0" w:color="auto"/>
                    <w:bottom w:val="none" w:sz="0" w:space="0" w:color="auto"/>
                    <w:right w:val="none" w:sz="0" w:space="0" w:color="auto"/>
                  </w:divBdr>
                  <w:divsChild>
                    <w:div w:id="1106345776">
                      <w:marLeft w:val="0"/>
                      <w:marRight w:val="0"/>
                      <w:marTop w:val="0"/>
                      <w:marBottom w:val="0"/>
                      <w:divBdr>
                        <w:top w:val="none" w:sz="0" w:space="0" w:color="auto"/>
                        <w:left w:val="none" w:sz="0" w:space="0" w:color="auto"/>
                        <w:bottom w:val="none" w:sz="0" w:space="0" w:color="auto"/>
                        <w:right w:val="none" w:sz="0" w:space="0" w:color="auto"/>
                      </w:divBdr>
                    </w:div>
                  </w:divsChild>
                </w:div>
                <w:div w:id="80297163">
                  <w:marLeft w:val="0"/>
                  <w:marRight w:val="0"/>
                  <w:marTop w:val="0"/>
                  <w:marBottom w:val="0"/>
                  <w:divBdr>
                    <w:top w:val="none" w:sz="0" w:space="0" w:color="auto"/>
                    <w:left w:val="none" w:sz="0" w:space="0" w:color="auto"/>
                    <w:bottom w:val="none" w:sz="0" w:space="0" w:color="auto"/>
                    <w:right w:val="none" w:sz="0" w:space="0" w:color="auto"/>
                  </w:divBdr>
                  <w:divsChild>
                    <w:div w:id="1041587473">
                      <w:marLeft w:val="0"/>
                      <w:marRight w:val="0"/>
                      <w:marTop w:val="0"/>
                      <w:marBottom w:val="0"/>
                      <w:divBdr>
                        <w:top w:val="none" w:sz="0" w:space="0" w:color="auto"/>
                        <w:left w:val="none" w:sz="0" w:space="0" w:color="auto"/>
                        <w:bottom w:val="none" w:sz="0" w:space="0" w:color="auto"/>
                        <w:right w:val="none" w:sz="0" w:space="0" w:color="auto"/>
                      </w:divBdr>
                    </w:div>
                  </w:divsChild>
                </w:div>
                <w:div w:id="99187673">
                  <w:marLeft w:val="0"/>
                  <w:marRight w:val="0"/>
                  <w:marTop w:val="0"/>
                  <w:marBottom w:val="0"/>
                  <w:divBdr>
                    <w:top w:val="none" w:sz="0" w:space="0" w:color="auto"/>
                    <w:left w:val="none" w:sz="0" w:space="0" w:color="auto"/>
                    <w:bottom w:val="none" w:sz="0" w:space="0" w:color="auto"/>
                    <w:right w:val="none" w:sz="0" w:space="0" w:color="auto"/>
                  </w:divBdr>
                  <w:divsChild>
                    <w:div w:id="1203595899">
                      <w:marLeft w:val="0"/>
                      <w:marRight w:val="0"/>
                      <w:marTop w:val="0"/>
                      <w:marBottom w:val="0"/>
                      <w:divBdr>
                        <w:top w:val="none" w:sz="0" w:space="0" w:color="auto"/>
                        <w:left w:val="none" w:sz="0" w:space="0" w:color="auto"/>
                        <w:bottom w:val="none" w:sz="0" w:space="0" w:color="auto"/>
                        <w:right w:val="none" w:sz="0" w:space="0" w:color="auto"/>
                      </w:divBdr>
                    </w:div>
                  </w:divsChild>
                </w:div>
                <w:div w:id="104275917">
                  <w:marLeft w:val="0"/>
                  <w:marRight w:val="0"/>
                  <w:marTop w:val="0"/>
                  <w:marBottom w:val="0"/>
                  <w:divBdr>
                    <w:top w:val="none" w:sz="0" w:space="0" w:color="auto"/>
                    <w:left w:val="none" w:sz="0" w:space="0" w:color="auto"/>
                    <w:bottom w:val="none" w:sz="0" w:space="0" w:color="auto"/>
                    <w:right w:val="none" w:sz="0" w:space="0" w:color="auto"/>
                  </w:divBdr>
                  <w:divsChild>
                    <w:div w:id="1424955958">
                      <w:marLeft w:val="0"/>
                      <w:marRight w:val="0"/>
                      <w:marTop w:val="0"/>
                      <w:marBottom w:val="0"/>
                      <w:divBdr>
                        <w:top w:val="none" w:sz="0" w:space="0" w:color="auto"/>
                        <w:left w:val="none" w:sz="0" w:space="0" w:color="auto"/>
                        <w:bottom w:val="none" w:sz="0" w:space="0" w:color="auto"/>
                        <w:right w:val="none" w:sz="0" w:space="0" w:color="auto"/>
                      </w:divBdr>
                    </w:div>
                  </w:divsChild>
                </w:div>
                <w:div w:id="158733292">
                  <w:marLeft w:val="0"/>
                  <w:marRight w:val="0"/>
                  <w:marTop w:val="0"/>
                  <w:marBottom w:val="0"/>
                  <w:divBdr>
                    <w:top w:val="none" w:sz="0" w:space="0" w:color="auto"/>
                    <w:left w:val="none" w:sz="0" w:space="0" w:color="auto"/>
                    <w:bottom w:val="none" w:sz="0" w:space="0" w:color="auto"/>
                    <w:right w:val="none" w:sz="0" w:space="0" w:color="auto"/>
                  </w:divBdr>
                  <w:divsChild>
                    <w:div w:id="555118557">
                      <w:marLeft w:val="0"/>
                      <w:marRight w:val="0"/>
                      <w:marTop w:val="0"/>
                      <w:marBottom w:val="0"/>
                      <w:divBdr>
                        <w:top w:val="none" w:sz="0" w:space="0" w:color="auto"/>
                        <w:left w:val="none" w:sz="0" w:space="0" w:color="auto"/>
                        <w:bottom w:val="none" w:sz="0" w:space="0" w:color="auto"/>
                        <w:right w:val="none" w:sz="0" w:space="0" w:color="auto"/>
                      </w:divBdr>
                    </w:div>
                  </w:divsChild>
                </w:div>
                <w:div w:id="231627522">
                  <w:marLeft w:val="0"/>
                  <w:marRight w:val="0"/>
                  <w:marTop w:val="0"/>
                  <w:marBottom w:val="0"/>
                  <w:divBdr>
                    <w:top w:val="none" w:sz="0" w:space="0" w:color="auto"/>
                    <w:left w:val="none" w:sz="0" w:space="0" w:color="auto"/>
                    <w:bottom w:val="none" w:sz="0" w:space="0" w:color="auto"/>
                    <w:right w:val="none" w:sz="0" w:space="0" w:color="auto"/>
                  </w:divBdr>
                  <w:divsChild>
                    <w:div w:id="298463699">
                      <w:marLeft w:val="0"/>
                      <w:marRight w:val="0"/>
                      <w:marTop w:val="0"/>
                      <w:marBottom w:val="0"/>
                      <w:divBdr>
                        <w:top w:val="none" w:sz="0" w:space="0" w:color="auto"/>
                        <w:left w:val="none" w:sz="0" w:space="0" w:color="auto"/>
                        <w:bottom w:val="none" w:sz="0" w:space="0" w:color="auto"/>
                        <w:right w:val="none" w:sz="0" w:space="0" w:color="auto"/>
                      </w:divBdr>
                    </w:div>
                  </w:divsChild>
                </w:div>
                <w:div w:id="245960943">
                  <w:marLeft w:val="0"/>
                  <w:marRight w:val="0"/>
                  <w:marTop w:val="0"/>
                  <w:marBottom w:val="0"/>
                  <w:divBdr>
                    <w:top w:val="none" w:sz="0" w:space="0" w:color="auto"/>
                    <w:left w:val="none" w:sz="0" w:space="0" w:color="auto"/>
                    <w:bottom w:val="none" w:sz="0" w:space="0" w:color="auto"/>
                    <w:right w:val="none" w:sz="0" w:space="0" w:color="auto"/>
                  </w:divBdr>
                  <w:divsChild>
                    <w:div w:id="1944723061">
                      <w:marLeft w:val="0"/>
                      <w:marRight w:val="0"/>
                      <w:marTop w:val="0"/>
                      <w:marBottom w:val="0"/>
                      <w:divBdr>
                        <w:top w:val="none" w:sz="0" w:space="0" w:color="auto"/>
                        <w:left w:val="none" w:sz="0" w:space="0" w:color="auto"/>
                        <w:bottom w:val="none" w:sz="0" w:space="0" w:color="auto"/>
                        <w:right w:val="none" w:sz="0" w:space="0" w:color="auto"/>
                      </w:divBdr>
                    </w:div>
                  </w:divsChild>
                </w:div>
                <w:div w:id="284888812">
                  <w:marLeft w:val="0"/>
                  <w:marRight w:val="0"/>
                  <w:marTop w:val="0"/>
                  <w:marBottom w:val="0"/>
                  <w:divBdr>
                    <w:top w:val="none" w:sz="0" w:space="0" w:color="auto"/>
                    <w:left w:val="none" w:sz="0" w:space="0" w:color="auto"/>
                    <w:bottom w:val="none" w:sz="0" w:space="0" w:color="auto"/>
                    <w:right w:val="none" w:sz="0" w:space="0" w:color="auto"/>
                  </w:divBdr>
                  <w:divsChild>
                    <w:div w:id="1741249790">
                      <w:marLeft w:val="0"/>
                      <w:marRight w:val="0"/>
                      <w:marTop w:val="0"/>
                      <w:marBottom w:val="0"/>
                      <w:divBdr>
                        <w:top w:val="none" w:sz="0" w:space="0" w:color="auto"/>
                        <w:left w:val="none" w:sz="0" w:space="0" w:color="auto"/>
                        <w:bottom w:val="none" w:sz="0" w:space="0" w:color="auto"/>
                        <w:right w:val="none" w:sz="0" w:space="0" w:color="auto"/>
                      </w:divBdr>
                    </w:div>
                  </w:divsChild>
                </w:div>
                <w:div w:id="334498578">
                  <w:marLeft w:val="0"/>
                  <w:marRight w:val="0"/>
                  <w:marTop w:val="0"/>
                  <w:marBottom w:val="0"/>
                  <w:divBdr>
                    <w:top w:val="none" w:sz="0" w:space="0" w:color="auto"/>
                    <w:left w:val="none" w:sz="0" w:space="0" w:color="auto"/>
                    <w:bottom w:val="none" w:sz="0" w:space="0" w:color="auto"/>
                    <w:right w:val="none" w:sz="0" w:space="0" w:color="auto"/>
                  </w:divBdr>
                  <w:divsChild>
                    <w:div w:id="277833966">
                      <w:marLeft w:val="0"/>
                      <w:marRight w:val="0"/>
                      <w:marTop w:val="0"/>
                      <w:marBottom w:val="0"/>
                      <w:divBdr>
                        <w:top w:val="none" w:sz="0" w:space="0" w:color="auto"/>
                        <w:left w:val="none" w:sz="0" w:space="0" w:color="auto"/>
                        <w:bottom w:val="none" w:sz="0" w:space="0" w:color="auto"/>
                        <w:right w:val="none" w:sz="0" w:space="0" w:color="auto"/>
                      </w:divBdr>
                    </w:div>
                  </w:divsChild>
                </w:div>
                <w:div w:id="376515804">
                  <w:marLeft w:val="0"/>
                  <w:marRight w:val="0"/>
                  <w:marTop w:val="0"/>
                  <w:marBottom w:val="0"/>
                  <w:divBdr>
                    <w:top w:val="none" w:sz="0" w:space="0" w:color="auto"/>
                    <w:left w:val="none" w:sz="0" w:space="0" w:color="auto"/>
                    <w:bottom w:val="none" w:sz="0" w:space="0" w:color="auto"/>
                    <w:right w:val="none" w:sz="0" w:space="0" w:color="auto"/>
                  </w:divBdr>
                  <w:divsChild>
                    <w:div w:id="335309889">
                      <w:marLeft w:val="0"/>
                      <w:marRight w:val="0"/>
                      <w:marTop w:val="0"/>
                      <w:marBottom w:val="0"/>
                      <w:divBdr>
                        <w:top w:val="none" w:sz="0" w:space="0" w:color="auto"/>
                        <w:left w:val="none" w:sz="0" w:space="0" w:color="auto"/>
                        <w:bottom w:val="none" w:sz="0" w:space="0" w:color="auto"/>
                        <w:right w:val="none" w:sz="0" w:space="0" w:color="auto"/>
                      </w:divBdr>
                    </w:div>
                  </w:divsChild>
                </w:div>
                <w:div w:id="408503712">
                  <w:marLeft w:val="0"/>
                  <w:marRight w:val="0"/>
                  <w:marTop w:val="0"/>
                  <w:marBottom w:val="0"/>
                  <w:divBdr>
                    <w:top w:val="none" w:sz="0" w:space="0" w:color="auto"/>
                    <w:left w:val="none" w:sz="0" w:space="0" w:color="auto"/>
                    <w:bottom w:val="none" w:sz="0" w:space="0" w:color="auto"/>
                    <w:right w:val="none" w:sz="0" w:space="0" w:color="auto"/>
                  </w:divBdr>
                  <w:divsChild>
                    <w:div w:id="1091201032">
                      <w:marLeft w:val="0"/>
                      <w:marRight w:val="0"/>
                      <w:marTop w:val="0"/>
                      <w:marBottom w:val="0"/>
                      <w:divBdr>
                        <w:top w:val="none" w:sz="0" w:space="0" w:color="auto"/>
                        <w:left w:val="none" w:sz="0" w:space="0" w:color="auto"/>
                        <w:bottom w:val="none" w:sz="0" w:space="0" w:color="auto"/>
                        <w:right w:val="none" w:sz="0" w:space="0" w:color="auto"/>
                      </w:divBdr>
                    </w:div>
                  </w:divsChild>
                </w:div>
                <w:div w:id="451749236">
                  <w:marLeft w:val="0"/>
                  <w:marRight w:val="0"/>
                  <w:marTop w:val="0"/>
                  <w:marBottom w:val="0"/>
                  <w:divBdr>
                    <w:top w:val="none" w:sz="0" w:space="0" w:color="auto"/>
                    <w:left w:val="none" w:sz="0" w:space="0" w:color="auto"/>
                    <w:bottom w:val="none" w:sz="0" w:space="0" w:color="auto"/>
                    <w:right w:val="none" w:sz="0" w:space="0" w:color="auto"/>
                  </w:divBdr>
                  <w:divsChild>
                    <w:div w:id="920020162">
                      <w:marLeft w:val="0"/>
                      <w:marRight w:val="0"/>
                      <w:marTop w:val="0"/>
                      <w:marBottom w:val="0"/>
                      <w:divBdr>
                        <w:top w:val="none" w:sz="0" w:space="0" w:color="auto"/>
                        <w:left w:val="none" w:sz="0" w:space="0" w:color="auto"/>
                        <w:bottom w:val="none" w:sz="0" w:space="0" w:color="auto"/>
                        <w:right w:val="none" w:sz="0" w:space="0" w:color="auto"/>
                      </w:divBdr>
                    </w:div>
                  </w:divsChild>
                </w:div>
                <w:div w:id="458763755">
                  <w:marLeft w:val="0"/>
                  <w:marRight w:val="0"/>
                  <w:marTop w:val="0"/>
                  <w:marBottom w:val="0"/>
                  <w:divBdr>
                    <w:top w:val="none" w:sz="0" w:space="0" w:color="auto"/>
                    <w:left w:val="none" w:sz="0" w:space="0" w:color="auto"/>
                    <w:bottom w:val="none" w:sz="0" w:space="0" w:color="auto"/>
                    <w:right w:val="none" w:sz="0" w:space="0" w:color="auto"/>
                  </w:divBdr>
                  <w:divsChild>
                    <w:div w:id="1128545001">
                      <w:marLeft w:val="0"/>
                      <w:marRight w:val="0"/>
                      <w:marTop w:val="0"/>
                      <w:marBottom w:val="0"/>
                      <w:divBdr>
                        <w:top w:val="none" w:sz="0" w:space="0" w:color="auto"/>
                        <w:left w:val="none" w:sz="0" w:space="0" w:color="auto"/>
                        <w:bottom w:val="none" w:sz="0" w:space="0" w:color="auto"/>
                        <w:right w:val="none" w:sz="0" w:space="0" w:color="auto"/>
                      </w:divBdr>
                    </w:div>
                  </w:divsChild>
                </w:div>
                <w:div w:id="461775668">
                  <w:marLeft w:val="0"/>
                  <w:marRight w:val="0"/>
                  <w:marTop w:val="0"/>
                  <w:marBottom w:val="0"/>
                  <w:divBdr>
                    <w:top w:val="none" w:sz="0" w:space="0" w:color="auto"/>
                    <w:left w:val="none" w:sz="0" w:space="0" w:color="auto"/>
                    <w:bottom w:val="none" w:sz="0" w:space="0" w:color="auto"/>
                    <w:right w:val="none" w:sz="0" w:space="0" w:color="auto"/>
                  </w:divBdr>
                  <w:divsChild>
                    <w:div w:id="418675735">
                      <w:marLeft w:val="0"/>
                      <w:marRight w:val="0"/>
                      <w:marTop w:val="0"/>
                      <w:marBottom w:val="0"/>
                      <w:divBdr>
                        <w:top w:val="none" w:sz="0" w:space="0" w:color="auto"/>
                        <w:left w:val="none" w:sz="0" w:space="0" w:color="auto"/>
                        <w:bottom w:val="none" w:sz="0" w:space="0" w:color="auto"/>
                        <w:right w:val="none" w:sz="0" w:space="0" w:color="auto"/>
                      </w:divBdr>
                    </w:div>
                  </w:divsChild>
                </w:div>
                <w:div w:id="486213635">
                  <w:marLeft w:val="0"/>
                  <w:marRight w:val="0"/>
                  <w:marTop w:val="0"/>
                  <w:marBottom w:val="0"/>
                  <w:divBdr>
                    <w:top w:val="none" w:sz="0" w:space="0" w:color="auto"/>
                    <w:left w:val="none" w:sz="0" w:space="0" w:color="auto"/>
                    <w:bottom w:val="none" w:sz="0" w:space="0" w:color="auto"/>
                    <w:right w:val="none" w:sz="0" w:space="0" w:color="auto"/>
                  </w:divBdr>
                  <w:divsChild>
                    <w:div w:id="1447239723">
                      <w:marLeft w:val="0"/>
                      <w:marRight w:val="0"/>
                      <w:marTop w:val="0"/>
                      <w:marBottom w:val="0"/>
                      <w:divBdr>
                        <w:top w:val="none" w:sz="0" w:space="0" w:color="auto"/>
                        <w:left w:val="none" w:sz="0" w:space="0" w:color="auto"/>
                        <w:bottom w:val="none" w:sz="0" w:space="0" w:color="auto"/>
                        <w:right w:val="none" w:sz="0" w:space="0" w:color="auto"/>
                      </w:divBdr>
                    </w:div>
                  </w:divsChild>
                </w:div>
                <w:div w:id="525876273">
                  <w:marLeft w:val="0"/>
                  <w:marRight w:val="0"/>
                  <w:marTop w:val="0"/>
                  <w:marBottom w:val="0"/>
                  <w:divBdr>
                    <w:top w:val="none" w:sz="0" w:space="0" w:color="auto"/>
                    <w:left w:val="none" w:sz="0" w:space="0" w:color="auto"/>
                    <w:bottom w:val="none" w:sz="0" w:space="0" w:color="auto"/>
                    <w:right w:val="none" w:sz="0" w:space="0" w:color="auto"/>
                  </w:divBdr>
                  <w:divsChild>
                    <w:div w:id="73818270">
                      <w:marLeft w:val="0"/>
                      <w:marRight w:val="0"/>
                      <w:marTop w:val="0"/>
                      <w:marBottom w:val="0"/>
                      <w:divBdr>
                        <w:top w:val="none" w:sz="0" w:space="0" w:color="auto"/>
                        <w:left w:val="none" w:sz="0" w:space="0" w:color="auto"/>
                        <w:bottom w:val="none" w:sz="0" w:space="0" w:color="auto"/>
                        <w:right w:val="none" w:sz="0" w:space="0" w:color="auto"/>
                      </w:divBdr>
                    </w:div>
                  </w:divsChild>
                </w:div>
                <w:div w:id="538319417">
                  <w:marLeft w:val="0"/>
                  <w:marRight w:val="0"/>
                  <w:marTop w:val="0"/>
                  <w:marBottom w:val="0"/>
                  <w:divBdr>
                    <w:top w:val="none" w:sz="0" w:space="0" w:color="auto"/>
                    <w:left w:val="none" w:sz="0" w:space="0" w:color="auto"/>
                    <w:bottom w:val="none" w:sz="0" w:space="0" w:color="auto"/>
                    <w:right w:val="none" w:sz="0" w:space="0" w:color="auto"/>
                  </w:divBdr>
                  <w:divsChild>
                    <w:div w:id="46221668">
                      <w:marLeft w:val="0"/>
                      <w:marRight w:val="0"/>
                      <w:marTop w:val="0"/>
                      <w:marBottom w:val="0"/>
                      <w:divBdr>
                        <w:top w:val="none" w:sz="0" w:space="0" w:color="auto"/>
                        <w:left w:val="none" w:sz="0" w:space="0" w:color="auto"/>
                        <w:bottom w:val="none" w:sz="0" w:space="0" w:color="auto"/>
                        <w:right w:val="none" w:sz="0" w:space="0" w:color="auto"/>
                      </w:divBdr>
                    </w:div>
                  </w:divsChild>
                </w:div>
                <w:div w:id="640765532">
                  <w:marLeft w:val="0"/>
                  <w:marRight w:val="0"/>
                  <w:marTop w:val="0"/>
                  <w:marBottom w:val="0"/>
                  <w:divBdr>
                    <w:top w:val="none" w:sz="0" w:space="0" w:color="auto"/>
                    <w:left w:val="none" w:sz="0" w:space="0" w:color="auto"/>
                    <w:bottom w:val="none" w:sz="0" w:space="0" w:color="auto"/>
                    <w:right w:val="none" w:sz="0" w:space="0" w:color="auto"/>
                  </w:divBdr>
                  <w:divsChild>
                    <w:div w:id="1437021929">
                      <w:marLeft w:val="0"/>
                      <w:marRight w:val="0"/>
                      <w:marTop w:val="0"/>
                      <w:marBottom w:val="0"/>
                      <w:divBdr>
                        <w:top w:val="none" w:sz="0" w:space="0" w:color="auto"/>
                        <w:left w:val="none" w:sz="0" w:space="0" w:color="auto"/>
                        <w:bottom w:val="none" w:sz="0" w:space="0" w:color="auto"/>
                        <w:right w:val="none" w:sz="0" w:space="0" w:color="auto"/>
                      </w:divBdr>
                    </w:div>
                  </w:divsChild>
                </w:div>
                <w:div w:id="658462578">
                  <w:marLeft w:val="0"/>
                  <w:marRight w:val="0"/>
                  <w:marTop w:val="0"/>
                  <w:marBottom w:val="0"/>
                  <w:divBdr>
                    <w:top w:val="none" w:sz="0" w:space="0" w:color="auto"/>
                    <w:left w:val="none" w:sz="0" w:space="0" w:color="auto"/>
                    <w:bottom w:val="none" w:sz="0" w:space="0" w:color="auto"/>
                    <w:right w:val="none" w:sz="0" w:space="0" w:color="auto"/>
                  </w:divBdr>
                  <w:divsChild>
                    <w:div w:id="1333294266">
                      <w:marLeft w:val="0"/>
                      <w:marRight w:val="0"/>
                      <w:marTop w:val="0"/>
                      <w:marBottom w:val="0"/>
                      <w:divBdr>
                        <w:top w:val="none" w:sz="0" w:space="0" w:color="auto"/>
                        <w:left w:val="none" w:sz="0" w:space="0" w:color="auto"/>
                        <w:bottom w:val="none" w:sz="0" w:space="0" w:color="auto"/>
                        <w:right w:val="none" w:sz="0" w:space="0" w:color="auto"/>
                      </w:divBdr>
                    </w:div>
                  </w:divsChild>
                </w:div>
                <w:div w:id="671102005">
                  <w:marLeft w:val="0"/>
                  <w:marRight w:val="0"/>
                  <w:marTop w:val="0"/>
                  <w:marBottom w:val="0"/>
                  <w:divBdr>
                    <w:top w:val="none" w:sz="0" w:space="0" w:color="auto"/>
                    <w:left w:val="none" w:sz="0" w:space="0" w:color="auto"/>
                    <w:bottom w:val="none" w:sz="0" w:space="0" w:color="auto"/>
                    <w:right w:val="none" w:sz="0" w:space="0" w:color="auto"/>
                  </w:divBdr>
                  <w:divsChild>
                    <w:div w:id="2011983077">
                      <w:marLeft w:val="0"/>
                      <w:marRight w:val="0"/>
                      <w:marTop w:val="0"/>
                      <w:marBottom w:val="0"/>
                      <w:divBdr>
                        <w:top w:val="none" w:sz="0" w:space="0" w:color="auto"/>
                        <w:left w:val="none" w:sz="0" w:space="0" w:color="auto"/>
                        <w:bottom w:val="none" w:sz="0" w:space="0" w:color="auto"/>
                        <w:right w:val="none" w:sz="0" w:space="0" w:color="auto"/>
                      </w:divBdr>
                    </w:div>
                  </w:divsChild>
                </w:div>
                <w:div w:id="675229317">
                  <w:marLeft w:val="0"/>
                  <w:marRight w:val="0"/>
                  <w:marTop w:val="0"/>
                  <w:marBottom w:val="0"/>
                  <w:divBdr>
                    <w:top w:val="none" w:sz="0" w:space="0" w:color="auto"/>
                    <w:left w:val="none" w:sz="0" w:space="0" w:color="auto"/>
                    <w:bottom w:val="none" w:sz="0" w:space="0" w:color="auto"/>
                    <w:right w:val="none" w:sz="0" w:space="0" w:color="auto"/>
                  </w:divBdr>
                  <w:divsChild>
                    <w:div w:id="1033724862">
                      <w:marLeft w:val="0"/>
                      <w:marRight w:val="0"/>
                      <w:marTop w:val="0"/>
                      <w:marBottom w:val="0"/>
                      <w:divBdr>
                        <w:top w:val="none" w:sz="0" w:space="0" w:color="auto"/>
                        <w:left w:val="none" w:sz="0" w:space="0" w:color="auto"/>
                        <w:bottom w:val="none" w:sz="0" w:space="0" w:color="auto"/>
                        <w:right w:val="none" w:sz="0" w:space="0" w:color="auto"/>
                      </w:divBdr>
                    </w:div>
                  </w:divsChild>
                </w:div>
                <w:div w:id="709956434">
                  <w:marLeft w:val="0"/>
                  <w:marRight w:val="0"/>
                  <w:marTop w:val="0"/>
                  <w:marBottom w:val="0"/>
                  <w:divBdr>
                    <w:top w:val="none" w:sz="0" w:space="0" w:color="auto"/>
                    <w:left w:val="none" w:sz="0" w:space="0" w:color="auto"/>
                    <w:bottom w:val="none" w:sz="0" w:space="0" w:color="auto"/>
                    <w:right w:val="none" w:sz="0" w:space="0" w:color="auto"/>
                  </w:divBdr>
                  <w:divsChild>
                    <w:div w:id="1634215699">
                      <w:marLeft w:val="0"/>
                      <w:marRight w:val="0"/>
                      <w:marTop w:val="0"/>
                      <w:marBottom w:val="0"/>
                      <w:divBdr>
                        <w:top w:val="none" w:sz="0" w:space="0" w:color="auto"/>
                        <w:left w:val="none" w:sz="0" w:space="0" w:color="auto"/>
                        <w:bottom w:val="none" w:sz="0" w:space="0" w:color="auto"/>
                        <w:right w:val="none" w:sz="0" w:space="0" w:color="auto"/>
                      </w:divBdr>
                    </w:div>
                  </w:divsChild>
                </w:div>
                <w:div w:id="718095105">
                  <w:marLeft w:val="0"/>
                  <w:marRight w:val="0"/>
                  <w:marTop w:val="0"/>
                  <w:marBottom w:val="0"/>
                  <w:divBdr>
                    <w:top w:val="none" w:sz="0" w:space="0" w:color="auto"/>
                    <w:left w:val="none" w:sz="0" w:space="0" w:color="auto"/>
                    <w:bottom w:val="none" w:sz="0" w:space="0" w:color="auto"/>
                    <w:right w:val="none" w:sz="0" w:space="0" w:color="auto"/>
                  </w:divBdr>
                  <w:divsChild>
                    <w:div w:id="1625230331">
                      <w:marLeft w:val="0"/>
                      <w:marRight w:val="0"/>
                      <w:marTop w:val="0"/>
                      <w:marBottom w:val="0"/>
                      <w:divBdr>
                        <w:top w:val="none" w:sz="0" w:space="0" w:color="auto"/>
                        <w:left w:val="none" w:sz="0" w:space="0" w:color="auto"/>
                        <w:bottom w:val="none" w:sz="0" w:space="0" w:color="auto"/>
                        <w:right w:val="none" w:sz="0" w:space="0" w:color="auto"/>
                      </w:divBdr>
                    </w:div>
                  </w:divsChild>
                </w:div>
                <w:div w:id="793330845">
                  <w:marLeft w:val="0"/>
                  <w:marRight w:val="0"/>
                  <w:marTop w:val="0"/>
                  <w:marBottom w:val="0"/>
                  <w:divBdr>
                    <w:top w:val="none" w:sz="0" w:space="0" w:color="auto"/>
                    <w:left w:val="none" w:sz="0" w:space="0" w:color="auto"/>
                    <w:bottom w:val="none" w:sz="0" w:space="0" w:color="auto"/>
                    <w:right w:val="none" w:sz="0" w:space="0" w:color="auto"/>
                  </w:divBdr>
                  <w:divsChild>
                    <w:div w:id="804742272">
                      <w:marLeft w:val="0"/>
                      <w:marRight w:val="0"/>
                      <w:marTop w:val="0"/>
                      <w:marBottom w:val="0"/>
                      <w:divBdr>
                        <w:top w:val="none" w:sz="0" w:space="0" w:color="auto"/>
                        <w:left w:val="none" w:sz="0" w:space="0" w:color="auto"/>
                        <w:bottom w:val="none" w:sz="0" w:space="0" w:color="auto"/>
                        <w:right w:val="none" w:sz="0" w:space="0" w:color="auto"/>
                      </w:divBdr>
                    </w:div>
                  </w:divsChild>
                </w:div>
                <w:div w:id="812450500">
                  <w:marLeft w:val="0"/>
                  <w:marRight w:val="0"/>
                  <w:marTop w:val="0"/>
                  <w:marBottom w:val="0"/>
                  <w:divBdr>
                    <w:top w:val="none" w:sz="0" w:space="0" w:color="auto"/>
                    <w:left w:val="none" w:sz="0" w:space="0" w:color="auto"/>
                    <w:bottom w:val="none" w:sz="0" w:space="0" w:color="auto"/>
                    <w:right w:val="none" w:sz="0" w:space="0" w:color="auto"/>
                  </w:divBdr>
                  <w:divsChild>
                    <w:div w:id="14112832">
                      <w:marLeft w:val="0"/>
                      <w:marRight w:val="0"/>
                      <w:marTop w:val="0"/>
                      <w:marBottom w:val="0"/>
                      <w:divBdr>
                        <w:top w:val="none" w:sz="0" w:space="0" w:color="auto"/>
                        <w:left w:val="none" w:sz="0" w:space="0" w:color="auto"/>
                        <w:bottom w:val="none" w:sz="0" w:space="0" w:color="auto"/>
                        <w:right w:val="none" w:sz="0" w:space="0" w:color="auto"/>
                      </w:divBdr>
                    </w:div>
                  </w:divsChild>
                </w:div>
                <w:div w:id="841311853">
                  <w:marLeft w:val="0"/>
                  <w:marRight w:val="0"/>
                  <w:marTop w:val="0"/>
                  <w:marBottom w:val="0"/>
                  <w:divBdr>
                    <w:top w:val="none" w:sz="0" w:space="0" w:color="auto"/>
                    <w:left w:val="none" w:sz="0" w:space="0" w:color="auto"/>
                    <w:bottom w:val="none" w:sz="0" w:space="0" w:color="auto"/>
                    <w:right w:val="none" w:sz="0" w:space="0" w:color="auto"/>
                  </w:divBdr>
                  <w:divsChild>
                    <w:div w:id="366879114">
                      <w:marLeft w:val="0"/>
                      <w:marRight w:val="0"/>
                      <w:marTop w:val="0"/>
                      <w:marBottom w:val="0"/>
                      <w:divBdr>
                        <w:top w:val="none" w:sz="0" w:space="0" w:color="auto"/>
                        <w:left w:val="none" w:sz="0" w:space="0" w:color="auto"/>
                        <w:bottom w:val="none" w:sz="0" w:space="0" w:color="auto"/>
                        <w:right w:val="none" w:sz="0" w:space="0" w:color="auto"/>
                      </w:divBdr>
                    </w:div>
                  </w:divsChild>
                </w:div>
                <w:div w:id="916935701">
                  <w:marLeft w:val="0"/>
                  <w:marRight w:val="0"/>
                  <w:marTop w:val="0"/>
                  <w:marBottom w:val="0"/>
                  <w:divBdr>
                    <w:top w:val="none" w:sz="0" w:space="0" w:color="auto"/>
                    <w:left w:val="none" w:sz="0" w:space="0" w:color="auto"/>
                    <w:bottom w:val="none" w:sz="0" w:space="0" w:color="auto"/>
                    <w:right w:val="none" w:sz="0" w:space="0" w:color="auto"/>
                  </w:divBdr>
                  <w:divsChild>
                    <w:div w:id="1149441804">
                      <w:marLeft w:val="0"/>
                      <w:marRight w:val="0"/>
                      <w:marTop w:val="0"/>
                      <w:marBottom w:val="0"/>
                      <w:divBdr>
                        <w:top w:val="none" w:sz="0" w:space="0" w:color="auto"/>
                        <w:left w:val="none" w:sz="0" w:space="0" w:color="auto"/>
                        <w:bottom w:val="none" w:sz="0" w:space="0" w:color="auto"/>
                        <w:right w:val="none" w:sz="0" w:space="0" w:color="auto"/>
                      </w:divBdr>
                    </w:div>
                  </w:divsChild>
                </w:div>
                <w:div w:id="944340647">
                  <w:marLeft w:val="0"/>
                  <w:marRight w:val="0"/>
                  <w:marTop w:val="0"/>
                  <w:marBottom w:val="0"/>
                  <w:divBdr>
                    <w:top w:val="none" w:sz="0" w:space="0" w:color="auto"/>
                    <w:left w:val="none" w:sz="0" w:space="0" w:color="auto"/>
                    <w:bottom w:val="none" w:sz="0" w:space="0" w:color="auto"/>
                    <w:right w:val="none" w:sz="0" w:space="0" w:color="auto"/>
                  </w:divBdr>
                  <w:divsChild>
                    <w:div w:id="643051605">
                      <w:marLeft w:val="0"/>
                      <w:marRight w:val="0"/>
                      <w:marTop w:val="0"/>
                      <w:marBottom w:val="0"/>
                      <w:divBdr>
                        <w:top w:val="none" w:sz="0" w:space="0" w:color="auto"/>
                        <w:left w:val="none" w:sz="0" w:space="0" w:color="auto"/>
                        <w:bottom w:val="none" w:sz="0" w:space="0" w:color="auto"/>
                        <w:right w:val="none" w:sz="0" w:space="0" w:color="auto"/>
                      </w:divBdr>
                    </w:div>
                  </w:divsChild>
                </w:div>
                <w:div w:id="984046660">
                  <w:marLeft w:val="0"/>
                  <w:marRight w:val="0"/>
                  <w:marTop w:val="0"/>
                  <w:marBottom w:val="0"/>
                  <w:divBdr>
                    <w:top w:val="none" w:sz="0" w:space="0" w:color="auto"/>
                    <w:left w:val="none" w:sz="0" w:space="0" w:color="auto"/>
                    <w:bottom w:val="none" w:sz="0" w:space="0" w:color="auto"/>
                    <w:right w:val="none" w:sz="0" w:space="0" w:color="auto"/>
                  </w:divBdr>
                  <w:divsChild>
                    <w:div w:id="1985038296">
                      <w:marLeft w:val="0"/>
                      <w:marRight w:val="0"/>
                      <w:marTop w:val="0"/>
                      <w:marBottom w:val="0"/>
                      <w:divBdr>
                        <w:top w:val="none" w:sz="0" w:space="0" w:color="auto"/>
                        <w:left w:val="none" w:sz="0" w:space="0" w:color="auto"/>
                        <w:bottom w:val="none" w:sz="0" w:space="0" w:color="auto"/>
                        <w:right w:val="none" w:sz="0" w:space="0" w:color="auto"/>
                      </w:divBdr>
                    </w:div>
                  </w:divsChild>
                </w:div>
                <w:div w:id="985553122">
                  <w:marLeft w:val="0"/>
                  <w:marRight w:val="0"/>
                  <w:marTop w:val="0"/>
                  <w:marBottom w:val="0"/>
                  <w:divBdr>
                    <w:top w:val="none" w:sz="0" w:space="0" w:color="auto"/>
                    <w:left w:val="none" w:sz="0" w:space="0" w:color="auto"/>
                    <w:bottom w:val="none" w:sz="0" w:space="0" w:color="auto"/>
                    <w:right w:val="none" w:sz="0" w:space="0" w:color="auto"/>
                  </w:divBdr>
                  <w:divsChild>
                    <w:div w:id="312218967">
                      <w:marLeft w:val="0"/>
                      <w:marRight w:val="0"/>
                      <w:marTop w:val="0"/>
                      <w:marBottom w:val="0"/>
                      <w:divBdr>
                        <w:top w:val="none" w:sz="0" w:space="0" w:color="auto"/>
                        <w:left w:val="none" w:sz="0" w:space="0" w:color="auto"/>
                        <w:bottom w:val="none" w:sz="0" w:space="0" w:color="auto"/>
                        <w:right w:val="none" w:sz="0" w:space="0" w:color="auto"/>
                      </w:divBdr>
                    </w:div>
                  </w:divsChild>
                </w:div>
                <w:div w:id="1011449690">
                  <w:marLeft w:val="0"/>
                  <w:marRight w:val="0"/>
                  <w:marTop w:val="0"/>
                  <w:marBottom w:val="0"/>
                  <w:divBdr>
                    <w:top w:val="none" w:sz="0" w:space="0" w:color="auto"/>
                    <w:left w:val="none" w:sz="0" w:space="0" w:color="auto"/>
                    <w:bottom w:val="none" w:sz="0" w:space="0" w:color="auto"/>
                    <w:right w:val="none" w:sz="0" w:space="0" w:color="auto"/>
                  </w:divBdr>
                  <w:divsChild>
                    <w:div w:id="41559445">
                      <w:marLeft w:val="0"/>
                      <w:marRight w:val="0"/>
                      <w:marTop w:val="0"/>
                      <w:marBottom w:val="0"/>
                      <w:divBdr>
                        <w:top w:val="none" w:sz="0" w:space="0" w:color="auto"/>
                        <w:left w:val="none" w:sz="0" w:space="0" w:color="auto"/>
                        <w:bottom w:val="none" w:sz="0" w:space="0" w:color="auto"/>
                        <w:right w:val="none" w:sz="0" w:space="0" w:color="auto"/>
                      </w:divBdr>
                    </w:div>
                    <w:div w:id="121266207">
                      <w:marLeft w:val="0"/>
                      <w:marRight w:val="0"/>
                      <w:marTop w:val="0"/>
                      <w:marBottom w:val="0"/>
                      <w:divBdr>
                        <w:top w:val="none" w:sz="0" w:space="0" w:color="auto"/>
                        <w:left w:val="none" w:sz="0" w:space="0" w:color="auto"/>
                        <w:bottom w:val="none" w:sz="0" w:space="0" w:color="auto"/>
                        <w:right w:val="none" w:sz="0" w:space="0" w:color="auto"/>
                      </w:divBdr>
                    </w:div>
                    <w:div w:id="1714576595">
                      <w:marLeft w:val="0"/>
                      <w:marRight w:val="0"/>
                      <w:marTop w:val="0"/>
                      <w:marBottom w:val="0"/>
                      <w:divBdr>
                        <w:top w:val="none" w:sz="0" w:space="0" w:color="auto"/>
                        <w:left w:val="none" w:sz="0" w:space="0" w:color="auto"/>
                        <w:bottom w:val="none" w:sz="0" w:space="0" w:color="auto"/>
                        <w:right w:val="none" w:sz="0" w:space="0" w:color="auto"/>
                      </w:divBdr>
                    </w:div>
                  </w:divsChild>
                </w:div>
                <w:div w:id="1074274833">
                  <w:marLeft w:val="0"/>
                  <w:marRight w:val="0"/>
                  <w:marTop w:val="0"/>
                  <w:marBottom w:val="0"/>
                  <w:divBdr>
                    <w:top w:val="none" w:sz="0" w:space="0" w:color="auto"/>
                    <w:left w:val="none" w:sz="0" w:space="0" w:color="auto"/>
                    <w:bottom w:val="none" w:sz="0" w:space="0" w:color="auto"/>
                    <w:right w:val="none" w:sz="0" w:space="0" w:color="auto"/>
                  </w:divBdr>
                  <w:divsChild>
                    <w:div w:id="780606758">
                      <w:marLeft w:val="0"/>
                      <w:marRight w:val="0"/>
                      <w:marTop w:val="0"/>
                      <w:marBottom w:val="0"/>
                      <w:divBdr>
                        <w:top w:val="none" w:sz="0" w:space="0" w:color="auto"/>
                        <w:left w:val="none" w:sz="0" w:space="0" w:color="auto"/>
                        <w:bottom w:val="none" w:sz="0" w:space="0" w:color="auto"/>
                        <w:right w:val="none" w:sz="0" w:space="0" w:color="auto"/>
                      </w:divBdr>
                    </w:div>
                  </w:divsChild>
                </w:div>
                <w:div w:id="1136797894">
                  <w:marLeft w:val="0"/>
                  <w:marRight w:val="0"/>
                  <w:marTop w:val="0"/>
                  <w:marBottom w:val="0"/>
                  <w:divBdr>
                    <w:top w:val="none" w:sz="0" w:space="0" w:color="auto"/>
                    <w:left w:val="none" w:sz="0" w:space="0" w:color="auto"/>
                    <w:bottom w:val="none" w:sz="0" w:space="0" w:color="auto"/>
                    <w:right w:val="none" w:sz="0" w:space="0" w:color="auto"/>
                  </w:divBdr>
                  <w:divsChild>
                    <w:div w:id="1500729331">
                      <w:marLeft w:val="0"/>
                      <w:marRight w:val="0"/>
                      <w:marTop w:val="0"/>
                      <w:marBottom w:val="0"/>
                      <w:divBdr>
                        <w:top w:val="none" w:sz="0" w:space="0" w:color="auto"/>
                        <w:left w:val="none" w:sz="0" w:space="0" w:color="auto"/>
                        <w:bottom w:val="none" w:sz="0" w:space="0" w:color="auto"/>
                        <w:right w:val="none" w:sz="0" w:space="0" w:color="auto"/>
                      </w:divBdr>
                    </w:div>
                  </w:divsChild>
                </w:div>
                <w:div w:id="1151603627">
                  <w:marLeft w:val="0"/>
                  <w:marRight w:val="0"/>
                  <w:marTop w:val="0"/>
                  <w:marBottom w:val="0"/>
                  <w:divBdr>
                    <w:top w:val="none" w:sz="0" w:space="0" w:color="auto"/>
                    <w:left w:val="none" w:sz="0" w:space="0" w:color="auto"/>
                    <w:bottom w:val="none" w:sz="0" w:space="0" w:color="auto"/>
                    <w:right w:val="none" w:sz="0" w:space="0" w:color="auto"/>
                  </w:divBdr>
                  <w:divsChild>
                    <w:div w:id="661742711">
                      <w:marLeft w:val="0"/>
                      <w:marRight w:val="0"/>
                      <w:marTop w:val="0"/>
                      <w:marBottom w:val="0"/>
                      <w:divBdr>
                        <w:top w:val="none" w:sz="0" w:space="0" w:color="auto"/>
                        <w:left w:val="none" w:sz="0" w:space="0" w:color="auto"/>
                        <w:bottom w:val="none" w:sz="0" w:space="0" w:color="auto"/>
                        <w:right w:val="none" w:sz="0" w:space="0" w:color="auto"/>
                      </w:divBdr>
                    </w:div>
                  </w:divsChild>
                </w:div>
                <w:div w:id="1156141467">
                  <w:marLeft w:val="0"/>
                  <w:marRight w:val="0"/>
                  <w:marTop w:val="0"/>
                  <w:marBottom w:val="0"/>
                  <w:divBdr>
                    <w:top w:val="none" w:sz="0" w:space="0" w:color="auto"/>
                    <w:left w:val="none" w:sz="0" w:space="0" w:color="auto"/>
                    <w:bottom w:val="none" w:sz="0" w:space="0" w:color="auto"/>
                    <w:right w:val="none" w:sz="0" w:space="0" w:color="auto"/>
                  </w:divBdr>
                  <w:divsChild>
                    <w:div w:id="549152570">
                      <w:marLeft w:val="0"/>
                      <w:marRight w:val="0"/>
                      <w:marTop w:val="0"/>
                      <w:marBottom w:val="0"/>
                      <w:divBdr>
                        <w:top w:val="none" w:sz="0" w:space="0" w:color="auto"/>
                        <w:left w:val="none" w:sz="0" w:space="0" w:color="auto"/>
                        <w:bottom w:val="none" w:sz="0" w:space="0" w:color="auto"/>
                        <w:right w:val="none" w:sz="0" w:space="0" w:color="auto"/>
                      </w:divBdr>
                    </w:div>
                  </w:divsChild>
                </w:div>
                <w:div w:id="1211379684">
                  <w:marLeft w:val="0"/>
                  <w:marRight w:val="0"/>
                  <w:marTop w:val="0"/>
                  <w:marBottom w:val="0"/>
                  <w:divBdr>
                    <w:top w:val="none" w:sz="0" w:space="0" w:color="auto"/>
                    <w:left w:val="none" w:sz="0" w:space="0" w:color="auto"/>
                    <w:bottom w:val="none" w:sz="0" w:space="0" w:color="auto"/>
                    <w:right w:val="none" w:sz="0" w:space="0" w:color="auto"/>
                  </w:divBdr>
                  <w:divsChild>
                    <w:div w:id="927886869">
                      <w:marLeft w:val="0"/>
                      <w:marRight w:val="0"/>
                      <w:marTop w:val="0"/>
                      <w:marBottom w:val="0"/>
                      <w:divBdr>
                        <w:top w:val="none" w:sz="0" w:space="0" w:color="auto"/>
                        <w:left w:val="none" w:sz="0" w:space="0" w:color="auto"/>
                        <w:bottom w:val="none" w:sz="0" w:space="0" w:color="auto"/>
                        <w:right w:val="none" w:sz="0" w:space="0" w:color="auto"/>
                      </w:divBdr>
                    </w:div>
                  </w:divsChild>
                </w:div>
                <w:div w:id="1228497805">
                  <w:marLeft w:val="0"/>
                  <w:marRight w:val="0"/>
                  <w:marTop w:val="0"/>
                  <w:marBottom w:val="0"/>
                  <w:divBdr>
                    <w:top w:val="none" w:sz="0" w:space="0" w:color="auto"/>
                    <w:left w:val="none" w:sz="0" w:space="0" w:color="auto"/>
                    <w:bottom w:val="none" w:sz="0" w:space="0" w:color="auto"/>
                    <w:right w:val="none" w:sz="0" w:space="0" w:color="auto"/>
                  </w:divBdr>
                  <w:divsChild>
                    <w:div w:id="919487291">
                      <w:marLeft w:val="0"/>
                      <w:marRight w:val="0"/>
                      <w:marTop w:val="0"/>
                      <w:marBottom w:val="0"/>
                      <w:divBdr>
                        <w:top w:val="none" w:sz="0" w:space="0" w:color="auto"/>
                        <w:left w:val="none" w:sz="0" w:space="0" w:color="auto"/>
                        <w:bottom w:val="none" w:sz="0" w:space="0" w:color="auto"/>
                        <w:right w:val="none" w:sz="0" w:space="0" w:color="auto"/>
                      </w:divBdr>
                    </w:div>
                  </w:divsChild>
                </w:div>
                <w:div w:id="1246767302">
                  <w:marLeft w:val="0"/>
                  <w:marRight w:val="0"/>
                  <w:marTop w:val="0"/>
                  <w:marBottom w:val="0"/>
                  <w:divBdr>
                    <w:top w:val="none" w:sz="0" w:space="0" w:color="auto"/>
                    <w:left w:val="none" w:sz="0" w:space="0" w:color="auto"/>
                    <w:bottom w:val="none" w:sz="0" w:space="0" w:color="auto"/>
                    <w:right w:val="none" w:sz="0" w:space="0" w:color="auto"/>
                  </w:divBdr>
                  <w:divsChild>
                    <w:div w:id="334652818">
                      <w:marLeft w:val="0"/>
                      <w:marRight w:val="0"/>
                      <w:marTop w:val="0"/>
                      <w:marBottom w:val="0"/>
                      <w:divBdr>
                        <w:top w:val="none" w:sz="0" w:space="0" w:color="auto"/>
                        <w:left w:val="none" w:sz="0" w:space="0" w:color="auto"/>
                        <w:bottom w:val="none" w:sz="0" w:space="0" w:color="auto"/>
                        <w:right w:val="none" w:sz="0" w:space="0" w:color="auto"/>
                      </w:divBdr>
                    </w:div>
                    <w:div w:id="706758916">
                      <w:marLeft w:val="0"/>
                      <w:marRight w:val="0"/>
                      <w:marTop w:val="0"/>
                      <w:marBottom w:val="0"/>
                      <w:divBdr>
                        <w:top w:val="none" w:sz="0" w:space="0" w:color="auto"/>
                        <w:left w:val="none" w:sz="0" w:space="0" w:color="auto"/>
                        <w:bottom w:val="none" w:sz="0" w:space="0" w:color="auto"/>
                        <w:right w:val="none" w:sz="0" w:space="0" w:color="auto"/>
                      </w:divBdr>
                    </w:div>
                  </w:divsChild>
                </w:div>
                <w:div w:id="1280840088">
                  <w:marLeft w:val="0"/>
                  <w:marRight w:val="0"/>
                  <w:marTop w:val="0"/>
                  <w:marBottom w:val="0"/>
                  <w:divBdr>
                    <w:top w:val="none" w:sz="0" w:space="0" w:color="auto"/>
                    <w:left w:val="none" w:sz="0" w:space="0" w:color="auto"/>
                    <w:bottom w:val="none" w:sz="0" w:space="0" w:color="auto"/>
                    <w:right w:val="none" w:sz="0" w:space="0" w:color="auto"/>
                  </w:divBdr>
                  <w:divsChild>
                    <w:div w:id="1505053066">
                      <w:marLeft w:val="0"/>
                      <w:marRight w:val="0"/>
                      <w:marTop w:val="0"/>
                      <w:marBottom w:val="0"/>
                      <w:divBdr>
                        <w:top w:val="none" w:sz="0" w:space="0" w:color="auto"/>
                        <w:left w:val="none" w:sz="0" w:space="0" w:color="auto"/>
                        <w:bottom w:val="none" w:sz="0" w:space="0" w:color="auto"/>
                        <w:right w:val="none" w:sz="0" w:space="0" w:color="auto"/>
                      </w:divBdr>
                    </w:div>
                  </w:divsChild>
                </w:div>
                <w:div w:id="1303731501">
                  <w:marLeft w:val="0"/>
                  <w:marRight w:val="0"/>
                  <w:marTop w:val="0"/>
                  <w:marBottom w:val="0"/>
                  <w:divBdr>
                    <w:top w:val="none" w:sz="0" w:space="0" w:color="auto"/>
                    <w:left w:val="none" w:sz="0" w:space="0" w:color="auto"/>
                    <w:bottom w:val="none" w:sz="0" w:space="0" w:color="auto"/>
                    <w:right w:val="none" w:sz="0" w:space="0" w:color="auto"/>
                  </w:divBdr>
                  <w:divsChild>
                    <w:div w:id="1789474128">
                      <w:marLeft w:val="0"/>
                      <w:marRight w:val="0"/>
                      <w:marTop w:val="0"/>
                      <w:marBottom w:val="0"/>
                      <w:divBdr>
                        <w:top w:val="none" w:sz="0" w:space="0" w:color="auto"/>
                        <w:left w:val="none" w:sz="0" w:space="0" w:color="auto"/>
                        <w:bottom w:val="none" w:sz="0" w:space="0" w:color="auto"/>
                        <w:right w:val="none" w:sz="0" w:space="0" w:color="auto"/>
                      </w:divBdr>
                    </w:div>
                  </w:divsChild>
                </w:div>
                <w:div w:id="1307513814">
                  <w:marLeft w:val="0"/>
                  <w:marRight w:val="0"/>
                  <w:marTop w:val="0"/>
                  <w:marBottom w:val="0"/>
                  <w:divBdr>
                    <w:top w:val="none" w:sz="0" w:space="0" w:color="auto"/>
                    <w:left w:val="none" w:sz="0" w:space="0" w:color="auto"/>
                    <w:bottom w:val="none" w:sz="0" w:space="0" w:color="auto"/>
                    <w:right w:val="none" w:sz="0" w:space="0" w:color="auto"/>
                  </w:divBdr>
                  <w:divsChild>
                    <w:div w:id="859667290">
                      <w:marLeft w:val="0"/>
                      <w:marRight w:val="0"/>
                      <w:marTop w:val="0"/>
                      <w:marBottom w:val="0"/>
                      <w:divBdr>
                        <w:top w:val="none" w:sz="0" w:space="0" w:color="auto"/>
                        <w:left w:val="none" w:sz="0" w:space="0" w:color="auto"/>
                        <w:bottom w:val="none" w:sz="0" w:space="0" w:color="auto"/>
                        <w:right w:val="none" w:sz="0" w:space="0" w:color="auto"/>
                      </w:divBdr>
                    </w:div>
                  </w:divsChild>
                </w:div>
                <w:div w:id="1337074754">
                  <w:marLeft w:val="0"/>
                  <w:marRight w:val="0"/>
                  <w:marTop w:val="0"/>
                  <w:marBottom w:val="0"/>
                  <w:divBdr>
                    <w:top w:val="none" w:sz="0" w:space="0" w:color="auto"/>
                    <w:left w:val="none" w:sz="0" w:space="0" w:color="auto"/>
                    <w:bottom w:val="none" w:sz="0" w:space="0" w:color="auto"/>
                    <w:right w:val="none" w:sz="0" w:space="0" w:color="auto"/>
                  </w:divBdr>
                  <w:divsChild>
                    <w:div w:id="1287467193">
                      <w:marLeft w:val="0"/>
                      <w:marRight w:val="0"/>
                      <w:marTop w:val="0"/>
                      <w:marBottom w:val="0"/>
                      <w:divBdr>
                        <w:top w:val="none" w:sz="0" w:space="0" w:color="auto"/>
                        <w:left w:val="none" w:sz="0" w:space="0" w:color="auto"/>
                        <w:bottom w:val="none" w:sz="0" w:space="0" w:color="auto"/>
                        <w:right w:val="none" w:sz="0" w:space="0" w:color="auto"/>
                      </w:divBdr>
                    </w:div>
                  </w:divsChild>
                </w:div>
                <w:div w:id="1434399670">
                  <w:marLeft w:val="0"/>
                  <w:marRight w:val="0"/>
                  <w:marTop w:val="0"/>
                  <w:marBottom w:val="0"/>
                  <w:divBdr>
                    <w:top w:val="none" w:sz="0" w:space="0" w:color="auto"/>
                    <w:left w:val="none" w:sz="0" w:space="0" w:color="auto"/>
                    <w:bottom w:val="none" w:sz="0" w:space="0" w:color="auto"/>
                    <w:right w:val="none" w:sz="0" w:space="0" w:color="auto"/>
                  </w:divBdr>
                  <w:divsChild>
                    <w:div w:id="647318605">
                      <w:marLeft w:val="0"/>
                      <w:marRight w:val="0"/>
                      <w:marTop w:val="0"/>
                      <w:marBottom w:val="0"/>
                      <w:divBdr>
                        <w:top w:val="none" w:sz="0" w:space="0" w:color="auto"/>
                        <w:left w:val="none" w:sz="0" w:space="0" w:color="auto"/>
                        <w:bottom w:val="none" w:sz="0" w:space="0" w:color="auto"/>
                        <w:right w:val="none" w:sz="0" w:space="0" w:color="auto"/>
                      </w:divBdr>
                    </w:div>
                  </w:divsChild>
                </w:div>
                <w:div w:id="1498809418">
                  <w:marLeft w:val="0"/>
                  <w:marRight w:val="0"/>
                  <w:marTop w:val="0"/>
                  <w:marBottom w:val="0"/>
                  <w:divBdr>
                    <w:top w:val="none" w:sz="0" w:space="0" w:color="auto"/>
                    <w:left w:val="none" w:sz="0" w:space="0" w:color="auto"/>
                    <w:bottom w:val="none" w:sz="0" w:space="0" w:color="auto"/>
                    <w:right w:val="none" w:sz="0" w:space="0" w:color="auto"/>
                  </w:divBdr>
                  <w:divsChild>
                    <w:div w:id="1267343958">
                      <w:marLeft w:val="0"/>
                      <w:marRight w:val="0"/>
                      <w:marTop w:val="0"/>
                      <w:marBottom w:val="0"/>
                      <w:divBdr>
                        <w:top w:val="none" w:sz="0" w:space="0" w:color="auto"/>
                        <w:left w:val="none" w:sz="0" w:space="0" w:color="auto"/>
                        <w:bottom w:val="none" w:sz="0" w:space="0" w:color="auto"/>
                        <w:right w:val="none" w:sz="0" w:space="0" w:color="auto"/>
                      </w:divBdr>
                    </w:div>
                  </w:divsChild>
                </w:div>
                <w:div w:id="1550260837">
                  <w:marLeft w:val="0"/>
                  <w:marRight w:val="0"/>
                  <w:marTop w:val="0"/>
                  <w:marBottom w:val="0"/>
                  <w:divBdr>
                    <w:top w:val="none" w:sz="0" w:space="0" w:color="auto"/>
                    <w:left w:val="none" w:sz="0" w:space="0" w:color="auto"/>
                    <w:bottom w:val="none" w:sz="0" w:space="0" w:color="auto"/>
                    <w:right w:val="none" w:sz="0" w:space="0" w:color="auto"/>
                  </w:divBdr>
                  <w:divsChild>
                    <w:div w:id="1039163708">
                      <w:marLeft w:val="0"/>
                      <w:marRight w:val="0"/>
                      <w:marTop w:val="0"/>
                      <w:marBottom w:val="0"/>
                      <w:divBdr>
                        <w:top w:val="none" w:sz="0" w:space="0" w:color="auto"/>
                        <w:left w:val="none" w:sz="0" w:space="0" w:color="auto"/>
                        <w:bottom w:val="none" w:sz="0" w:space="0" w:color="auto"/>
                        <w:right w:val="none" w:sz="0" w:space="0" w:color="auto"/>
                      </w:divBdr>
                    </w:div>
                  </w:divsChild>
                </w:div>
                <w:div w:id="1571502098">
                  <w:marLeft w:val="0"/>
                  <w:marRight w:val="0"/>
                  <w:marTop w:val="0"/>
                  <w:marBottom w:val="0"/>
                  <w:divBdr>
                    <w:top w:val="none" w:sz="0" w:space="0" w:color="auto"/>
                    <w:left w:val="none" w:sz="0" w:space="0" w:color="auto"/>
                    <w:bottom w:val="none" w:sz="0" w:space="0" w:color="auto"/>
                    <w:right w:val="none" w:sz="0" w:space="0" w:color="auto"/>
                  </w:divBdr>
                  <w:divsChild>
                    <w:div w:id="1504470179">
                      <w:marLeft w:val="0"/>
                      <w:marRight w:val="0"/>
                      <w:marTop w:val="0"/>
                      <w:marBottom w:val="0"/>
                      <w:divBdr>
                        <w:top w:val="none" w:sz="0" w:space="0" w:color="auto"/>
                        <w:left w:val="none" w:sz="0" w:space="0" w:color="auto"/>
                        <w:bottom w:val="none" w:sz="0" w:space="0" w:color="auto"/>
                        <w:right w:val="none" w:sz="0" w:space="0" w:color="auto"/>
                      </w:divBdr>
                    </w:div>
                  </w:divsChild>
                </w:div>
                <w:div w:id="1627394457">
                  <w:marLeft w:val="0"/>
                  <w:marRight w:val="0"/>
                  <w:marTop w:val="0"/>
                  <w:marBottom w:val="0"/>
                  <w:divBdr>
                    <w:top w:val="none" w:sz="0" w:space="0" w:color="auto"/>
                    <w:left w:val="none" w:sz="0" w:space="0" w:color="auto"/>
                    <w:bottom w:val="none" w:sz="0" w:space="0" w:color="auto"/>
                    <w:right w:val="none" w:sz="0" w:space="0" w:color="auto"/>
                  </w:divBdr>
                  <w:divsChild>
                    <w:div w:id="239414054">
                      <w:marLeft w:val="0"/>
                      <w:marRight w:val="0"/>
                      <w:marTop w:val="0"/>
                      <w:marBottom w:val="0"/>
                      <w:divBdr>
                        <w:top w:val="none" w:sz="0" w:space="0" w:color="auto"/>
                        <w:left w:val="none" w:sz="0" w:space="0" w:color="auto"/>
                        <w:bottom w:val="none" w:sz="0" w:space="0" w:color="auto"/>
                        <w:right w:val="none" w:sz="0" w:space="0" w:color="auto"/>
                      </w:divBdr>
                    </w:div>
                  </w:divsChild>
                </w:div>
                <w:div w:id="1639922027">
                  <w:marLeft w:val="0"/>
                  <w:marRight w:val="0"/>
                  <w:marTop w:val="0"/>
                  <w:marBottom w:val="0"/>
                  <w:divBdr>
                    <w:top w:val="none" w:sz="0" w:space="0" w:color="auto"/>
                    <w:left w:val="none" w:sz="0" w:space="0" w:color="auto"/>
                    <w:bottom w:val="none" w:sz="0" w:space="0" w:color="auto"/>
                    <w:right w:val="none" w:sz="0" w:space="0" w:color="auto"/>
                  </w:divBdr>
                  <w:divsChild>
                    <w:div w:id="634600664">
                      <w:marLeft w:val="0"/>
                      <w:marRight w:val="0"/>
                      <w:marTop w:val="0"/>
                      <w:marBottom w:val="0"/>
                      <w:divBdr>
                        <w:top w:val="none" w:sz="0" w:space="0" w:color="auto"/>
                        <w:left w:val="none" w:sz="0" w:space="0" w:color="auto"/>
                        <w:bottom w:val="none" w:sz="0" w:space="0" w:color="auto"/>
                        <w:right w:val="none" w:sz="0" w:space="0" w:color="auto"/>
                      </w:divBdr>
                    </w:div>
                    <w:div w:id="1192256678">
                      <w:marLeft w:val="0"/>
                      <w:marRight w:val="0"/>
                      <w:marTop w:val="0"/>
                      <w:marBottom w:val="0"/>
                      <w:divBdr>
                        <w:top w:val="none" w:sz="0" w:space="0" w:color="auto"/>
                        <w:left w:val="none" w:sz="0" w:space="0" w:color="auto"/>
                        <w:bottom w:val="none" w:sz="0" w:space="0" w:color="auto"/>
                        <w:right w:val="none" w:sz="0" w:space="0" w:color="auto"/>
                      </w:divBdr>
                    </w:div>
                  </w:divsChild>
                </w:div>
                <w:div w:id="1706370712">
                  <w:marLeft w:val="0"/>
                  <w:marRight w:val="0"/>
                  <w:marTop w:val="0"/>
                  <w:marBottom w:val="0"/>
                  <w:divBdr>
                    <w:top w:val="none" w:sz="0" w:space="0" w:color="auto"/>
                    <w:left w:val="none" w:sz="0" w:space="0" w:color="auto"/>
                    <w:bottom w:val="none" w:sz="0" w:space="0" w:color="auto"/>
                    <w:right w:val="none" w:sz="0" w:space="0" w:color="auto"/>
                  </w:divBdr>
                  <w:divsChild>
                    <w:div w:id="1906718943">
                      <w:marLeft w:val="0"/>
                      <w:marRight w:val="0"/>
                      <w:marTop w:val="0"/>
                      <w:marBottom w:val="0"/>
                      <w:divBdr>
                        <w:top w:val="none" w:sz="0" w:space="0" w:color="auto"/>
                        <w:left w:val="none" w:sz="0" w:space="0" w:color="auto"/>
                        <w:bottom w:val="none" w:sz="0" w:space="0" w:color="auto"/>
                        <w:right w:val="none" w:sz="0" w:space="0" w:color="auto"/>
                      </w:divBdr>
                    </w:div>
                  </w:divsChild>
                </w:div>
                <w:div w:id="1771929489">
                  <w:marLeft w:val="0"/>
                  <w:marRight w:val="0"/>
                  <w:marTop w:val="0"/>
                  <w:marBottom w:val="0"/>
                  <w:divBdr>
                    <w:top w:val="none" w:sz="0" w:space="0" w:color="auto"/>
                    <w:left w:val="none" w:sz="0" w:space="0" w:color="auto"/>
                    <w:bottom w:val="none" w:sz="0" w:space="0" w:color="auto"/>
                    <w:right w:val="none" w:sz="0" w:space="0" w:color="auto"/>
                  </w:divBdr>
                  <w:divsChild>
                    <w:div w:id="2120294869">
                      <w:marLeft w:val="0"/>
                      <w:marRight w:val="0"/>
                      <w:marTop w:val="0"/>
                      <w:marBottom w:val="0"/>
                      <w:divBdr>
                        <w:top w:val="none" w:sz="0" w:space="0" w:color="auto"/>
                        <w:left w:val="none" w:sz="0" w:space="0" w:color="auto"/>
                        <w:bottom w:val="none" w:sz="0" w:space="0" w:color="auto"/>
                        <w:right w:val="none" w:sz="0" w:space="0" w:color="auto"/>
                      </w:divBdr>
                    </w:div>
                  </w:divsChild>
                </w:div>
                <w:div w:id="1827553124">
                  <w:marLeft w:val="0"/>
                  <w:marRight w:val="0"/>
                  <w:marTop w:val="0"/>
                  <w:marBottom w:val="0"/>
                  <w:divBdr>
                    <w:top w:val="none" w:sz="0" w:space="0" w:color="auto"/>
                    <w:left w:val="none" w:sz="0" w:space="0" w:color="auto"/>
                    <w:bottom w:val="none" w:sz="0" w:space="0" w:color="auto"/>
                    <w:right w:val="none" w:sz="0" w:space="0" w:color="auto"/>
                  </w:divBdr>
                  <w:divsChild>
                    <w:div w:id="1870296455">
                      <w:marLeft w:val="0"/>
                      <w:marRight w:val="0"/>
                      <w:marTop w:val="0"/>
                      <w:marBottom w:val="0"/>
                      <w:divBdr>
                        <w:top w:val="none" w:sz="0" w:space="0" w:color="auto"/>
                        <w:left w:val="none" w:sz="0" w:space="0" w:color="auto"/>
                        <w:bottom w:val="none" w:sz="0" w:space="0" w:color="auto"/>
                        <w:right w:val="none" w:sz="0" w:space="0" w:color="auto"/>
                      </w:divBdr>
                    </w:div>
                  </w:divsChild>
                </w:div>
                <w:div w:id="1836874782">
                  <w:marLeft w:val="0"/>
                  <w:marRight w:val="0"/>
                  <w:marTop w:val="0"/>
                  <w:marBottom w:val="0"/>
                  <w:divBdr>
                    <w:top w:val="none" w:sz="0" w:space="0" w:color="auto"/>
                    <w:left w:val="none" w:sz="0" w:space="0" w:color="auto"/>
                    <w:bottom w:val="none" w:sz="0" w:space="0" w:color="auto"/>
                    <w:right w:val="none" w:sz="0" w:space="0" w:color="auto"/>
                  </w:divBdr>
                  <w:divsChild>
                    <w:div w:id="1346519381">
                      <w:marLeft w:val="0"/>
                      <w:marRight w:val="0"/>
                      <w:marTop w:val="0"/>
                      <w:marBottom w:val="0"/>
                      <w:divBdr>
                        <w:top w:val="none" w:sz="0" w:space="0" w:color="auto"/>
                        <w:left w:val="none" w:sz="0" w:space="0" w:color="auto"/>
                        <w:bottom w:val="none" w:sz="0" w:space="0" w:color="auto"/>
                        <w:right w:val="none" w:sz="0" w:space="0" w:color="auto"/>
                      </w:divBdr>
                    </w:div>
                  </w:divsChild>
                </w:div>
                <w:div w:id="1863208492">
                  <w:marLeft w:val="0"/>
                  <w:marRight w:val="0"/>
                  <w:marTop w:val="0"/>
                  <w:marBottom w:val="0"/>
                  <w:divBdr>
                    <w:top w:val="none" w:sz="0" w:space="0" w:color="auto"/>
                    <w:left w:val="none" w:sz="0" w:space="0" w:color="auto"/>
                    <w:bottom w:val="none" w:sz="0" w:space="0" w:color="auto"/>
                    <w:right w:val="none" w:sz="0" w:space="0" w:color="auto"/>
                  </w:divBdr>
                  <w:divsChild>
                    <w:div w:id="1449085583">
                      <w:marLeft w:val="0"/>
                      <w:marRight w:val="0"/>
                      <w:marTop w:val="0"/>
                      <w:marBottom w:val="0"/>
                      <w:divBdr>
                        <w:top w:val="none" w:sz="0" w:space="0" w:color="auto"/>
                        <w:left w:val="none" w:sz="0" w:space="0" w:color="auto"/>
                        <w:bottom w:val="none" w:sz="0" w:space="0" w:color="auto"/>
                        <w:right w:val="none" w:sz="0" w:space="0" w:color="auto"/>
                      </w:divBdr>
                    </w:div>
                  </w:divsChild>
                </w:div>
                <w:div w:id="1868450053">
                  <w:marLeft w:val="0"/>
                  <w:marRight w:val="0"/>
                  <w:marTop w:val="0"/>
                  <w:marBottom w:val="0"/>
                  <w:divBdr>
                    <w:top w:val="none" w:sz="0" w:space="0" w:color="auto"/>
                    <w:left w:val="none" w:sz="0" w:space="0" w:color="auto"/>
                    <w:bottom w:val="none" w:sz="0" w:space="0" w:color="auto"/>
                    <w:right w:val="none" w:sz="0" w:space="0" w:color="auto"/>
                  </w:divBdr>
                  <w:divsChild>
                    <w:div w:id="446849330">
                      <w:marLeft w:val="0"/>
                      <w:marRight w:val="0"/>
                      <w:marTop w:val="0"/>
                      <w:marBottom w:val="0"/>
                      <w:divBdr>
                        <w:top w:val="none" w:sz="0" w:space="0" w:color="auto"/>
                        <w:left w:val="none" w:sz="0" w:space="0" w:color="auto"/>
                        <w:bottom w:val="none" w:sz="0" w:space="0" w:color="auto"/>
                        <w:right w:val="none" w:sz="0" w:space="0" w:color="auto"/>
                      </w:divBdr>
                    </w:div>
                  </w:divsChild>
                </w:div>
                <w:div w:id="1954628251">
                  <w:marLeft w:val="0"/>
                  <w:marRight w:val="0"/>
                  <w:marTop w:val="0"/>
                  <w:marBottom w:val="0"/>
                  <w:divBdr>
                    <w:top w:val="none" w:sz="0" w:space="0" w:color="auto"/>
                    <w:left w:val="none" w:sz="0" w:space="0" w:color="auto"/>
                    <w:bottom w:val="none" w:sz="0" w:space="0" w:color="auto"/>
                    <w:right w:val="none" w:sz="0" w:space="0" w:color="auto"/>
                  </w:divBdr>
                  <w:divsChild>
                    <w:div w:id="592855815">
                      <w:marLeft w:val="0"/>
                      <w:marRight w:val="0"/>
                      <w:marTop w:val="0"/>
                      <w:marBottom w:val="0"/>
                      <w:divBdr>
                        <w:top w:val="none" w:sz="0" w:space="0" w:color="auto"/>
                        <w:left w:val="none" w:sz="0" w:space="0" w:color="auto"/>
                        <w:bottom w:val="none" w:sz="0" w:space="0" w:color="auto"/>
                        <w:right w:val="none" w:sz="0" w:space="0" w:color="auto"/>
                      </w:divBdr>
                    </w:div>
                  </w:divsChild>
                </w:div>
                <w:div w:id="1994143511">
                  <w:marLeft w:val="0"/>
                  <w:marRight w:val="0"/>
                  <w:marTop w:val="0"/>
                  <w:marBottom w:val="0"/>
                  <w:divBdr>
                    <w:top w:val="none" w:sz="0" w:space="0" w:color="auto"/>
                    <w:left w:val="none" w:sz="0" w:space="0" w:color="auto"/>
                    <w:bottom w:val="none" w:sz="0" w:space="0" w:color="auto"/>
                    <w:right w:val="none" w:sz="0" w:space="0" w:color="auto"/>
                  </w:divBdr>
                  <w:divsChild>
                    <w:div w:id="747192861">
                      <w:marLeft w:val="0"/>
                      <w:marRight w:val="0"/>
                      <w:marTop w:val="0"/>
                      <w:marBottom w:val="0"/>
                      <w:divBdr>
                        <w:top w:val="none" w:sz="0" w:space="0" w:color="auto"/>
                        <w:left w:val="none" w:sz="0" w:space="0" w:color="auto"/>
                        <w:bottom w:val="none" w:sz="0" w:space="0" w:color="auto"/>
                        <w:right w:val="none" w:sz="0" w:space="0" w:color="auto"/>
                      </w:divBdr>
                    </w:div>
                  </w:divsChild>
                </w:div>
                <w:div w:id="2023121363">
                  <w:marLeft w:val="0"/>
                  <w:marRight w:val="0"/>
                  <w:marTop w:val="0"/>
                  <w:marBottom w:val="0"/>
                  <w:divBdr>
                    <w:top w:val="none" w:sz="0" w:space="0" w:color="auto"/>
                    <w:left w:val="none" w:sz="0" w:space="0" w:color="auto"/>
                    <w:bottom w:val="none" w:sz="0" w:space="0" w:color="auto"/>
                    <w:right w:val="none" w:sz="0" w:space="0" w:color="auto"/>
                  </w:divBdr>
                  <w:divsChild>
                    <w:div w:id="1305621461">
                      <w:marLeft w:val="0"/>
                      <w:marRight w:val="0"/>
                      <w:marTop w:val="0"/>
                      <w:marBottom w:val="0"/>
                      <w:divBdr>
                        <w:top w:val="none" w:sz="0" w:space="0" w:color="auto"/>
                        <w:left w:val="none" w:sz="0" w:space="0" w:color="auto"/>
                        <w:bottom w:val="none" w:sz="0" w:space="0" w:color="auto"/>
                        <w:right w:val="none" w:sz="0" w:space="0" w:color="auto"/>
                      </w:divBdr>
                    </w:div>
                  </w:divsChild>
                </w:div>
                <w:div w:id="2027053176">
                  <w:marLeft w:val="0"/>
                  <w:marRight w:val="0"/>
                  <w:marTop w:val="0"/>
                  <w:marBottom w:val="0"/>
                  <w:divBdr>
                    <w:top w:val="none" w:sz="0" w:space="0" w:color="auto"/>
                    <w:left w:val="none" w:sz="0" w:space="0" w:color="auto"/>
                    <w:bottom w:val="none" w:sz="0" w:space="0" w:color="auto"/>
                    <w:right w:val="none" w:sz="0" w:space="0" w:color="auto"/>
                  </w:divBdr>
                  <w:divsChild>
                    <w:div w:id="1593708975">
                      <w:marLeft w:val="0"/>
                      <w:marRight w:val="0"/>
                      <w:marTop w:val="0"/>
                      <w:marBottom w:val="0"/>
                      <w:divBdr>
                        <w:top w:val="none" w:sz="0" w:space="0" w:color="auto"/>
                        <w:left w:val="none" w:sz="0" w:space="0" w:color="auto"/>
                        <w:bottom w:val="none" w:sz="0" w:space="0" w:color="auto"/>
                        <w:right w:val="none" w:sz="0" w:space="0" w:color="auto"/>
                      </w:divBdr>
                    </w:div>
                  </w:divsChild>
                </w:div>
                <w:div w:id="2048680349">
                  <w:marLeft w:val="0"/>
                  <w:marRight w:val="0"/>
                  <w:marTop w:val="0"/>
                  <w:marBottom w:val="0"/>
                  <w:divBdr>
                    <w:top w:val="none" w:sz="0" w:space="0" w:color="auto"/>
                    <w:left w:val="none" w:sz="0" w:space="0" w:color="auto"/>
                    <w:bottom w:val="none" w:sz="0" w:space="0" w:color="auto"/>
                    <w:right w:val="none" w:sz="0" w:space="0" w:color="auto"/>
                  </w:divBdr>
                  <w:divsChild>
                    <w:div w:id="935359890">
                      <w:marLeft w:val="0"/>
                      <w:marRight w:val="0"/>
                      <w:marTop w:val="0"/>
                      <w:marBottom w:val="0"/>
                      <w:divBdr>
                        <w:top w:val="none" w:sz="0" w:space="0" w:color="auto"/>
                        <w:left w:val="none" w:sz="0" w:space="0" w:color="auto"/>
                        <w:bottom w:val="none" w:sz="0" w:space="0" w:color="auto"/>
                        <w:right w:val="none" w:sz="0" w:space="0" w:color="auto"/>
                      </w:divBdr>
                    </w:div>
                  </w:divsChild>
                </w:div>
                <w:div w:id="2091340767">
                  <w:marLeft w:val="0"/>
                  <w:marRight w:val="0"/>
                  <w:marTop w:val="0"/>
                  <w:marBottom w:val="0"/>
                  <w:divBdr>
                    <w:top w:val="none" w:sz="0" w:space="0" w:color="auto"/>
                    <w:left w:val="none" w:sz="0" w:space="0" w:color="auto"/>
                    <w:bottom w:val="none" w:sz="0" w:space="0" w:color="auto"/>
                    <w:right w:val="none" w:sz="0" w:space="0" w:color="auto"/>
                  </w:divBdr>
                  <w:divsChild>
                    <w:div w:id="2011831645">
                      <w:marLeft w:val="0"/>
                      <w:marRight w:val="0"/>
                      <w:marTop w:val="0"/>
                      <w:marBottom w:val="0"/>
                      <w:divBdr>
                        <w:top w:val="none" w:sz="0" w:space="0" w:color="auto"/>
                        <w:left w:val="none" w:sz="0" w:space="0" w:color="auto"/>
                        <w:bottom w:val="none" w:sz="0" w:space="0" w:color="auto"/>
                        <w:right w:val="none" w:sz="0" w:space="0" w:color="auto"/>
                      </w:divBdr>
                    </w:div>
                  </w:divsChild>
                </w:div>
                <w:div w:id="2095663171">
                  <w:marLeft w:val="0"/>
                  <w:marRight w:val="0"/>
                  <w:marTop w:val="0"/>
                  <w:marBottom w:val="0"/>
                  <w:divBdr>
                    <w:top w:val="none" w:sz="0" w:space="0" w:color="auto"/>
                    <w:left w:val="none" w:sz="0" w:space="0" w:color="auto"/>
                    <w:bottom w:val="none" w:sz="0" w:space="0" w:color="auto"/>
                    <w:right w:val="none" w:sz="0" w:space="0" w:color="auto"/>
                  </w:divBdr>
                  <w:divsChild>
                    <w:div w:id="892231660">
                      <w:marLeft w:val="0"/>
                      <w:marRight w:val="0"/>
                      <w:marTop w:val="0"/>
                      <w:marBottom w:val="0"/>
                      <w:divBdr>
                        <w:top w:val="none" w:sz="0" w:space="0" w:color="auto"/>
                        <w:left w:val="none" w:sz="0" w:space="0" w:color="auto"/>
                        <w:bottom w:val="none" w:sz="0" w:space="0" w:color="auto"/>
                        <w:right w:val="none" w:sz="0" w:space="0" w:color="auto"/>
                      </w:divBdr>
                    </w:div>
                  </w:divsChild>
                </w:div>
                <w:div w:id="2121755387">
                  <w:marLeft w:val="0"/>
                  <w:marRight w:val="0"/>
                  <w:marTop w:val="0"/>
                  <w:marBottom w:val="0"/>
                  <w:divBdr>
                    <w:top w:val="none" w:sz="0" w:space="0" w:color="auto"/>
                    <w:left w:val="none" w:sz="0" w:space="0" w:color="auto"/>
                    <w:bottom w:val="none" w:sz="0" w:space="0" w:color="auto"/>
                    <w:right w:val="none" w:sz="0" w:space="0" w:color="auto"/>
                  </w:divBdr>
                  <w:divsChild>
                    <w:div w:id="1417049763">
                      <w:marLeft w:val="0"/>
                      <w:marRight w:val="0"/>
                      <w:marTop w:val="0"/>
                      <w:marBottom w:val="0"/>
                      <w:divBdr>
                        <w:top w:val="none" w:sz="0" w:space="0" w:color="auto"/>
                        <w:left w:val="none" w:sz="0" w:space="0" w:color="auto"/>
                        <w:bottom w:val="none" w:sz="0" w:space="0" w:color="auto"/>
                        <w:right w:val="none" w:sz="0" w:space="0" w:color="auto"/>
                      </w:divBdr>
                    </w:div>
                  </w:divsChild>
                </w:div>
                <w:div w:id="2136287356">
                  <w:marLeft w:val="0"/>
                  <w:marRight w:val="0"/>
                  <w:marTop w:val="0"/>
                  <w:marBottom w:val="0"/>
                  <w:divBdr>
                    <w:top w:val="none" w:sz="0" w:space="0" w:color="auto"/>
                    <w:left w:val="none" w:sz="0" w:space="0" w:color="auto"/>
                    <w:bottom w:val="none" w:sz="0" w:space="0" w:color="auto"/>
                    <w:right w:val="none" w:sz="0" w:space="0" w:color="auto"/>
                  </w:divBdr>
                  <w:divsChild>
                    <w:div w:id="1941062781">
                      <w:marLeft w:val="0"/>
                      <w:marRight w:val="0"/>
                      <w:marTop w:val="0"/>
                      <w:marBottom w:val="0"/>
                      <w:divBdr>
                        <w:top w:val="none" w:sz="0" w:space="0" w:color="auto"/>
                        <w:left w:val="none" w:sz="0" w:space="0" w:color="auto"/>
                        <w:bottom w:val="none" w:sz="0" w:space="0" w:color="auto"/>
                        <w:right w:val="none" w:sz="0" w:space="0" w:color="auto"/>
                      </w:divBdr>
                    </w:div>
                  </w:divsChild>
                </w:div>
                <w:div w:id="2137017611">
                  <w:marLeft w:val="0"/>
                  <w:marRight w:val="0"/>
                  <w:marTop w:val="0"/>
                  <w:marBottom w:val="0"/>
                  <w:divBdr>
                    <w:top w:val="none" w:sz="0" w:space="0" w:color="auto"/>
                    <w:left w:val="none" w:sz="0" w:space="0" w:color="auto"/>
                    <w:bottom w:val="none" w:sz="0" w:space="0" w:color="auto"/>
                    <w:right w:val="none" w:sz="0" w:space="0" w:color="auto"/>
                  </w:divBdr>
                  <w:divsChild>
                    <w:div w:id="133969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59143">
          <w:marLeft w:val="0"/>
          <w:marRight w:val="0"/>
          <w:marTop w:val="0"/>
          <w:marBottom w:val="0"/>
          <w:divBdr>
            <w:top w:val="none" w:sz="0" w:space="0" w:color="auto"/>
            <w:left w:val="none" w:sz="0" w:space="0" w:color="auto"/>
            <w:bottom w:val="none" w:sz="0" w:space="0" w:color="auto"/>
            <w:right w:val="none" w:sz="0" w:space="0" w:color="auto"/>
          </w:divBdr>
          <w:divsChild>
            <w:div w:id="1529835541">
              <w:marLeft w:val="0"/>
              <w:marRight w:val="0"/>
              <w:marTop w:val="30"/>
              <w:marBottom w:val="30"/>
              <w:divBdr>
                <w:top w:val="none" w:sz="0" w:space="0" w:color="auto"/>
                <w:left w:val="none" w:sz="0" w:space="0" w:color="auto"/>
                <w:bottom w:val="none" w:sz="0" w:space="0" w:color="auto"/>
                <w:right w:val="none" w:sz="0" w:space="0" w:color="auto"/>
              </w:divBdr>
              <w:divsChild>
                <w:div w:id="5715488">
                  <w:marLeft w:val="0"/>
                  <w:marRight w:val="0"/>
                  <w:marTop w:val="0"/>
                  <w:marBottom w:val="0"/>
                  <w:divBdr>
                    <w:top w:val="none" w:sz="0" w:space="0" w:color="auto"/>
                    <w:left w:val="none" w:sz="0" w:space="0" w:color="auto"/>
                    <w:bottom w:val="none" w:sz="0" w:space="0" w:color="auto"/>
                    <w:right w:val="none" w:sz="0" w:space="0" w:color="auto"/>
                  </w:divBdr>
                  <w:divsChild>
                    <w:div w:id="1875072990">
                      <w:marLeft w:val="0"/>
                      <w:marRight w:val="0"/>
                      <w:marTop w:val="0"/>
                      <w:marBottom w:val="0"/>
                      <w:divBdr>
                        <w:top w:val="none" w:sz="0" w:space="0" w:color="auto"/>
                        <w:left w:val="none" w:sz="0" w:space="0" w:color="auto"/>
                        <w:bottom w:val="none" w:sz="0" w:space="0" w:color="auto"/>
                        <w:right w:val="none" w:sz="0" w:space="0" w:color="auto"/>
                      </w:divBdr>
                    </w:div>
                  </w:divsChild>
                </w:div>
                <w:div w:id="8064175">
                  <w:marLeft w:val="0"/>
                  <w:marRight w:val="0"/>
                  <w:marTop w:val="0"/>
                  <w:marBottom w:val="0"/>
                  <w:divBdr>
                    <w:top w:val="none" w:sz="0" w:space="0" w:color="auto"/>
                    <w:left w:val="none" w:sz="0" w:space="0" w:color="auto"/>
                    <w:bottom w:val="none" w:sz="0" w:space="0" w:color="auto"/>
                    <w:right w:val="none" w:sz="0" w:space="0" w:color="auto"/>
                  </w:divBdr>
                  <w:divsChild>
                    <w:div w:id="770972367">
                      <w:marLeft w:val="0"/>
                      <w:marRight w:val="0"/>
                      <w:marTop w:val="0"/>
                      <w:marBottom w:val="0"/>
                      <w:divBdr>
                        <w:top w:val="none" w:sz="0" w:space="0" w:color="auto"/>
                        <w:left w:val="none" w:sz="0" w:space="0" w:color="auto"/>
                        <w:bottom w:val="none" w:sz="0" w:space="0" w:color="auto"/>
                        <w:right w:val="none" w:sz="0" w:space="0" w:color="auto"/>
                      </w:divBdr>
                    </w:div>
                  </w:divsChild>
                </w:div>
                <w:div w:id="8727876">
                  <w:marLeft w:val="0"/>
                  <w:marRight w:val="0"/>
                  <w:marTop w:val="0"/>
                  <w:marBottom w:val="0"/>
                  <w:divBdr>
                    <w:top w:val="none" w:sz="0" w:space="0" w:color="auto"/>
                    <w:left w:val="none" w:sz="0" w:space="0" w:color="auto"/>
                    <w:bottom w:val="none" w:sz="0" w:space="0" w:color="auto"/>
                    <w:right w:val="none" w:sz="0" w:space="0" w:color="auto"/>
                  </w:divBdr>
                  <w:divsChild>
                    <w:div w:id="740903808">
                      <w:marLeft w:val="0"/>
                      <w:marRight w:val="0"/>
                      <w:marTop w:val="0"/>
                      <w:marBottom w:val="0"/>
                      <w:divBdr>
                        <w:top w:val="none" w:sz="0" w:space="0" w:color="auto"/>
                        <w:left w:val="none" w:sz="0" w:space="0" w:color="auto"/>
                        <w:bottom w:val="none" w:sz="0" w:space="0" w:color="auto"/>
                        <w:right w:val="none" w:sz="0" w:space="0" w:color="auto"/>
                      </w:divBdr>
                    </w:div>
                  </w:divsChild>
                </w:div>
                <w:div w:id="20012254">
                  <w:marLeft w:val="0"/>
                  <w:marRight w:val="0"/>
                  <w:marTop w:val="0"/>
                  <w:marBottom w:val="0"/>
                  <w:divBdr>
                    <w:top w:val="none" w:sz="0" w:space="0" w:color="auto"/>
                    <w:left w:val="none" w:sz="0" w:space="0" w:color="auto"/>
                    <w:bottom w:val="none" w:sz="0" w:space="0" w:color="auto"/>
                    <w:right w:val="none" w:sz="0" w:space="0" w:color="auto"/>
                  </w:divBdr>
                  <w:divsChild>
                    <w:div w:id="647438768">
                      <w:marLeft w:val="0"/>
                      <w:marRight w:val="0"/>
                      <w:marTop w:val="0"/>
                      <w:marBottom w:val="0"/>
                      <w:divBdr>
                        <w:top w:val="none" w:sz="0" w:space="0" w:color="auto"/>
                        <w:left w:val="none" w:sz="0" w:space="0" w:color="auto"/>
                        <w:bottom w:val="none" w:sz="0" w:space="0" w:color="auto"/>
                        <w:right w:val="none" w:sz="0" w:space="0" w:color="auto"/>
                      </w:divBdr>
                    </w:div>
                  </w:divsChild>
                </w:div>
                <w:div w:id="58094699">
                  <w:marLeft w:val="0"/>
                  <w:marRight w:val="0"/>
                  <w:marTop w:val="0"/>
                  <w:marBottom w:val="0"/>
                  <w:divBdr>
                    <w:top w:val="none" w:sz="0" w:space="0" w:color="auto"/>
                    <w:left w:val="none" w:sz="0" w:space="0" w:color="auto"/>
                    <w:bottom w:val="none" w:sz="0" w:space="0" w:color="auto"/>
                    <w:right w:val="none" w:sz="0" w:space="0" w:color="auto"/>
                  </w:divBdr>
                  <w:divsChild>
                    <w:div w:id="642319687">
                      <w:marLeft w:val="0"/>
                      <w:marRight w:val="0"/>
                      <w:marTop w:val="0"/>
                      <w:marBottom w:val="0"/>
                      <w:divBdr>
                        <w:top w:val="none" w:sz="0" w:space="0" w:color="auto"/>
                        <w:left w:val="none" w:sz="0" w:space="0" w:color="auto"/>
                        <w:bottom w:val="none" w:sz="0" w:space="0" w:color="auto"/>
                        <w:right w:val="none" w:sz="0" w:space="0" w:color="auto"/>
                      </w:divBdr>
                    </w:div>
                  </w:divsChild>
                </w:div>
                <w:div w:id="145320756">
                  <w:marLeft w:val="0"/>
                  <w:marRight w:val="0"/>
                  <w:marTop w:val="0"/>
                  <w:marBottom w:val="0"/>
                  <w:divBdr>
                    <w:top w:val="none" w:sz="0" w:space="0" w:color="auto"/>
                    <w:left w:val="none" w:sz="0" w:space="0" w:color="auto"/>
                    <w:bottom w:val="none" w:sz="0" w:space="0" w:color="auto"/>
                    <w:right w:val="none" w:sz="0" w:space="0" w:color="auto"/>
                  </w:divBdr>
                  <w:divsChild>
                    <w:div w:id="1324358641">
                      <w:marLeft w:val="0"/>
                      <w:marRight w:val="0"/>
                      <w:marTop w:val="0"/>
                      <w:marBottom w:val="0"/>
                      <w:divBdr>
                        <w:top w:val="none" w:sz="0" w:space="0" w:color="auto"/>
                        <w:left w:val="none" w:sz="0" w:space="0" w:color="auto"/>
                        <w:bottom w:val="none" w:sz="0" w:space="0" w:color="auto"/>
                        <w:right w:val="none" w:sz="0" w:space="0" w:color="auto"/>
                      </w:divBdr>
                    </w:div>
                  </w:divsChild>
                </w:div>
                <w:div w:id="174001682">
                  <w:marLeft w:val="0"/>
                  <w:marRight w:val="0"/>
                  <w:marTop w:val="0"/>
                  <w:marBottom w:val="0"/>
                  <w:divBdr>
                    <w:top w:val="none" w:sz="0" w:space="0" w:color="auto"/>
                    <w:left w:val="none" w:sz="0" w:space="0" w:color="auto"/>
                    <w:bottom w:val="none" w:sz="0" w:space="0" w:color="auto"/>
                    <w:right w:val="none" w:sz="0" w:space="0" w:color="auto"/>
                  </w:divBdr>
                  <w:divsChild>
                    <w:div w:id="1119453043">
                      <w:marLeft w:val="0"/>
                      <w:marRight w:val="0"/>
                      <w:marTop w:val="0"/>
                      <w:marBottom w:val="0"/>
                      <w:divBdr>
                        <w:top w:val="none" w:sz="0" w:space="0" w:color="auto"/>
                        <w:left w:val="none" w:sz="0" w:space="0" w:color="auto"/>
                        <w:bottom w:val="none" w:sz="0" w:space="0" w:color="auto"/>
                        <w:right w:val="none" w:sz="0" w:space="0" w:color="auto"/>
                      </w:divBdr>
                    </w:div>
                  </w:divsChild>
                </w:div>
                <w:div w:id="202792237">
                  <w:marLeft w:val="0"/>
                  <w:marRight w:val="0"/>
                  <w:marTop w:val="0"/>
                  <w:marBottom w:val="0"/>
                  <w:divBdr>
                    <w:top w:val="none" w:sz="0" w:space="0" w:color="auto"/>
                    <w:left w:val="none" w:sz="0" w:space="0" w:color="auto"/>
                    <w:bottom w:val="none" w:sz="0" w:space="0" w:color="auto"/>
                    <w:right w:val="none" w:sz="0" w:space="0" w:color="auto"/>
                  </w:divBdr>
                  <w:divsChild>
                    <w:div w:id="1339457355">
                      <w:marLeft w:val="0"/>
                      <w:marRight w:val="0"/>
                      <w:marTop w:val="0"/>
                      <w:marBottom w:val="0"/>
                      <w:divBdr>
                        <w:top w:val="none" w:sz="0" w:space="0" w:color="auto"/>
                        <w:left w:val="none" w:sz="0" w:space="0" w:color="auto"/>
                        <w:bottom w:val="none" w:sz="0" w:space="0" w:color="auto"/>
                        <w:right w:val="none" w:sz="0" w:space="0" w:color="auto"/>
                      </w:divBdr>
                    </w:div>
                  </w:divsChild>
                </w:div>
                <w:div w:id="212618503">
                  <w:marLeft w:val="0"/>
                  <w:marRight w:val="0"/>
                  <w:marTop w:val="0"/>
                  <w:marBottom w:val="0"/>
                  <w:divBdr>
                    <w:top w:val="none" w:sz="0" w:space="0" w:color="auto"/>
                    <w:left w:val="none" w:sz="0" w:space="0" w:color="auto"/>
                    <w:bottom w:val="none" w:sz="0" w:space="0" w:color="auto"/>
                    <w:right w:val="none" w:sz="0" w:space="0" w:color="auto"/>
                  </w:divBdr>
                  <w:divsChild>
                    <w:div w:id="1909339260">
                      <w:marLeft w:val="0"/>
                      <w:marRight w:val="0"/>
                      <w:marTop w:val="0"/>
                      <w:marBottom w:val="0"/>
                      <w:divBdr>
                        <w:top w:val="none" w:sz="0" w:space="0" w:color="auto"/>
                        <w:left w:val="none" w:sz="0" w:space="0" w:color="auto"/>
                        <w:bottom w:val="none" w:sz="0" w:space="0" w:color="auto"/>
                        <w:right w:val="none" w:sz="0" w:space="0" w:color="auto"/>
                      </w:divBdr>
                    </w:div>
                  </w:divsChild>
                </w:div>
                <w:div w:id="223299238">
                  <w:marLeft w:val="0"/>
                  <w:marRight w:val="0"/>
                  <w:marTop w:val="0"/>
                  <w:marBottom w:val="0"/>
                  <w:divBdr>
                    <w:top w:val="none" w:sz="0" w:space="0" w:color="auto"/>
                    <w:left w:val="none" w:sz="0" w:space="0" w:color="auto"/>
                    <w:bottom w:val="none" w:sz="0" w:space="0" w:color="auto"/>
                    <w:right w:val="none" w:sz="0" w:space="0" w:color="auto"/>
                  </w:divBdr>
                  <w:divsChild>
                    <w:div w:id="866482722">
                      <w:marLeft w:val="0"/>
                      <w:marRight w:val="0"/>
                      <w:marTop w:val="0"/>
                      <w:marBottom w:val="0"/>
                      <w:divBdr>
                        <w:top w:val="none" w:sz="0" w:space="0" w:color="auto"/>
                        <w:left w:val="none" w:sz="0" w:space="0" w:color="auto"/>
                        <w:bottom w:val="none" w:sz="0" w:space="0" w:color="auto"/>
                        <w:right w:val="none" w:sz="0" w:space="0" w:color="auto"/>
                      </w:divBdr>
                    </w:div>
                  </w:divsChild>
                </w:div>
                <w:div w:id="252015569">
                  <w:marLeft w:val="0"/>
                  <w:marRight w:val="0"/>
                  <w:marTop w:val="0"/>
                  <w:marBottom w:val="0"/>
                  <w:divBdr>
                    <w:top w:val="none" w:sz="0" w:space="0" w:color="auto"/>
                    <w:left w:val="none" w:sz="0" w:space="0" w:color="auto"/>
                    <w:bottom w:val="none" w:sz="0" w:space="0" w:color="auto"/>
                    <w:right w:val="none" w:sz="0" w:space="0" w:color="auto"/>
                  </w:divBdr>
                  <w:divsChild>
                    <w:div w:id="1968048666">
                      <w:marLeft w:val="0"/>
                      <w:marRight w:val="0"/>
                      <w:marTop w:val="0"/>
                      <w:marBottom w:val="0"/>
                      <w:divBdr>
                        <w:top w:val="none" w:sz="0" w:space="0" w:color="auto"/>
                        <w:left w:val="none" w:sz="0" w:space="0" w:color="auto"/>
                        <w:bottom w:val="none" w:sz="0" w:space="0" w:color="auto"/>
                        <w:right w:val="none" w:sz="0" w:space="0" w:color="auto"/>
                      </w:divBdr>
                    </w:div>
                  </w:divsChild>
                </w:div>
                <w:div w:id="280919391">
                  <w:marLeft w:val="0"/>
                  <w:marRight w:val="0"/>
                  <w:marTop w:val="0"/>
                  <w:marBottom w:val="0"/>
                  <w:divBdr>
                    <w:top w:val="none" w:sz="0" w:space="0" w:color="auto"/>
                    <w:left w:val="none" w:sz="0" w:space="0" w:color="auto"/>
                    <w:bottom w:val="none" w:sz="0" w:space="0" w:color="auto"/>
                    <w:right w:val="none" w:sz="0" w:space="0" w:color="auto"/>
                  </w:divBdr>
                  <w:divsChild>
                    <w:div w:id="1436633717">
                      <w:marLeft w:val="0"/>
                      <w:marRight w:val="0"/>
                      <w:marTop w:val="0"/>
                      <w:marBottom w:val="0"/>
                      <w:divBdr>
                        <w:top w:val="none" w:sz="0" w:space="0" w:color="auto"/>
                        <w:left w:val="none" w:sz="0" w:space="0" w:color="auto"/>
                        <w:bottom w:val="none" w:sz="0" w:space="0" w:color="auto"/>
                        <w:right w:val="none" w:sz="0" w:space="0" w:color="auto"/>
                      </w:divBdr>
                    </w:div>
                  </w:divsChild>
                </w:div>
                <w:div w:id="281427102">
                  <w:marLeft w:val="0"/>
                  <w:marRight w:val="0"/>
                  <w:marTop w:val="0"/>
                  <w:marBottom w:val="0"/>
                  <w:divBdr>
                    <w:top w:val="none" w:sz="0" w:space="0" w:color="auto"/>
                    <w:left w:val="none" w:sz="0" w:space="0" w:color="auto"/>
                    <w:bottom w:val="none" w:sz="0" w:space="0" w:color="auto"/>
                    <w:right w:val="none" w:sz="0" w:space="0" w:color="auto"/>
                  </w:divBdr>
                  <w:divsChild>
                    <w:div w:id="756514602">
                      <w:marLeft w:val="0"/>
                      <w:marRight w:val="0"/>
                      <w:marTop w:val="0"/>
                      <w:marBottom w:val="0"/>
                      <w:divBdr>
                        <w:top w:val="none" w:sz="0" w:space="0" w:color="auto"/>
                        <w:left w:val="none" w:sz="0" w:space="0" w:color="auto"/>
                        <w:bottom w:val="none" w:sz="0" w:space="0" w:color="auto"/>
                        <w:right w:val="none" w:sz="0" w:space="0" w:color="auto"/>
                      </w:divBdr>
                    </w:div>
                  </w:divsChild>
                </w:div>
                <w:div w:id="336619967">
                  <w:marLeft w:val="0"/>
                  <w:marRight w:val="0"/>
                  <w:marTop w:val="0"/>
                  <w:marBottom w:val="0"/>
                  <w:divBdr>
                    <w:top w:val="none" w:sz="0" w:space="0" w:color="auto"/>
                    <w:left w:val="none" w:sz="0" w:space="0" w:color="auto"/>
                    <w:bottom w:val="none" w:sz="0" w:space="0" w:color="auto"/>
                    <w:right w:val="none" w:sz="0" w:space="0" w:color="auto"/>
                  </w:divBdr>
                  <w:divsChild>
                    <w:div w:id="1252738013">
                      <w:marLeft w:val="0"/>
                      <w:marRight w:val="0"/>
                      <w:marTop w:val="0"/>
                      <w:marBottom w:val="0"/>
                      <w:divBdr>
                        <w:top w:val="none" w:sz="0" w:space="0" w:color="auto"/>
                        <w:left w:val="none" w:sz="0" w:space="0" w:color="auto"/>
                        <w:bottom w:val="none" w:sz="0" w:space="0" w:color="auto"/>
                        <w:right w:val="none" w:sz="0" w:space="0" w:color="auto"/>
                      </w:divBdr>
                    </w:div>
                  </w:divsChild>
                </w:div>
                <w:div w:id="351036220">
                  <w:marLeft w:val="0"/>
                  <w:marRight w:val="0"/>
                  <w:marTop w:val="0"/>
                  <w:marBottom w:val="0"/>
                  <w:divBdr>
                    <w:top w:val="none" w:sz="0" w:space="0" w:color="auto"/>
                    <w:left w:val="none" w:sz="0" w:space="0" w:color="auto"/>
                    <w:bottom w:val="none" w:sz="0" w:space="0" w:color="auto"/>
                    <w:right w:val="none" w:sz="0" w:space="0" w:color="auto"/>
                  </w:divBdr>
                  <w:divsChild>
                    <w:div w:id="722169838">
                      <w:marLeft w:val="0"/>
                      <w:marRight w:val="0"/>
                      <w:marTop w:val="0"/>
                      <w:marBottom w:val="0"/>
                      <w:divBdr>
                        <w:top w:val="none" w:sz="0" w:space="0" w:color="auto"/>
                        <w:left w:val="none" w:sz="0" w:space="0" w:color="auto"/>
                        <w:bottom w:val="none" w:sz="0" w:space="0" w:color="auto"/>
                        <w:right w:val="none" w:sz="0" w:space="0" w:color="auto"/>
                      </w:divBdr>
                    </w:div>
                  </w:divsChild>
                </w:div>
                <w:div w:id="445198881">
                  <w:marLeft w:val="0"/>
                  <w:marRight w:val="0"/>
                  <w:marTop w:val="0"/>
                  <w:marBottom w:val="0"/>
                  <w:divBdr>
                    <w:top w:val="none" w:sz="0" w:space="0" w:color="auto"/>
                    <w:left w:val="none" w:sz="0" w:space="0" w:color="auto"/>
                    <w:bottom w:val="none" w:sz="0" w:space="0" w:color="auto"/>
                    <w:right w:val="none" w:sz="0" w:space="0" w:color="auto"/>
                  </w:divBdr>
                  <w:divsChild>
                    <w:div w:id="1334141175">
                      <w:marLeft w:val="0"/>
                      <w:marRight w:val="0"/>
                      <w:marTop w:val="0"/>
                      <w:marBottom w:val="0"/>
                      <w:divBdr>
                        <w:top w:val="none" w:sz="0" w:space="0" w:color="auto"/>
                        <w:left w:val="none" w:sz="0" w:space="0" w:color="auto"/>
                        <w:bottom w:val="none" w:sz="0" w:space="0" w:color="auto"/>
                        <w:right w:val="none" w:sz="0" w:space="0" w:color="auto"/>
                      </w:divBdr>
                    </w:div>
                  </w:divsChild>
                </w:div>
                <w:div w:id="456995479">
                  <w:marLeft w:val="0"/>
                  <w:marRight w:val="0"/>
                  <w:marTop w:val="0"/>
                  <w:marBottom w:val="0"/>
                  <w:divBdr>
                    <w:top w:val="none" w:sz="0" w:space="0" w:color="auto"/>
                    <w:left w:val="none" w:sz="0" w:space="0" w:color="auto"/>
                    <w:bottom w:val="none" w:sz="0" w:space="0" w:color="auto"/>
                    <w:right w:val="none" w:sz="0" w:space="0" w:color="auto"/>
                  </w:divBdr>
                  <w:divsChild>
                    <w:div w:id="1679581041">
                      <w:marLeft w:val="0"/>
                      <w:marRight w:val="0"/>
                      <w:marTop w:val="0"/>
                      <w:marBottom w:val="0"/>
                      <w:divBdr>
                        <w:top w:val="none" w:sz="0" w:space="0" w:color="auto"/>
                        <w:left w:val="none" w:sz="0" w:space="0" w:color="auto"/>
                        <w:bottom w:val="none" w:sz="0" w:space="0" w:color="auto"/>
                        <w:right w:val="none" w:sz="0" w:space="0" w:color="auto"/>
                      </w:divBdr>
                    </w:div>
                  </w:divsChild>
                </w:div>
                <w:div w:id="480075051">
                  <w:marLeft w:val="0"/>
                  <w:marRight w:val="0"/>
                  <w:marTop w:val="0"/>
                  <w:marBottom w:val="0"/>
                  <w:divBdr>
                    <w:top w:val="none" w:sz="0" w:space="0" w:color="auto"/>
                    <w:left w:val="none" w:sz="0" w:space="0" w:color="auto"/>
                    <w:bottom w:val="none" w:sz="0" w:space="0" w:color="auto"/>
                    <w:right w:val="none" w:sz="0" w:space="0" w:color="auto"/>
                  </w:divBdr>
                  <w:divsChild>
                    <w:div w:id="566960091">
                      <w:marLeft w:val="0"/>
                      <w:marRight w:val="0"/>
                      <w:marTop w:val="0"/>
                      <w:marBottom w:val="0"/>
                      <w:divBdr>
                        <w:top w:val="none" w:sz="0" w:space="0" w:color="auto"/>
                        <w:left w:val="none" w:sz="0" w:space="0" w:color="auto"/>
                        <w:bottom w:val="none" w:sz="0" w:space="0" w:color="auto"/>
                        <w:right w:val="none" w:sz="0" w:space="0" w:color="auto"/>
                      </w:divBdr>
                    </w:div>
                  </w:divsChild>
                </w:div>
                <w:div w:id="489172910">
                  <w:marLeft w:val="0"/>
                  <w:marRight w:val="0"/>
                  <w:marTop w:val="0"/>
                  <w:marBottom w:val="0"/>
                  <w:divBdr>
                    <w:top w:val="none" w:sz="0" w:space="0" w:color="auto"/>
                    <w:left w:val="none" w:sz="0" w:space="0" w:color="auto"/>
                    <w:bottom w:val="none" w:sz="0" w:space="0" w:color="auto"/>
                    <w:right w:val="none" w:sz="0" w:space="0" w:color="auto"/>
                  </w:divBdr>
                  <w:divsChild>
                    <w:div w:id="700521705">
                      <w:marLeft w:val="0"/>
                      <w:marRight w:val="0"/>
                      <w:marTop w:val="0"/>
                      <w:marBottom w:val="0"/>
                      <w:divBdr>
                        <w:top w:val="none" w:sz="0" w:space="0" w:color="auto"/>
                        <w:left w:val="none" w:sz="0" w:space="0" w:color="auto"/>
                        <w:bottom w:val="none" w:sz="0" w:space="0" w:color="auto"/>
                        <w:right w:val="none" w:sz="0" w:space="0" w:color="auto"/>
                      </w:divBdr>
                    </w:div>
                  </w:divsChild>
                </w:div>
                <w:div w:id="495070741">
                  <w:marLeft w:val="0"/>
                  <w:marRight w:val="0"/>
                  <w:marTop w:val="0"/>
                  <w:marBottom w:val="0"/>
                  <w:divBdr>
                    <w:top w:val="none" w:sz="0" w:space="0" w:color="auto"/>
                    <w:left w:val="none" w:sz="0" w:space="0" w:color="auto"/>
                    <w:bottom w:val="none" w:sz="0" w:space="0" w:color="auto"/>
                    <w:right w:val="none" w:sz="0" w:space="0" w:color="auto"/>
                  </w:divBdr>
                  <w:divsChild>
                    <w:div w:id="1582834187">
                      <w:marLeft w:val="0"/>
                      <w:marRight w:val="0"/>
                      <w:marTop w:val="0"/>
                      <w:marBottom w:val="0"/>
                      <w:divBdr>
                        <w:top w:val="none" w:sz="0" w:space="0" w:color="auto"/>
                        <w:left w:val="none" w:sz="0" w:space="0" w:color="auto"/>
                        <w:bottom w:val="none" w:sz="0" w:space="0" w:color="auto"/>
                        <w:right w:val="none" w:sz="0" w:space="0" w:color="auto"/>
                      </w:divBdr>
                    </w:div>
                  </w:divsChild>
                </w:div>
                <w:div w:id="498927057">
                  <w:marLeft w:val="0"/>
                  <w:marRight w:val="0"/>
                  <w:marTop w:val="0"/>
                  <w:marBottom w:val="0"/>
                  <w:divBdr>
                    <w:top w:val="none" w:sz="0" w:space="0" w:color="auto"/>
                    <w:left w:val="none" w:sz="0" w:space="0" w:color="auto"/>
                    <w:bottom w:val="none" w:sz="0" w:space="0" w:color="auto"/>
                    <w:right w:val="none" w:sz="0" w:space="0" w:color="auto"/>
                  </w:divBdr>
                  <w:divsChild>
                    <w:div w:id="473720019">
                      <w:marLeft w:val="0"/>
                      <w:marRight w:val="0"/>
                      <w:marTop w:val="0"/>
                      <w:marBottom w:val="0"/>
                      <w:divBdr>
                        <w:top w:val="none" w:sz="0" w:space="0" w:color="auto"/>
                        <w:left w:val="none" w:sz="0" w:space="0" w:color="auto"/>
                        <w:bottom w:val="none" w:sz="0" w:space="0" w:color="auto"/>
                        <w:right w:val="none" w:sz="0" w:space="0" w:color="auto"/>
                      </w:divBdr>
                    </w:div>
                  </w:divsChild>
                </w:div>
                <w:div w:id="524826361">
                  <w:marLeft w:val="0"/>
                  <w:marRight w:val="0"/>
                  <w:marTop w:val="0"/>
                  <w:marBottom w:val="0"/>
                  <w:divBdr>
                    <w:top w:val="none" w:sz="0" w:space="0" w:color="auto"/>
                    <w:left w:val="none" w:sz="0" w:space="0" w:color="auto"/>
                    <w:bottom w:val="none" w:sz="0" w:space="0" w:color="auto"/>
                    <w:right w:val="none" w:sz="0" w:space="0" w:color="auto"/>
                  </w:divBdr>
                  <w:divsChild>
                    <w:div w:id="729379402">
                      <w:marLeft w:val="0"/>
                      <w:marRight w:val="0"/>
                      <w:marTop w:val="0"/>
                      <w:marBottom w:val="0"/>
                      <w:divBdr>
                        <w:top w:val="none" w:sz="0" w:space="0" w:color="auto"/>
                        <w:left w:val="none" w:sz="0" w:space="0" w:color="auto"/>
                        <w:bottom w:val="none" w:sz="0" w:space="0" w:color="auto"/>
                        <w:right w:val="none" w:sz="0" w:space="0" w:color="auto"/>
                      </w:divBdr>
                    </w:div>
                  </w:divsChild>
                </w:div>
                <w:div w:id="598831417">
                  <w:marLeft w:val="0"/>
                  <w:marRight w:val="0"/>
                  <w:marTop w:val="0"/>
                  <w:marBottom w:val="0"/>
                  <w:divBdr>
                    <w:top w:val="none" w:sz="0" w:space="0" w:color="auto"/>
                    <w:left w:val="none" w:sz="0" w:space="0" w:color="auto"/>
                    <w:bottom w:val="none" w:sz="0" w:space="0" w:color="auto"/>
                    <w:right w:val="none" w:sz="0" w:space="0" w:color="auto"/>
                  </w:divBdr>
                  <w:divsChild>
                    <w:div w:id="1934314749">
                      <w:marLeft w:val="0"/>
                      <w:marRight w:val="0"/>
                      <w:marTop w:val="0"/>
                      <w:marBottom w:val="0"/>
                      <w:divBdr>
                        <w:top w:val="none" w:sz="0" w:space="0" w:color="auto"/>
                        <w:left w:val="none" w:sz="0" w:space="0" w:color="auto"/>
                        <w:bottom w:val="none" w:sz="0" w:space="0" w:color="auto"/>
                        <w:right w:val="none" w:sz="0" w:space="0" w:color="auto"/>
                      </w:divBdr>
                    </w:div>
                  </w:divsChild>
                </w:div>
                <w:div w:id="600576548">
                  <w:marLeft w:val="0"/>
                  <w:marRight w:val="0"/>
                  <w:marTop w:val="0"/>
                  <w:marBottom w:val="0"/>
                  <w:divBdr>
                    <w:top w:val="none" w:sz="0" w:space="0" w:color="auto"/>
                    <w:left w:val="none" w:sz="0" w:space="0" w:color="auto"/>
                    <w:bottom w:val="none" w:sz="0" w:space="0" w:color="auto"/>
                    <w:right w:val="none" w:sz="0" w:space="0" w:color="auto"/>
                  </w:divBdr>
                  <w:divsChild>
                    <w:div w:id="1131048652">
                      <w:marLeft w:val="0"/>
                      <w:marRight w:val="0"/>
                      <w:marTop w:val="0"/>
                      <w:marBottom w:val="0"/>
                      <w:divBdr>
                        <w:top w:val="none" w:sz="0" w:space="0" w:color="auto"/>
                        <w:left w:val="none" w:sz="0" w:space="0" w:color="auto"/>
                        <w:bottom w:val="none" w:sz="0" w:space="0" w:color="auto"/>
                        <w:right w:val="none" w:sz="0" w:space="0" w:color="auto"/>
                      </w:divBdr>
                    </w:div>
                  </w:divsChild>
                </w:div>
                <w:div w:id="627779964">
                  <w:marLeft w:val="0"/>
                  <w:marRight w:val="0"/>
                  <w:marTop w:val="0"/>
                  <w:marBottom w:val="0"/>
                  <w:divBdr>
                    <w:top w:val="none" w:sz="0" w:space="0" w:color="auto"/>
                    <w:left w:val="none" w:sz="0" w:space="0" w:color="auto"/>
                    <w:bottom w:val="none" w:sz="0" w:space="0" w:color="auto"/>
                    <w:right w:val="none" w:sz="0" w:space="0" w:color="auto"/>
                  </w:divBdr>
                  <w:divsChild>
                    <w:div w:id="1064329844">
                      <w:marLeft w:val="0"/>
                      <w:marRight w:val="0"/>
                      <w:marTop w:val="0"/>
                      <w:marBottom w:val="0"/>
                      <w:divBdr>
                        <w:top w:val="none" w:sz="0" w:space="0" w:color="auto"/>
                        <w:left w:val="none" w:sz="0" w:space="0" w:color="auto"/>
                        <w:bottom w:val="none" w:sz="0" w:space="0" w:color="auto"/>
                        <w:right w:val="none" w:sz="0" w:space="0" w:color="auto"/>
                      </w:divBdr>
                    </w:div>
                  </w:divsChild>
                </w:div>
                <w:div w:id="655838908">
                  <w:marLeft w:val="0"/>
                  <w:marRight w:val="0"/>
                  <w:marTop w:val="0"/>
                  <w:marBottom w:val="0"/>
                  <w:divBdr>
                    <w:top w:val="none" w:sz="0" w:space="0" w:color="auto"/>
                    <w:left w:val="none" w:sz="0" w:space="0" w:color="auto"/>
                    <w:bottom w:val="none" w:sz="0" w:space="0" w:color="auto"/>
                    <w:right w:val="none" w:sz="0" w:space="0" w:color="auto"/>
                  </w:divBdr>
                  <w:divsChild>
                    <w:div w:id="632172121">
                      <w:marLeft w:val="0"/>
                      <w:marRight w:val="0"/>
                      <w:marTop w:val="0"/>
                      <w:marBottom w:val="0"/>
                      <w:divBdr>
                        <w:top w:val="none" w:sz="0" w:space="0" w:color="auto"/>
                        <w:left w:val="none" w:sz="0" w:space="0" w:color="auto"/>
                        <w:bottom w:val="none" w:sz="0" w:space="0" w:color="auto"/>
                        <w:right w:val="none" w:sz="0" w:space="0" w:color="auto"/>
                      </w:divBdr>
                    </w:div>
                  </w:divsChild>
                </w:div>
                <w:div w:id="670645511">
                  <w:marLeft w:val="0"/>
                  <w:marRight w:val="0"/>
                  <w:marTop w:val="0"/>
                  <w:marBottom w:val="0"/>
                  <w:divBdr>
                    <w:top w:val="none" w:sz="0" w:space="0" w:color="auto"/>
                    <w:left w:val="none" w:sz="0" w:space="0" w:color="auto"/>
                    <w:bottom w:val="none" w:sz="0" w:space="0" w:color="auto"/>
                    <w:right w:val="none" w:sz="0" w:space="0" w:color="auto"/>
                  </w:divBdr>
                  <w:divsChild>
                    <w:div w:id="1377584801">
                      <w:marLeft w:val="0"/>
                      <w:marRight w:val="0"/>
                      <w:marTop w:val="0"/>
                      <w:marBottom w:val="0"/>
                      <w:divBdr>
                        <w:top w:val="none" w:sz="0" w:space="0" w:color="auto"/>
                        <w:left w:val="none" w:sz="0" w:space="0" w:color="auto"/>
                        <w:bottom w:val="none" w:sz="0" w:space="0" w:color="auto"/>
                        <w:right w:val="none" w:sz="0" w:space="0" w:color="auto"/>
                      </w:divBdr>
                    </w:div>
                  </w:divsChild>
                </w:div>
                <w:div w:id="676733482">
                  <w:marLeft w:val="0"/>
                  <w:marRight w:val="0"/>
                  <w:marTop w:val="0"/>
                  <w:marBottom w:val="0"/>
                  <w:divBdr>
                    <w:top w:val="none" w:sz="0" w:space="0" w:color="auto"/>
                    <w:left w:val="none" w:sz="0" w:space="0" w:color="auto"/>
                    <w:bottom w:val="none" w:sz="0" w:space="0" w:color="auto"/>
                    <w:right w:val="none" w:sz="0" w:space="0" w:color="auto"/>
                  </w:divBdr>
                  <w:divsChild>
                    <w:div w:id="1113326446">
                      <w:marLeft w:val="0"/>
                      <w:marRight w:val="0"/>
                      <w:marTop w:val="0"/>
                      <w:marBottom w:val="0"/>
                      <w:divBdr>
                        <w:top w:val="none" w:sz="0" w:space="0" w:color="auto"/>
                        <w:left w:val="none" w:sz="0" w:space="0" w:color="auto"/>
                        <w:bottom w:val="none" w:sz="0" w:space="0" w:color="auto"/>
                        <w:right w:val="none" w:sz="0" w:space="0" w:color="auto"/>
                      </w:divBdr>
                    </w:div>
                  </w:divsChild>
                </w:div>
                <w:div w:id="686055177">
                  <w:marLeft w:val="0"/>
                  <w:marRight w:val="0"/>
                  <w:marTop w:val="0"/>
                  <w:marBottom w:val="0"/>
                  <w:divBdr>
                    <w:top w:val="none" w:sz="0" w:space="0" w:color="auto"/>
                    <w:left w:val="none" w:sz="0" w:space="0" w:color="auto"/>
                    <w:bottom w:val="none" w:sz="0" w:space="0" w:color="auto"/>
                    <w:right w:val="none" w:sz="0" w:space="0" w:color="auto"/>
                  </w:divBdr>
                  <w:divsChild>
                    <w:div w:id="1061059954">
                      <w:marLeft w:val="0"/>
                      <w:marRight w:val="0"/>
                      <w:marTop w:val="0"/>
                      <w:marBottom w:val="0"/>
                      <w:divBdr>
                        <w:top w:val="none" w:sz="0" w:space="0" w:color="auto"/>
                        <w:left w:val="none" w:sz="0" w:space="0" w:color="auto"/>
                        <w:bottom w:val="none" w:sz="0" w:space="0" w:color="auto"/>
                        <w:right w:val="none" w:sz="0" w:space="0" w:color="auto"/>
                      </w:divBdr>
                    </w:div>
                  </w:divsChild>
                </w:div>
                <w:div w:id="801659010">
                  <w:marLeft w:val="0"/>
                  <w:marRight w:val="0"/>
                  <w:marTop w:val="0"/>
                  <w:marBottom w:val="0"/>
                  <w:divBdr>
                    <w:top w:val="none" w:sz="0" w:space="0" w:color="auto"/>
                    <w:left w:val="none" w:sz="0" w:space="0" w:color="auto"/>
                    <w:bottom w:val="none" w:sz="0" w:space="0" w:color="auto"/>
                    <w:right w:val="none" w:sz="0" w:space="0" w:color="auto"/>
                  </w:divBdr>
                  <w:divsChild>
                    <w:div w:id="663899499">
                      <w:marLeft w:val="0"/>
                      <w:marRight w:val="0"/>
                      <w:marTop w:val="0"/>
                      <w:marBottom w:val="0"/>
                      <w:divBdr>
                        <w:top w:val="none" w:sz="0" w:space="0" w:color="auto"/>
                        <w:left w:val="none" w:sz="0" w:space="0" w:color="auto"/>
                        <w:bottom w:val="none" w:sz="0" w:space="0" w:color="auto"/>
                        <w:right w:val="none" w:sz="0" w:space="0" w:color="auto"/>
                      </w:divBdr>
                    </w:div>
                  </w:divsChild>
                </w:div>
                <w:div w:id="817917815">
                  <w:marLeft w:val="0"/>
                  <w:marRight w:val="0"/>
                  <w:marTop w:val="0"/>
                  <w:marBottom w:val="0"/>
                  <w:divBdr>
                    <w:top w:val="none" w:sz="0" w:space="0" w:color="auto"/>
                    <w:left w:val="none" w:sz="0" w:space="0" w:color="auto"/>
                    <w:bottom w:val="none" w:sz="0" w:space="0" w:color="auto"/>
                    <w:right w:val="none" w:sz="0" w:space="0" w:color="auto"/>
                  </w:divBdr>
                  <w:divsChild>
                    <w:div w:id="2013948977">
                      <w:marLeft w:val="0"/>
                      <w:marRight w:val="0"/>
                      <w:marTop w:val="0"/>
                      <w:marBottom w:val="0"/>
                      <w:divBdr>
                        <w:top w:val="none" w:sz="0" w:space="0" w:color="auto"/>
                        <w:left w:val="none" w:sz="0" w:space="0" w:color="auto"/>
                        <w:bottom w:val="none" w:sz="0" w:space="0" w:color="auto"/>
                        <w:right w:val="none" w:sz="0" w:space="0" w:color="auto"/>
                      </w:divBdr>
                    </w:div>
                  </w:divsChild>
                </w:div>
                <w:div w:id="853228775">
                  <w:marLeft w:val="0"/>
                  <w:marRight w:val="0"/>
                  <w:marTop w:val="0"/>
                  <w:marBottom w:val="0"/>
                  <w:divBdr>
                    <w:top w:val="none" w:sz="0" w:space="0" w:color="auto"/>
                    <w:left w:val="none" w:sz="0" w:space="0" w:color="auto"/>
                    <w:bottom w:val="none" w:sz="0" w:space="0" w:color="auto"/>
                    <w:right w:val="none" w:sz="0" w:space="0" w:color="auto"/>
                  </w:divBdr>
                  <w:divsChild>
                    <w:div w:id="215236974">
                      <w:marLeft w:val="0"/>
                      <w:marRight w:val="0"/>
                      <w:marTop w:val="0"/>
                      <w:marBottom w:val="0"/>
                      <w:divBdr>
                        <w:top w:val="none" w:sz="0" w:space="0" w:color="auto"/>
                        <w:left w:val="none" w:sz="0" w:space="0" w:color="auto"/>
                        <w:bottom w:val="none" w:sz="0" w:space="0" w:color="auto"/>
                        <w:right w:val="none" w:sz="0" w:space="0" w:color="auto"/>
                      </w:divBdr>
                    </w:div>
                  </w:divsChild>
                </w:div>
                <w:div w:id="893126307">
                  <w:marLeft w:val="0"/>
                  <w:marRight w:val="0"/>
                  <w:marTop w:val="0"/>
                  <w:marBottom w:val="0"/>
                  <w:divBdr>
                    <w:top w:val="none" w:sz="0" w:space="0" w:color="auto"/>
                    <w:left w:val="none" w:sz="0" w:space="0" w:color="auto"/>
                    <w:bottom w:val="none" w:sz="0" w:space="0" w:color="auto"/>
                    <w:right w:val="none" w:sz="0" w:space="0" w:color="auto"/>
                  </w:divBdr>
                  <w:divsChild>
                    <w:div w:id="1928272018">
                      <w:marLeft w:val="0"/>
                      <w:marRight w:val="0"/>
                      <w:marTop w:val="0"/>
                      <w:marBottom w:val="0"/>
                      <w:divBdr>
                        <w:top w:val="none" w:sz="0" w:space="0" w:color="auto"/>
                        <w:left w:val="none" w:sz="0" w:space="0" w:color="auto"/>
                        <w:bottom w:val="none" w:sz="0" w:space="0" w:color="auto"/>
                        <w:right w:val="none" w:sz="0" w:space="0" w:color="auto"/>
                      </w:divBdr>
                    </w:div>
                  </w:divsChild>
                </w:div>
                <w:div w:id="909651719">
                  <w:marLeft w:val="0"/>
                  <w:marRight w:val="0"/>
                  <w:marTop w:val="0"/>
                  <w:marBottom w:val="0"/>
                  <w:divBdr>
                    <w:top w:val="none" w:sz="0" w:space="0" w:color="auto"/>
                    <w:left w:val="none" w:sz="0" w:space="0" w:color="auto"/>
                    <w:bottom w:val="none" w:sz="0" w:space="0" w:color="auto"/>
                    <w:right w:val="none" w:sz="0" w:space="0" w:color="auto"/>
                  </w:divBdr>
                  <w:divsChild>
                    <w:div w:id="355426722">
                      <w:marLeft w:val="0"/>
                      <w:marRight w:val="0"/>
                      <w:marTop w:val="0"/>
                      <w:marBottom w:val="0"/>
                      <w:divBdr>
                        <w:top w:val="none" w:sz="0" w:space="0" w:color="auto"/>
                        <w:left w:val="none" w:sz="0" w:space="0" w:color="auto"/>
                        <w:bottom w:val="none" w:sz="0" w:space="0" w:color="auto"/>
                        <w:right w:val="none" w:sz="0" w:space="0" w:color="auto"/>
                      </w:divBdr>
                    </w:div>
                  </w:divsChild>
                </w:div>
                <w:div w:id="913508817">
                  <w:marLeft w:val="0"/>
                  <w:marRight w:val="0"/>
                  <w:marTop w:val="0"/>
                  <w:marBottom w:val="0"/>
                  <w:divBdr>
                    <w:top w:val="none" w:sz="0" w:space="0" w:color="auto"/>
                    <w:left w:val="none" w:sz="0" w:space="0" w:color="auto"/>
                    <w:bottom w:val="none" w:sz="0" w:space="0" w:color="auto"/>
                    <w:right w:val="none" w:sz="0" w:space="0" w:color="auto"/>
                  </w:divBdr>
                  <w:divsChild>
                    <w:div w:id="1076584766">
                      <w:marLeft w:val="0"/>
                      <w:marRight w:val="0"/>
                      <w:marTop w:val="0"/>
                      <w:marBottom w:val="0"/>
                      <w:divBdr>
                        <w:top w:val="none" w:sz="0" w:space="0" w:color="auto"/>
                        <w:left w:val="none" w:sz="0" w:space="0" w:color="auto"/>
                        <w:bottom w:val="none" w:sz="0" w:space="0" w:color="auto"/>
                        <w:right w:val="none" w:sz="0" w:space="0" w:color="auto"/>
                      </w:divBdr>
                    </w:div>
                  </w:divsChild>
                </w:div>
                <w:div w:id="930502217">
                  <w:marLeft w:val="0"/>
                  <w:marRight w:val="0"/>
                  <w:marTop w:val="0"/>
                  <w:marBottom w:val="0"/>
                  <w:divBdr>
                    <w:top w:val="none" w:sz="0" w:space="0" w:color="auto"/>
                    <w:left w:val="none" w:sz="0" w:space="0" w:color="auto"/>
                    <w:bottom w:val="none" w:sz="0" w:space="0" w:color="auto"/>
                    <w:right w:val="none" w:sz="0" w:space="0" w:color="auto"/>
                  </w:divBdr>
                  <w:divsChild>
                    <w:div w:id="342561011">
                      <w:marLeft w:val="0"/>
                      <w:marRight w:val="0"/>
                      <w:marTop w:val="0"/>
                      <w:marBottom w:val="0"/>
                      <w:divBdr>
                        <w:top w:val="none" w:sz="0" w:space="0" w:color="auto"/>
                        <w:left w:val="none" w:sz="0" w:space="0" w:color="auto"/>
                        <w:bottom w:val="none" w:sz="0" w:space="0" w:color="auto"/>
                        <w:right w:val="none" w:sz="0" w:space="0" w:color="auto"/>
                      </w:divBdr>
                    </w:div>
                  </w:divsChild>
                </w:div>
                <w:div w:id="935136995">
                  <w:marLeft w:val="0"/>
                  <w:marRight w:val="0"/>
                  <w:marTop w:val="0"/>
                  <w:marBottom w:val="0"/>
                  <w:divBdr>
                    <w:top w:val="none" w:sz="0" w:space="0" w:color="auto"/>
                    <w:left w:val="none" w:sz="0" w:space="0" w:color="auto"/>
                    <w:bottom w:val="none" w:sz="0" w:space="0" w:color="auto"/>
                    <w:right w:val="none" w:sz="0" w:space="0" w:color="auto"/>
                  </w:divBdr>
                  <w:divsChild>
                    <w:div w:id="387579939">
                      <w:marLeft w:val="0"/>
                      <w:marRight w:val="0"/>
                      <w:marTop w:val="0"/>
                      <w:marBottom w:val="0"/>
                      <w:divBdr>
                        <w:top w:val="none" w:sz="0" w:space="0" w:color="auto"/>
                        <w:left w:val="none" w:sz="0" w:space="0" w:color="auto"/>
                        <w:bottom w:val="none" w:sz="0" w:space="0" w:color="auto"/>
                        <w:right w:val="none" w:sz="0" w:space="0" w:color="auto"/>
                      </w:divBdr>
                    </w:div>
                  </w:divsChild>
                </w:div>
                <w:div w:id="991567493">
                  <w:marLeft w:val="0"/>
                  <w:marRight w:val="0"/>
                  <w:marTop w:val="0"/>
                  <w:marBottom w:val="0"/>
                  <w:divBdr>
                    <w:top w:val="none" w:sz="0" w:space="0" w:color="auto"/>
                    <w:left w:val="none" w:sz="0" w:space="0" w:color="auto"/>
                    <w:bottom w:val="none" w:sz="0" w:space="0" w:color="auto"/>
                    <w:right w:val="none" w:sz="0" w:space="0" w:color="auto"/>
                  </w:divBdr>
                  <w:divsChild>
                    <w:div w:id="1677343199">
                      <w:marLeft w:val="0"/>
                      <w:marRight w:val="0"/>
                      <w:marTop w:val="0"/>
                      <w:marBottom w:val="0"/>
                      <w:divBdr>
                        <w:top w:val="none" w:sz="0" w:space="0" w:color="auto"/>
                        <w:left w:val="none" w:sz="0" w:space="0" w:color="auto"/>
                        <w:bottom w:val="none" w:sz="0" w:space="0" w:color="auto"/>
                        <w:right w:val="none" w:sz="0" w:space="0" w:color="auto"/>
                      </w:divBdr>
                    </w:div>
                  </w:divsChild>
                </w:div>
                <w:div w:id="1009722072">
                  <w:marLeft w:val="0"/>
                  <w:marRight w:val="0"/>
                  <w:marTop w:val="0"/>
                  <w:marBottom w:val="0"/>
                  <w:divBdr>
                    <w:top w:val="none" w:sz="0" w:space="0" w:color="auto"/>
                    <w:left w:val="none" w:sz="0" w:space="0" w:color="auto"/>
                    <w:bottom w:val="none" w:sz="0" w:space="0" w:color="auto"/>
                    <w:right w:val="none" w:sz="0" w:space="0" w:color="auto"/>
                  </w:divBdr>
                  <w:divsChild>
                    <w:div w:id="169955091">
                      <w:marLeft w:val="0"/>
                      <w:marRight w:val="0"/>
                      <w:marTop w:val="0"/>
                      <w:marBottom w:val="0"/>
                      <w:divBdr>
                        <w:top w:val="none" w:sz="0" w:space="0" w:color="auto"/>
                        <w:left w:val="none" w:sz="0" w:space="0" w:color="auto"/>
                        <w:bottom w:val="none" w:sz="0" w:space="0" w:color="auto"/>
                        <w:right w:val="none" w:sz="0" w:space="0" w:color="auto"/>
                      </w:divBdr>
                    </w:div>
                  </w:divsChild>
                </w:div>
                <w:div w:id="1014112926">
                  <w:marLeft w:val="0"/>
                  <w:marRight w:val="0"/>
                  <w:marTop w:val="0"/>
                  <w:marBottom w:val="0"/>
                  <w:divBdr>
                    <w:top w:val="none" w:sz="0" w:space="0" w:color="auto"/>
                    <w:left w:val="none" w:sz="0" w:space="0" w:color="auto"/>
                    <w:bottom w:val="none" w:sz="0" w:space="0" w:color="auto"/>
                    <w:right w:val="none" w:sz="0" w:space="0" w:color="auto"/>
                  </w:divBdr>
                  <w:divsChild>
                    <w:div w:id="306714507">
                      <w:marLeft w:val="0"/>
                      <w:marRight w:val="0"/>
                      <w:marTop w:val="0"/>
                      <w:marBottom w:val="0"/>
                      <w:divBdr>
                        <w:top w:val="none" w:sz="0" w:space="0" w:color="auto"/>
                        <w:left w:val="none" w:sz="0" w:space="0" w:color="auto"/>
                        <w:bottom w:val="none" w:sz="0" w:space="0" w:color="auto"/>
                        <w:right w:val="none" w:sz="0" w:space="0" w:color="auto"/>
                      </w:divBdr>
                    </w:div>
                  </w:divsChild>
                </w:div>
                <w:div w:id="1113666124">
                  <w:marLeft w:val="0"/>
                  <w:marRight w:val="0"/>
                  <w:marTop w:val="0"/>
                  <w:marBottom w:val="0"/>
                  <w:divBdr>
                    <w:top w:val="none" w:sz="0" w:space="0" w:color="auto"/>
                    <w:left w:val="none" w:sz="0" w:space="0" w:color="auto"/>
                    <w:bottom w:val="none" w:sz="0" w:space="0" w:color="auto"/>
                    <w:right w:val="none" w:sz="0" w:space="0" w:color="auto"/>
                  </w:divBdr>
                  <w:divsChild>
                    <w:div w:id="1457991141">
                      <w:marLeft w:val="0"/>
                      <w:marRight w:val="0"/>
                      <w:marTop w:val="0"/>
                      <w:marBottom w:val="0"/>
                      <w:divBdr>
                        <w:top w:val="none" w:sz="0" w:space="0" w:color="auto"/>
                        <w:left w:val="none" w:sz="0" w:space="0" w:color="auto"/>
                        <w:bottom w:val="none" w:sz="0" w:space="0" w:color="auto"/>
                        <w:right w:val="none" w:sz="0" w:space="0" w:color="auto"/>
                      </w:divBdr>
                    </w:div>
                  </w:divsChild>
                </w:div>
                <w:div w:id="1164512451">
                  <w:marLeft w:val="0"/>
                  <w:marRight w:val="0"/>
                  <w:marTop w:val="0"/>
                  <w:marBottom w:val="0"/>
                  <w:divBdr>
                    <w:top w:val="none" w:sz="0" w:space="0" w:color="auto"/>
                    <w:left w:val="none" w:sz="0" w:space="0" w:color="auto"/>
                    <w:bottom w:val="none" w:sz="0" w:space="0" w:color="auto"/>
                    <w:right w:val="none" w:sz="0" w:space="0" w:color="auto"/>
                  </w:divBdr>
                  <w:divsChild>
                    <w:div w:id="905720690">
                      <w:marLeft w:val="0"/>
                      <w:marRight w:val="0"/>
                      <w:marTop w:val="0"/>
                      <w:marBottom w:val="0"/>
                      <w:divBdr>
                        <w:top w:val="none" w:sz="0" w:space="0" w:color="auto"/>
                        <w:left w:val="none" w:sz="0" w:space="0" w:color="auto"/>
                        <w:bottom w:val="none" w:sz="0" w:space="0" w:color="auto"/>
                        <w:right w:val="none" w:sz="0" w:space="0" w:color="auto"/>
                      </w:divBdr>
                    </w:div>
                  </w:divsChild>
                </w:div>
                <w:div w:id="1177845733">
                  <w:marLeft w:val="0"/>
                  <w:marRight w:val="0"/>
                  <w:marTop w:val="0"/>
                  <w:marBottom w:val="0"/>
                  <w:divBdr>
                    <w:top w:val="none" w:sz="0" w:space="0" w:color="auto"/>
                    <w:left w:val="none" w:sz="0" w:space="0" w:color="auto"/>
                    <w:bottom w:val="none" w:sz="0" w:space="0" w:color="auto"/>
                    <w:right w:val="none" w:sz="0" w:space="0" w:color="auto"/>
                  </w:divBdr>
                  <w:divsChild>
                    <w:div w:id="185217950">
                      <w:marLeft w:val="0"/>
                      <w:marRight w:val="0"/>
                      <w:marTop w:val="0"/>
                      <w:marBottom w:val="0"/>
                      <w:divBdr>
                        <w:top w:val="none" w:sz="0" w:space="0" w:color="auto"/>
                        <w:left w:val="none" w:sz="0" w:space="0" w:color="auto"/>
                        <w:bottom w:val="none" w:sz="0" w:space="0" w:color="auto"/>
                        <w:right w:val="none" w:sz="0" w:space="0" w:color="auto"/>
                      </w:divBdr>
                    </w:div>
                  </w:divsChild>
                </w:div>
                <w:div w:id="1255818796">
                  <w:marLeft w:val="0"/>
                  <w:marRight w:val="0"/>
                  <w:marTop w:val="0"/>
                  <w:marBottom w:val="0"/>
                  <w:divBdr>
                    <w:top w:val="none" w:sz="0" w:space="0" w:color="auto"/>
                    <w:left w:val="none" w:sz="0" w:space="0" w:color="auto"/>
                    <w:bottom w:val="none" w:sz="0" w:space="0" w:color="auto"/>
                    <w:right w:val="none" w:sz="0" w:space="0" w:color="auto"/>
                  </w:divBdr>
                  <w:divsChild>
                    <w:div w:id="71851320">
                      <w:marLeft w:val="0"/>
                      <w:marRight w:val="0"/>
                      <w:marTop w:val="0"/>
                      <w:marBottom w:val="0"/>
                      <w:divBdr>
                        <w:top w:val="none" w:sz="0" w:space="0" w:color="auto"/>
                        <w:left w:val="none" w:sz="0" w:space="0" w:color="auto"/>
                        <w:bottom w:val="none" w:sz="0" w:space="0" w:color="auto"/>
                        <w:right w:val="none" w:sz="0" w:space="0" w:color="auto"/>
                      </w:divBdr>
                    </w:div>
                  </w:divsChild>
                </w:div>
                <w:div w:id="1291738898">
                  <w:marLeft w:val="0"/>
                  <w:marRight w:val="0"/>
                  <w:marTop w:val="0"/>
                  <w:marBottom w:val="0"/>
                  <w:divBdr>
                    <w:top w:val="none" w:sz="0" w:space="0" w:color="auto"/>
                    <w:left w:val="none" w:sz="0" w:space="0" w:color="auto"/>
                    <w:bottom w:val="none" w:sz="0" w:space="0" w:color="auto"/>
                    <w:right w:val="none" w:sz="0" w:space="0" w:color="auto"/>
                  </w:divBdr>
                  <w:divsChild>
                    <w:div w:id="1650548631">
                      <w:marLeft w:val="0"/>
                      <w:marRight w:val="0"/>
                      <w:marTop w:val="0"/>
                      <w:marBottom w:val="0"/>
                      <w:divBdr>
                        <w:top w:val="none" w:sz="0" w:space="0" w:color="auto"/>
                        <w:left w:val="none" w:sz="0" w:space="0" w:color="auto"/>
                        <w:bottom w:val="none" w:sz="0" w:space="0" w:color="auto"/>
                        <w:right w:val="none" w:sz="0" w:space="0" w:color="auto"/>
                      </w:divBdr>
                    </w:div>
                  </w:divsChild>
                </w:div>
                <w:div w:id="1343823738">
                  <w:marLeft w:val="0"/>
                  <w:marRight w:val="0"/>
                  <w:marTop w:val="0"/>
                  <w:marBottom w:val="0"/>
                  <w:divBdr>
                    <w:top w:val="none" w:sz="0" w:space="0" w:color="auto"/>
                    <w:left w:val="none" w:sz="0" w:space="0" w:color="auto"/>
                    <w:bottom w:val="none" w:sz="0" w:space="0" w:color="auto"/>
                    <w:right w:val="none" w:sz="0" w:space="0" w:color="auto"/>
                  </w:divBdr>
                  <w:divsChild>
                    <w:div w:id="414405336">
                      <w:marLeft w:val="0"/>
                      <w:marRight w:val="0"/>
                      <w:marTop w:val="0"/>
                      <w:marBottom w:val="0"/>
                      <w:divBdr>
                        <w:top w:val="none" w:sz="0" w:space="0" w:color="auto"/>
                        <w:left w:val="none" w:sz="0" w:space="0" w:color="auto"/>
                        <w:bottom w:val="none" w:sz="0" w:space="0" w:color="auto"/>
                        <w:right w:val="none" w:sz="0" w:space="0" w:color="auto"/>
                      </w:divBdr>
                    </w:div>
                  </w:divsChild>
                </w:div>
                <w:div w:id="1428888882">
                  <w:marLeft w:val="0"/>
                  <w:marRight w:val="0"/>
                  <w:marTop w:val="0"/>
                  <w:marBottom w:val="0"/>
                  <w:divBdr>
                    <w:top w:val="none" w:sz="0" w:space="0" w:color="auto"/>
                    <w:left w:val="none" w:sz="0" w:space="0" w:color="auto"/>
                    <w:bottom w:val="none" w:sz="0" w:space="0" w:color="auto"/>
                    <w:right w:val="none" w:sz="0" w:space="0" w:color="auto"/>
                  </w:divBdr>
                  <w:divsChild>
                    <w:div w:id="1043479058">
                      <w:marLeft w:val="0"/>
                      <w:marRight w:val="0"/>
                      <w:marTop w:val="0"/>
                      <w:marBottom w:val="0"/>
                      <w:divBdr>
                        <w:top w:val="none" w:sz="0" w:space="0" w:color="auto"/>
                        <w:left w:val="none" w:sz="0" w:space="0" w:color="auto"/>
                        <w:bottom w:val="none" w:sz="0" w:space="0" w:color="auto"/>
                        <w:right w:val="none" w:sz="0" w:space="0" w:color="auto"/>
                      </w:divBdr>
                    </w:div>
                  </w:divsChild>
                </w:div>
                <w:div w:id="1478112689">
                  <w:marLeft w:val="0"/>
                  <w:marRight w:val="0"/>
                  <w:marTop w:val="0"/>
                  <w:marBottom w:val="0"/>
                  <w:divBdr>
                    <w:top w:val="none" w:sz="0" w:space="0" w:color="auto"/>
                    <w:left w:val="none" w:sz="0" w:space="0" w:color="auto"/>
                    <w:bottom w:val="none" w:sz="0" w:space="0" w:color="auto"/>
                    <w:right w:val="none" w:sz="0" w:space="0" w:color="auto"/>
                  </w:divBdr>
                  <w:divsChild>
                    <w:div w:id="945427123">
                      <w:marLeft w:val="0"/>
                      <w:marRight w:val="0"/>
                      <w:marTop w:val="0"/>
                      <w:marBottom w:val="0"/>
                      <w:divBdr>
                        <w:top w:val="none" w:sz="0" w:space="0" w:color="auto"/>
                        <w:left w:val="none" w:sz="0" w:space="0" w:color="auto"/>
                        <w:bottom w:val="none" w:sz="0" w:space="0" w:color="auto"/>
                        <w:right w:val="none" w:sz="0" w:space="0" w:color="auto"/>
                      </w:divBdr>
                    </w:div>
                  </w:divsChild>
                </w:div>
                <w:div w:id="1497303486">
                  <w:marLeft w:val="0"/>
                  <w:marRight w:val="0"/>
                  <w:marTop w:val="0"/>
                  <w:marBottom w:val="0"/>
                  <w:divBdr>
                    <w:top w:val="none" w:sz="0" w:space="0" w:color="auto"/>
                    <w:left w:val="none" w:sz="0" w:space="0" w:color="auto"/>
                    <w:bottom w:val="none" w:sz="0" w:space="0" w:color="auto"/>
                    <w:right w:val="none" w:sz="0" w:space="0" w:color="auto"/>
                  </w:divBdr>
                  <w:divsChild>
                    <w:div w:id="732042540">
                      <w:marLeft w:val="0"/>
                      <w:marRight w:val="0"/>
                      <w:marTop w:val="0"/>
                      <w:marBottom w:val="0"/>
                      <w:divBdr>
                        <w:top w:val="none" w:sz="0" w:space="0" w:color="auto"/>
                        <w:left w:val="none" w:sz="0" w:space="0" w:color="auto"/>
                        <w:bottom w:val="none" w:sz="0" w:space="0" w:color="auto"/>
                        <w:right w:val="none" w:sz="0" w:space="0" w:color="auto"/>
                      </w:divBdr>
                    </w:div>
                  </w:divsChild>
                </w:div>
                <w:div w:id="1512178036">
                  <w:marLeft w:val="0"/>
                  <w:marRight w:val="0"/>
                  <w:marTop w:val="0"/>
                  <w:marBottom w:val="0"/>
                  <w:divBdr>
                    <w:top w:val="none" w:sz="0" w:space="0" w:color="auto"/>
                    <w:left w:val="none" w:sz="0" w:space="0" w:color="auto"/>
                    <w:bottom w:val="none" w:sz="0" w:space="0" w:color="auto"/>
                    <w:right w:val="none" w:sz="0" w:space="0" w:color="auto"/>
                  </w:divBdr>
                  <w:divsChild>
                    <w:div w:id="1758820105">
                      <w:marLeft w:val="0"/>
                      <w:marRight w:val="0"/>
                      <w:marTop w:val="0"/>
                      <w:marBottom w:val="0"/>
                      <w:divBdr>
                        <w:top w:val="none" w:sz="0" w:space="0" w:color="auto"/>
                        <w:left w:val="none" w:sz="0" w:space="0" w:color="auto"/>
                        <w:bottom w:val="none" w:sz="0" w:space="0" w:color="auto"/>
                        <w:right w:val="none" w:sz="0" w:space="0" w:color="auto"/>
                      </w:divBdr>
                    </w:div>
                    <w:div w:id="1864516209">
                      <w:marLeft w:val="0"/>
                      <w:marRight w:val="0"/>
                      <w:marTop w:val="0"/>
                      <w:marBottom w:val="0"/>
                      <w:divBdr>
                        <w:top w:val="none" w:sz="0" w:space="0" w:color="auto"/>
                        <w:left w:val="none" w:sz="0" w:space="0" w:color="auto"/>
                        <w:bottom w:val="none" w:sz="0" w:space="0" w:color="auto"/>
                        <w:right w:val="none" w:sz="0" w:space="0" w:color="auto"/>
                      </w:divBdr>
                    </w:div>
                    <w:div w:id="2118014057">
                      <w:marLeft w:val="0"/>
                      <w:marRight w:val="0"/>
                      <w:marTop w:val="0"/>
                      <w:marBottom w:val="0"/>
                      <w:divBdr>
                        <w:top w:val="none" w:sz="0" w:space="0" w:color="auto"/>
                        <w:left w:val="none" w:sz="0" w:space="0" w:color="auto"/>
                        <w:bottom w:val="none" w:sz="0" w:space="0" w:color="auto"/>
                        <w:right w:val="none" w:sz="0" w:space="0" w:color="auto"/>
                      </w:divBdr>
                    </w:div>
                  </w:divsChild>
                </w:div>
                <w:div w:id="1524320026">
                  <w:marLeft w:val="0"/>
                  <w:marRight w:val="0"/>
                  <w:marTop w:val="0"/>
                  <w:marBottom w:val="0"/>
                  <w:divBdr>
                    <w:top w:val="none" w:sz="0" w:space="0" w:color="auto"/>
                    <w:left w:val="none" w:sz="0" w:space="0" w:color="auto"/>
                    <w:bottom w:val="none" w:sz="0" w:space="0" w:color="auto"/>
                    <w:right w:val="none" w:sz="0" w:space="0" w:color="auto"/>
                  </w:divBdr>
                  <w:divsChild>
                    <w:div w:id="105660336">
                      <w:marLeft w:val="0"/>
                      <w:marRight w:val="0"/>
                      <w:marTop w:val="0"/>
                      <w:marBottom w:val="0"/>
                      <w:divBdr>
                        <w:top w:val="none" w:sz="0" w:space="0" w:color="auto"/>
                        <w:left w:val="none" w:sz="0" w:space="0" w:color="auto"/>
                        <w:bottom w:val="none" w:sz="0" w:space="0" w:color="auto"/>
                        <w:right w:val="none" w:sz="0" w:space="0" w:color="auto"/>
                      </w:divBdr>
                    </w:div>
                  </w:divsChild>
                </w:div>
                <w:div w:id="1591044452">
                  <w:marLeft w:val="0"/>
                  <w:marRight w:val="0"/>
                  <w:marTop w:val="0"/>
                  <w:marBottom w:val="0"/>
                  <w:divBdr>
                    <w:top w:val="none" w:sz="0" w:space="0" w:color="auto"/>
                    <w:left w:val="none" w:sz="0" w:space="0" w:color="auto"/>
                    <w:bottom w:val="none" w:sz="0" w:space="0" w:color="auto"/>
                    <w:right w:val="none" w:sz="0" w:space="0" w:color="auto"/>
                  </w:divBdr>
                  <w:divsChild>
                    <w:div w:id="330330769">
                      <w:marLeft w:val="0"/>
                      <w:marRight w:val="0"/>
                      <w:marTop w:val="0"/>
                      <w:marBottom w:val="0"/>
                      <w:divBdr>
                        <w:top w:val="none" w:sz="0" w:space="0" w:color="auto"/>
                        <w:left w:val="none" w:sz="0" w:space="0" w:color="auto"/>
                        <w:bottom w:val="none" w:sz="0" w:space="0" w:color="auto"/>
                        <w:right w:val="none" w:sz="0" w:space="0" w:color="auto"/>
                      </w:divBdr>
                    </w:div>
                  </w:divsChild>
                </w:div>
                <w:div w:id="1640645272">
                  <w:marLeft w:val="0"/>
                  <w:marRight w:val="0"/>
                  <w:marTop w:val="0"/>
                  <w:marBottom w:val="0"/>
                  <w:divBdr>
                    <w:top w:val="none" w:sz="0" w:space="0" w:color="auto"/>
                    <w:left w:val="none" w:sz="0" w:space="0" w:color="auto"/>
                    <w:bottom w:val="none" w:sz="0" w:space="0" w:color="auto"/>
                    <w:right w:val="none" w:sz="0" w:space="0" w:color="auto"/>
                  </w:divBdr>
                  <w:divsChild>
                    <w:div w:id="1604336036">
                      <w:marLeft w:val="0"/>
                      <w:marRight w:val="0"/>
                      <w:marTop w:val="0"/>
                      <w:marBottom w:val="0"/>
                      <w:divBdr>
                        <w:top w:val="none" w:sz="0" w:space="0" w:color="auto"/>
                        <w:left w:val="none" w:sz="0" w:space="0" w:color="auto"/>
                        <w:bottom w:val="none" w:sz="0" w:space="0" w:color="auto"/>
                        <w:right w:val="none" w:sz="0" w:space="0" w:color="auto"/>
                      </w:divBdr>
                    </w:div>
                  </w:divsChild>
                </w:div>
                <w:div w:id="1642272217">
                  <w:marLeft w:val="0"/>
                  <w:marRight w:val="0"/>
                  <w:marTop w:val="0"/>
                  <w:marBottom w:val="0"/>
                  <w:divBdr>
                    <w:top w:val="none" w:sz="0" w:space="0" w:color="auto"/>
                    <w:left w:val="none" w:sz="0" w:space="0" w:color="auto"/>
                    <w:bottom w:val="none" w:sz="0" w:space="0" w:color="auto"/>
                    <w:right w:val="none" w:sz="0" w:space="0" w:color="auto"/>
                  </w:divBdr>
                  <w:divsChild>
                    <w:div w:id="1473864423">
                      <w:marLeft w:val="0"/>
                      <w:marRight w:val="0"/>
                      <w:marTop w:val="0"/>
                      <w:marBottom w:val="0"/>
                      <w:divBdr>
                        <w:top w:val="none" w:sz="0" w:space="0" w:color="auto"/>
                        <w:left w:val="none" w:sz="0" w:space="0" w:color="auto"/>
                        <w:bottom w:val="none" w:sz="0" w:space="0" w:color="auto"/>
                        <w:right w:val="none" w:sz="0" w:space="0" w:color="auto"/>
                      </w:divBdr>
                    </w:div>
                  </w:divsChild>
                </w:div>
                <w:div w:id="1741514194">
                  <w:marLeft w:val="0"/>
                  <w:marRight w:val="0"/>
                  <w:marTop w:val="0"/>
                  <w:marBottom w:val="0"/>
                  <w:divBdr>
                    <w:top w:val="none" w:sz="0" w:space="0" w:color="auto"/>
                    <w:left w:val="none" w:sz="0" w:space="0" w:color="auto"/>
                    <w:bottom w:val="none" w:sz="0" w:space="0" w:color="auto"/>
                    <w:right w:val="none" w:sz="0" w:space="0" w:color="auto"/>
                  </w:divBdr>
                  <w:divsChild>
                    <w:div w:id="673066967">
                      <w:marLeft w:val="0"/>
                      <w:marRight w:val="0"/>
                      <w:marTop w:val="0"/>
                      <w:marBottom w:val="0"/>
                      <w:divBdr>
                        <w:top w:val="none" w:sz="0" w:space="0" w:color="auto"/>
                        <w:left w:val="none" w:sz="0" w:space="0" w:color="auto"/>
                        <w:bottom w:val="none" w:sz="0" w:space="0" w:color="auto"/>
                        <w:right w:val="none" w:sz="0" w:space="0" w:color="auto"/>
                      </w:divBdr>
                    </w:div>
                  </w:divsChild>
                </w:div>
                <w:div w:id="1752846046">
                  <w:marLeft w:val="0"/>
                  <w:marRight w:val="0"/>
                  <w:marTop w:val="0"/>
                  <w:marBottom w:val="0"/>
                  <w:divBdr>
                    <w:top w:val="none" w:sz="0" w:space="0" w:color="auto"/>
                    <w:left w:val="none" w:sz="0" w:space="0" w:color="auto"/>
                    <w:bottom w:val="none" w:sz="0" w:space="0" w:color="auto"/>
                    <w:right w:val="none" w:sz="0" w:space="0" w:color="auto"/>
                  </w:divBdr>
                  <w:divsChild>
                    <w:div w:id="1696612072">
                      <w:marLeft w:val="0"/>
                      <w:marRight w:val="0"/>
                      <w:marTop w:val="0"/>
                      <w:marBottom w:val="0"/>
                      <w:divBdr>
                        <w:top w:val="none" w:sz="0" w:space="0" w:color="auto"/>
                        <w:left w:val="none" w:sz="0" w:space="0" w:color="auto"/>
                        <w:bottom w:val="none" w:sz="0" w:space="0" w:color="auto"/>
                        <w:right w:val="none" w:sz="0" w:space="0" w:color="auto"/>
                      </w:divBdr>
                    </w:div>
                  </w:divsChild>
                </w:div>
                <w:div w:id="1815564573">
                  <w:marLeft w:val="0"/>
                  <w:marRight w:val="0"/>
                  <w:marTop w:val="0"/>
                  <w:marBottom w:val="0"/>
                  <w:divBdr>
                    <w:top w:val="none" w:sz="0" w:space="0" w:color="auto"/>
                    <w:left w:val="none" w:sz="0" w:space="0" w:color="auto"/>
                    <w:bottom w:val="none" w:sz="0" w:space="0" w:color="auto"/>
                    <w:right w:val="none" w:sz="0" w:space="0" w:color="auto"/>
                  </w:divBdr>
                  <w:divsChild>
                    <w:div w:id="1247685775">
                      <w:marLeft w:val="0"/>
                      <w:marRight w:val="0"/>
                      <w:marTop w:val="0"/>
                      <w:marBottom w:val="0"/>
                      <w:divBdr>
                        <w:top w:val="none" w:sz="0" w:space="0" w:color="auto"/>
                        <w:left w:val="none" w:sz="0" w:space="0" w:color="auto"/>
                        <w:bottom w:val="none" w:sz="0" w:space="0" w:color="auto"/>
                        <w:right w:val="none" w:sz="0" w:space="0" w:color="auto"/>
                      </w:divBdr>
                    </w:div>
                  </w:divsChild>
                </w:div>
                <w:div w:id="1880048309">
                  <w:marLeft w:val="0"/>
                  <w:marRight w:val="0"/>
                  <w:marTop w:val="0"/>
                  <w:marBottom w:val="0"/>
                  <w:divBdr>
                    <w:top w:val="none" w:sz="0" w:space="0" w:color="auto"/>
                    <w:left w:val="none" w:sz="0" w:space="0" w:color="auto"/>
                    <w:bottom w:val="none" w:sz="0" w:space="0" w:color="auto"/>
                    <w:right w:val="none" w:sz="0" w:space="0" w:color="auto"/>
                  </w:divBdr>
                  <w:divsChild>
                    <w:div w:id="941644189">
                      <w:marLeft w:val="0"/>
                      <w:marRight w:val="0"/>
                      <w:marTop w:val="0"/>
                      <w:marBottom w:val="0"/>
                      <w:divBdr>
                        <w:top w:val="none" w:sz="0" w:space="0" w:color="auto"/>
                        <w:left w:val="none" w:sz="0" w:space="0" w:color="auto"/>
                        <w:bottom w:val="none" w:sz="0" w:space="0" w:color="auto"/>
                        <w:right w:val="none" w:sz="0" w:space="0" w:color="auto"/>
                      </w:divBdr>
                    </w:div>
                  </w:divsChild>
                </w:div>
                <w:div w:id="1902205224">
                  <w:marLeft w:val="0"/>
                  <w:marRight w:val="0"/>
                  <w:marTop w:val="0"/>
                  <w:marBottom w:val="0"/>
                  <w:divBdr>
                    <w:top w:val="none" w:sz="0" w:space="0" w:color="auto"/>
                    <w:left w:val="none" w:sz="0" w:space="0" w:color="auto"/>
                    <w:bottom w:val="none" w:sz="0" w:space="0" w:color="auto"/>
                    <w:right w:val="none" w:sz="0" w:space="0" w:color="auto"/>
                  </w:divBdr>
                  <w:divsChild>
                    <w:div w:id="507063542">
                      <w:marLeft w:val="0"/>
                      <w:marRight w:val="0"/>
                      <w:marTop w:val="0"/>
                      <w:marBottom w:val="0"/>
                      <w:divBdr>
                        <w:top w:val="none" w:sz="0" w:space="0" w:color="auto"/>
                        <w:left w:val="none" w:sz="0" w:space="0" w:color="auto"/>
                        <w:bottom w:val="none" w:sz="0" w:space="0" w:color="auto"/>
                        <w:right w:val="none" w:sz="0" w:space="0" w:color="auto"/>
                      </w:divBdr>
                    </w:div>
                  </w:divsChild>
                </w:div>
                <w:div w:id="1939219231">
                  <w:marLeft w:val="0"/>
                  <w:marRight w:val="0"/>
                  <w:marTop w:val="0"/>
                  <w:marBottom w:val="0"/>
                  <w:divBdr>
                    <w:top w:val="none" w:sz="0" w:space="0" w:color="auto"/>
                    <w:left w:val="none" w:sz="0" w:space="0" w:color="auto"/>
                    <w:bottom w:val="none" w:sz="0" w:space="0" w:color="auto"/>
                    <w:right w:val="none" w:sz="0" w:space="0" w:color="auto"/>
                  </w:divBdr>
                  <w:divsChild>
                    <w:div w:id="817379535">
                      <w:marLeft w:val="0"/>
                      <w:marRight w:val="0"/>
                      <w:marTop w:val="0"/>
                      <w:marBottom w:val="0"/>
                      <w:divBdr>
                        <w:top w:val="none" w:sz="0" w:space="0" w:color="auto"/>
                        <w:left w:val="none" w:sz="0" w:space="0" w:color="auto"/>
                        <w:bottom w:val="none" w:sz="0" w:space="0" w:color="auto"/>
                        <w:right w:val="none" w:sz="0" w:space="0" w:color="auto"/>
                      </w:divBdr>
                    </w:div>
                    <w:div w:id="1403406409">
                      <w:marLeft w:val="0"/>
                      <w:marRight w:val="0"/>
                      <w:marTop w:val="0"/>
                      <w:marBottom w:val="0"/>
                      <w:divBdr>
                        <w:top w:val="none" w:sz="0" w:space="0" w:color="auto"/>
                        <w:left w:val="none" w:sz="0" w:space="0" w:color="auto"/>
                        <w:bottom w:val="none" w:sz="0" w:space="0" w:color="auto"/>
                        <w:right w:val="none" w:sz="0" w:space="0" w:color="auto"/>
                      </w:divBdr>
                    </w:div>
                  </w:divsChild>
                </w:div>
                <w:div w:id="1961373322">
                  <w:marLeft w:val="0"/>
                  <w:marRight w:val="0"/>
                  <w:marTop w:val="0"/>
                  <w:marBottom w:val="0"/>
                  <w:divBdr>
                    <w:top w:val="none" w:sz="0" w:space="0" w:color="auto"/>
                    <w:left w:val="none" w:sz="0" w:space="0" w:color="auto"/>
                    <w:bottom w:val="none" w:sz="0" w:space="0" w:color="auto"/>
                    <w:right w:val="none" w:sz="0" w:space="0" w:color="auto"/>
                  </w:divBdr>
                  <w:divsChild>
                    <w:div w:id="1799491258">
                      <w:marLeft w:val="0"/>
                      <w:marRight w:val="0"/>
                      <w:marTop w:val="0"/>
                      <w:marBottom w:val="0"/>
                      <w:divBdr>
                        <w:top w:val="none" w:sz="0" w:space="0" w:color="auto"/>
                        <w:left w:val="none" w:sz="0" w:space="0" w:color="auto"/>
                        <w:bottom w:val="none" w:sz="0" w:space="0" w:color="auto"/>
                        <w:right w:val="none" w:sz="0" w:space="0" w:color="auto"/>
                      </w:divBdr>
                    </w:div>
                  </w:divsChild>
                </w:div>
                <w:div w:id="2099132530">
                  <w:marLeft w:val="0"/>
                  <w:marRight w:val="0"/>
                  <w:marTop w:val="0"/>
                  <w:marBottom w:val="0"/>
                  <w:divBdr>
                    <w:top w:val="none" w:sz="0" w:space="0" w:color="auto"/>
                    <w:left w:val="none" w:sz="0" w:space="0" w:color="auto"/>
                    <w:bottom w:val="none" w:sz="0" w:space="0" w:color="auto"/>
                    <w:right w:val="none" w:sz="0" w:space="0" w:color="auto"/>
                  </w:divBdr>
                  <w:divsChild>
                    <w:div w:id="1709993304">
                      <w:marLeft w:val="0"/>
                      <w:marRight w:val="0"/>
                      <w:marTop w:val="0"/>
                      <w:marBottom w:val="0"/>
                      <w:divBdr>
                        <w:top w:val="none" w:sz="0" w:space="0" w:color="auto"/>
                        <w:left w:val="none" w:sz="0" w:space="0" w:color="auto"/>
                        <w:bottom w:val="none" w:sz="0" w:space="0" w:color="auto"/>
                        <w:right w:val="none" w:sz="0" w:space="0" w:color="auto"/>
                      </w:divBdr>
                    </w:div>
                  </w:divsChild>
                </w:div>
                <w:div w:id="2099859673">
                  <w:marLeft w:val="0"/>
                  <w:marRight w:val="0"/>
                  <w:marTop w:val="0"/>
                  <w:marBottom w:val="0"/>
                  <w:divBdr>
                    <w:top w:val="none" w:sz="0" w:space="0" w:color="auto"/>
                    <w:left w:val="none" w:sz="0" w:space="0" w:color="auto"/>
                    <w:bottom w:val="none" w:sz="0" w:space="0" w:color="auto"/>
                    <w:right w:val="none" w:sz="0" w:space="0" w:color="auto"/>
                  </w:divBdr>
                  <w:divsChild>
                    <w:div w:id="889801036">
                      <w:marLeft w:val="0"/>
                      <w:marRight w:val="0"/>
                      <w:marTop w:val="0"/>
                      <w:marBottom w:val="0"/>
                      <w:divBdr>
                        <w:top w:val="none" w:sz="0" w:space="0" w:color="auto"/>
                        <w:left w:val="none" w:sz="0" w:space="0" w:color="auto"/>
                        <w:bottom w:val="none" w:sz="0" w:space="0" w:color="auto"/>
                        <w:right w:val="none" w:sz="0" w:space="0" w:color="auto"/>
                      </w:divBdr>
                    </w:div>
                  </w:divsChild>
                </w:div>
                <w:div w:id="2121683596">
                  <w:marLeft w:val="0"/>
                  <w:marRight w:val="0"/>
                  <w:marTop w:val="0"/>
                  <w:marBottom w:val="0"/>
                  <w:divBdr>
                    <w:top w:val="none" w:sz="0" w:space="0" w:color="auto"/>
                    <w:left w:val="none" w:sz="0" w:space="0" w:color="auto"/>
                    <w:bottom w:val="none" w:sz="0" w:space="0" w:color="auto"/>
                    <w:right w:val="none" w:sz="0" w:space="0" w:color="auto"/>
                  </w:divBdr>
                  <w:divsChild>
                    <w:div w:id="24669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622257">
          <w:marLeft w:val="0"/>
          <w:marRight w:val="0"/>
          <w:marTop w:val="0"/>
          <w:marBottom w:val="0"/>
          <w:divBdr>
            <w:top w:val="none" w:sz="0" w:space="0" w:color="auto"/>
            <w:left w:val="none" w:sz="0" w:space="0" w:color="auto"/>
            <w:bottom w:val="none" w:sz="0" w:space="0" w:color="auto"/>
            <w:right w:val="none" w:sz="0" w:space="0" w:color="auto"/>
          </w:divBdr>
        </w:div>
        <w:div w:id="461308828">
          <w:marLeft w:val="0"/>
          <w:marRight w:val="0"/>
          <w:marTop w:val="0"/>
          <w:marBottom w:val="0"/>
          <w:divBdr>
            <w:top w:val="none" w:sz="0" w:space="0" w:color="auto"/>
            <w:left w:val="none" w:sz="0" w:space="0" w:color="auto"/>
            <w:bottom w:val="none" w:sz="0" w:space="0" w:color="auto"/>
            <w:right w:val="none" w:sz="0" w:space="0" w:color="auto"/>
          </w:divBdr>
        </w:div>
        <w:div w:id="461656991">
          <w:marLeft w:val="0"/>
          <w:marRight w:val="0"/>
          <w:marTop w:val="0"/>
          <w:marBottom w:val="0"/>
          <w:divBdr>
            <w:top w:val="none" w:sz="0" w:space="0" w:color="auto"/>
            <w:left w:val="none" w:sz="0" w:space="0" w:color="auto"/>
            <w:bottom w:val="none" w:sz="0" w:space="0" w:color="auto"/>
            <w:right w:val="none" w:sz="0" w:space="0" w:color="auto"/>
          </w:divBdr>
        </w:div>
        <w:div w:id="497499231">
          <w:marLeft w:val="0"/>
          <w:marRight w:val="0"/>
          <w:marTop w:val="0"/>
          <w:marBottom w:val="0"/>
          <w:divBdr>
            <w:top w:val="none" w:sz="0" w:space="0" w:color="auto"/>
            <w:left w:val="none" w:sz="0" w:space="0" w:color="auto"/>
            <w:bottom w:val="none" w:sz="0" w:space="0" w:color="auto"/>
            <w:right w:val="none" w:sz="0" w:space="0" w:color="auto"/>
          </w:divBdr>
          <w:divsChild>
            <w:div w:id="148713162">
              <w:marLeft w:val="0"/>
              <w:marRight w:val="0"/>
              <w:marTop w:val="30"/>
              <w:marBottom w:val="30"/>
              <w:divBdr>
                <w:top w:val="none" w:sz="0" w:space="0" w:color="auto"/>
                <w:left w:val="none" w:sz="0" w:space="0" w:color="auto"/>
                <w:bottom w:val="none" w:sz="0" w:space="0" w:color="auto"/>
                <w:right w:val="none" w:sz="0" w:space="0" w:color="auto"/>
              </w:divBdr>
              <w:divsChild>
                <w:div w:id="56392839">
                  <w:marLeft w:val="0"/>
                  <w:marRight w:val="0"/>
                  <w:marTop w:val="0"/>
                  <w:marBottom w:val="0"/>
                  <w:divBdr>
                    <w:top w:val="none" w:sz="0" w:space="0" w:color="auto"/>
                    <w:left w:val="none" w:sz="0" w:space="0" w:color="auto"/>
                    <w:bottom w:val="none" w:sz="0" w:space="0" w:color="auto"/>
                    <w:right w:val="none" w:sz="0" w:space="0" w:color="auto"/>
                  </w:divBdr>
                  <w:divsChild>
                    <w:div w:id="680160827">
                      <w:marLeft w:val="0"/>
                      <w:marRight w:val="0"/>
                      <w:marTop w:val="0"/>
                      <w:marBottom w:val="0"/>
                      <w:divBdr>
                        <w:top w:val="none" w:sz="0" w:space="0" w:color="auto"/>
                        <w:left w:val="none" w:sz="0" w:space="0" w:color="auto"/>
                        <w:bottom w:val="none" w:sz="0" w:space="0" w:color="auto"/>
                        <w:right w:val="none" w:sz="0" w:space="0" w:color="auto"/>
                      </w:divBdr>
                    </w:div>
                  </w:divsChild>
                </w:div>
                <w:div w:id="98064657">
                  <w:marLeft w:val="0"/>
                  <w:marRight w:val="0"/>
                  <w:marTop w:val="0"/>
                  <w:marBottom w:val="0"/>
                  <w:divBdr>
                    <w:top w:val="none" w:sz="0" w:space="0" w:color="auto"/>
                    <w:left w:val="none" w:sz="0" w:space="0" w:color="auto"/>
                    <w:bottom w:val="none" w:sz="0" w:space="0" w:color="auto"/>
                    <w:right w:val="none" w:sz="0" w:space="0" w:color="auto"/>
                  </w:divBdr>
                  <w:divsChild>
                    <w:div w:id="1170213158">
                      <w:marLeft w:val="0"/>
                      <w:marRight w:val="0"/>
                      <w:marTop w:val="0"/>
                      <w:marBottom w:val="0"/>
                      <w:divBdr>
                        <w:top w:val="none" w:sz="0" w:space="0" w:color="auto"/>
                        <w:left w:val="none" w:sz="0" w:space="0" w:color="auto"/>
                        <w:bottom w:val="none" w:sz="0" w:space="0" w:color="auto"/>
                        <w:right w:val="none" w:sz="0" w:space="0" w:color="auto"/>
                      </w:divBdr>
                    </w:div>
                  </w:divsChild>
                </w:div>
                <w:div w:id="136118320">
                  <w:marLeft w:val="0"/>
                  <w:marRight w:val="0"/>
                  <w:marTop w:val="0"/>
                  <w:marBottom w:val="0"/>
                  <w:divBdr>
                    <w:top w:val="none" w:sz="0" w:space="0" w:color="auto"/>
                    <w:left w:val="none" w:sz="0" w:space="0" w:color="auto"/>
                    <w:bottom w:val="none" w:sz="0" w:space="0" w:color="auto"/>
                    <w:right w:val="none" w:sz="0" w:space="0" w:color="auto"/>
                  </w:divBdr>
                  <w:divsChild>
                    <w:div w:id="873006134">
                      <w:marLeft w:val="0"/>
                      <w:marRight w:val="0"/>
                      <w:marTop w:val="0"/>
                      <w:marBottom w:val="0"/>
                      <w:divBdr>
                        <w:top w:val="none" w:sz="0" w:space="0" w:color="auto"/>
                        <w:left w:val="none" w:sz="0" w:space="0" w:color="auto"/>
                        <w:bottom w:val="none" w:sz="0" w:space="0" w:color="auto"/>
                        <w:right w:val="none" w:sz="0" w:space="0" w:color="auto"/>
                      </w:divBdr>
                    </w:div>
                  </w:divsChild>
                </w:div>
                <w:div w:id="183205788">
                  <w:marLeft w:val="0"/>
                  <w:marRight w:val="0"/>
                  <w:marTop w:val="0"/>
                  <w:marBottom w:val="0"/>
                  <w:divBdr>
                    <w:top w:val="none" w:sz="0" w:space="0" w:color="auto"/>
                    <w:left w:val="none" w:sz="0" w:space="0" w:color="auto"/>
                    <w:bottom w:val="none" w:sz="0" w:space="0" w:color="auto"/>
                    <w:right w:val="none" w:sz="0" w:space="0" w:color="auto"/>
                  </w:divBdr>
                  <w:divsChild>
                    <w:div w:id="190190787">
                      <w:marLeft w:val="0"/>
                      <w:marRight w:val="0"/>
                      <w:marTop w:val="0"/>
                      <w:marBottom w:val="0"/>
                      <w:divBdr>
                        <w:top w:val="none" w:sz="0" w:space="0" w:color="auto"/>
                        <w:left w:val="none" w:sz="0" w:space="0" w:color="auto"/>
                        <w:bottom w:val="none" w:sz="0" w:space="0" w:color="auto"/>
                        <w:right w:val="none" w:sz="0" w:space="0" w:color="auto"/>
                      </w:divBdr>
                    </w:div>
                  </w:divsChild>
                </w:div>
                <w:div w:id="222298540">
                  <w:marLeft w:val="0"/>
                  <w:marRight w:val="0"/>
                  <w:marTop w:val="0"/>
                  <w:marBottom w:val="0"/>
                  <w:divBdr>
                    <w:top w:val="none" w:sz="0" w:space="0" w:color="auto"/>
                    <w:left w:val="none" w:sz="0" w:space="0" w:color="auto"/>
                    <w:bottom w:val="none" w:sz="0" w:space="0" w:color="auto"/>
                    <w:right w:val="none" w:sz="0" w:space="0" w:color="auto"/>
                  </w:divBdr>
                  <w:divsChild>
                    <w:div w:id="1026056149">
                      <w:marLeft w:val="0"/>
                      <w:marRight w:val="0"/>
                      <w:marTop w:val="0"/>
                      <w:marBottom w:val="0"/>
                      <w:divBdr>
                        <w:top w:val="none" w:sz="0" w:space="0" w:color="auto"/>
                        <w:left w:val="none" w:sz="0" w:space="0" w:color="auto"/>
                        <w:bottom w:val="none" w:sz="0" w:space="0" w:color="auto"/>
                        <w:right w:val="none" w:sz="0" w:space="0" w:color="auto"/>
                      </w:divBdr>
                    </w:div>
                    <w:div w:id="1823692843">
                      <w:marLeft w:val="0"/>
                      <w:marRight w:val="0"/>
                      <w:marTop w:val="0"/>
                      <w:marBottom w:val="0"/>
                      <w:divBdr>
                        <w:top w:val="none" w:sz="0" w:space="0" w:color="auto"/>
                        <w:left w:val="none" w:sz="0" w:space="0" w:color="auto"/>
                        <w:bottom w:val="none" w:sz="0" w:space="0" w:color="auto"/>
                        <w:right w:val="none" w:sz="0" w:space="0" w:color="auto"/>
                      </w:divBdr>
                    </w:div>
                    <w:div w:id="1913467672">
                      <w:marLeft w:val="0"/>
                      <w:marRight w:val="0"/>
                      <w:marTop w:val="0"/>
                      <w:marBottom w:val="0"/>
                      <w:divBdr>
                        <w:top w:val="none" w:sz="0" w:space="0" w:color="auto"/>
                        <w:left w:val="none" w:sz="0" w:space="0" w:color="auto"/>
                        <w:bottom w:val="none" w:sz="0" w:space="0" w:color="auto"/>
                        <w:right w:val="none" w:sz="0" w:space="0" w:color="auto"/>
                      </w:divBdr>
                    </w:div>
                  </w:divsChild>
                </w:div>
                <w:div w:id="224999478">
                  <w:marLeft w:val="0"/>
                  <w:marRight w:val="0"/>
                  <w:marTop w:val="0"/>
                  <w:marBottom w:val="0"/>
                  <w:divBdr>
                    <w:top w:val="none" w:sz="0" w:space="0" w:color="auto"/>
                    <w:left w:val="none" w:sz="0" w:space="0" w:color="auto"/>
                    <w:bottom w:val="none" w:sz="0" w:space="0" w:color="auto"/>
                    <w:right w:val="none" w:sz="0" w:space="0" w:color="auto"/>
                  </w:divBdr>
                  <w:divsChild>
                    <w:div w:id="76753840">
                      <w:marLeft w:val="0"/>
                      <w:marRight w:val="0"/>
                      <w:marTop w:val="0"/>
                      <w:marBottom w:val="0"/>
                      <w:divBdr>
                        <w:top w:val="none" w:sz="0" w:space="0" w:color="auto"/>
                        <w:left w:val="none" w:sz="0" w:space="0" w:color="auto"/>
                        <w:bottom w:val="none" w:sz="0" w:space="0" w:color="auto"/>
                        <w:right w:val="none" w:sz="0" w:space="0" w:color="auto"/>
                      </w:divBdr>
                    </w:div>
                  </w:divsChild>
                </w:div>
                <w:div w:id="230115319">
                  <w:marLeft w:val="0"/>
                  <w:marRight w:val="0"/>
                  <w:marTop w:val="0"/>
                  <w:marBottom w:val="0"/>
                  <w:divBdr>
                    <w:top w:val="none" w:sz="0" w:space="0" w:color="auto"/>
                    <w:left w:val="none" w:sz="0" w:space="0" w:color="auto"/>
                    <w:bottom w:val="none" w:sz="0" w:space="0" w:color="auto"/>
                    <w:right w:val="none" w:sz="0" w:space="0" w:color="auto"/>
                  </w:divBdr>
                  <w:divsChild>
                    <w:div w:id="914050477">
                      <w:marLeft w:val="0"/>
                      <w:marRight w:val="0"/>
                      <w:marTop w:val="0"/>
                      <w:marBottom w:val="0"/>
                      <w:divBdr>
                        <w:top w:val="none" w:sz="0" w:space="0" w:color="auto"/>
                        <w:left w:val="none" w:sz="0" w:space="0" w:color="auto"/>
                        <w:bottom w:val="none" w:sz="0" w:space="0" w:color="auto"/>
                        <w:right w:val="none" w:sz="0" w:space="0" w:color="auto"/>
                      </w:divBdr>
                    </w:div>
                  </w:divsChild>
                </w:div>
                <w:div w:id="233978232">
                  <w:marLeft w:val="0"/>
                  <w:marRight w:val="0"/>
                  <w:marTop w:val="0"/>
                  <w:marBottom w:val="0"/>
                  <w:divBdr>
                    <w:top w:val="none" w:sz="0" w:space="0" w:color="auto"/>
                    <w:left w:val="none" w:sz="0" w:space="0" w:color="auto"/>
                    <w:bottom w:val="none" w:sz="0" w:space="0" w:color="auto"/>
                    <w:right w:val="none" w:sz="0" w:space="0" w:color="auto"/>
                  </w:divBdr>
                  <w:divsChild>
                    <w:div w:id="1333411564">
                      <w:marLeft w:val="0"/>
                      <w:marRight w:val="0"/>
                      <w:marTop w:val="0"/>
                      <w:marBottom w:val="0"/>
                      <w:divBdr>
                        <w:top w:val="none" w:sz="0" w:space="0" w:color="auto"/>
                        <w:left w:val="none" w:sz="0" w:space="0" w:color="auto"/>
                        <w:bottom w:val="none" w:sz="0" w:space="0" w:color="auto"/>
                        <w:right w:val="none" w:sz="0" w:space="0" w:color="auto"/>
                      </w:divBdr>
                    </w:div>
                  </w:divsChild>
                </w:div>
                <w:div w:id="245462336">
                  <w:marLeft w:val="0"/>
                  <w:marRight w:val="0"/>
                  <w:marTop w:val="0"/>
                  <w:marBottom w:val="0"/>
                  <w:divBdr>
                    <w:top w:val="none" w:sz="0" w:space="0" w:color="auto"/>
                    <w:left w:val="none" w:sz="0" w:space="0" w:color="auto"/>
                    <w:bottom w:val="none" w:sz="0" w:space="0" w:color="auto"/>
                    <w:right w:val="none" w:sz="0" w:space="0" w:color="auto"/>
                  </w:divBdr>
                  <w:divsChild>
                    <w:div w:id="813449891">
                      <w:marLeft w:val="0"/>
                      <w:marRight w:val="0"/>
                      <w:marTop w:val="0"/>
                      <w:marBottom w:val="0"/>
                      <w:divBdr>
                        <w:top w:val="none" w:sz="0" w:space="0" w:color="auto"/>
                        <w:left w:val="none" w:sz="0" w:space="0" w:color="auto"/>
                        <w:bottom w:val="none" w:sz="0" w:space="0" w:color="auto"/>
                        <w:right w:val="none" w:sz="0" w:space="0" w:color="auto"/>
                      </w:divBdr>
                    </w:div>
                  </w:divsChild>
                </w:div>
                <w:div w:id="265773725">
                  <w:marLeft w:val="0"/>
                  <w:marRight w:val="0"/>
                  <w:marTop w:val="0"/>
                  <w:marBottom w:val="0"/>
                  <w:divBdr>
                    <w:top w:val="none" w:sz="0" w:space="0" w:color="auto"/>
                    <w:left w:val="none" w:sz="0" w:space="0" w:color="auto"/>
                    <w:bottom w:val="none" w:sz="0" w:space="0" w:color="auto"/>
                    <w:right w:val="none" w:sz="0" w:space="0" w:color="auto"/>
                  </w:divBdr>
                  <w:divsChild>
                    <w:div w:id="1622374048">
                      <w:marLeft w:val="0"/>
                      <w:marRight w:val="0"/>
                      <w:marTop w:val="0"/>
                      <w:marBottom w:val="0"/>
                      <w:divBdr>
                        <w:top w:val="none" w:sz="0" w:space="0" w:color="auto"/>
                        <w:left w:val="none" w:sz="0" w:space="0" w:color="auto"/>
                        <w:bottom w:val="none" w:sz="0" w:space="0" w:color="auto"/>
                        <w:right w:val="none" w:sz="0" w:space="0" w:color="auto"/>
                      </w:divBdr>
                    </w:div>
                  </w:divsChild>
                </w:div>
                <w:div w:id="289820301">
                  <w:marLeft w:val="0"/>
                  <w:marRight w:val="0"/>
                  <w:marTop w:val="0"/>
                  <w:marBottom w:val="0"/>
                  <w:divBdr>
                    <w:top w:val="none" w:sz="0" w:space="0" w:color="auto"/>
                    <w:left w:val="none" w:sz="0" w:space="0" w:color="auto"/>
                    <w:bottom w:val="none" w:sz="0" w:space="0" w:color="auto"/>
                    <w:right w:val="none" w:sz="0" w:space="0" w:color="auto"/>
                  </w:divBdr>
                  <w:divsChild>
                    <w:div w:id="1906062480">
                      <w:marLeft w:val="0"/>
                      <w:marRight w:val="0"/>
                      <w:marTop w:val="0"/>
                      <w:marBottom w:val="0"/>
                      <w:divBdr>
                        <w:top w:val="none" w:sz="0" w:space="0" w:color="auto"/>
                        <w:left w:val="none" w:sz="0" w:space="0" w:color="auto"/>
                        <w:bottom w:val="none" w:sz="0" w:space="0" w:color="auto"/>
                        <w:right w:val="none" w:sz="0" w:space="0" w:color="auto"/>
                      </w:divBdr>
                    </w:div>
                  </w:divsChild>
                </w:div>
                <w:div w:id="296298838">
                  <w:marLeft w:val="0"/>
                  <w:marRight w:val="0"/>
                  <w:marTop w:val="0"/>
                  <w:marBottom w:val="0"/>
                  <w:divBdr>
                    <w:top w:val="none" w:sz="0" w:space="0" w:color="auto"/>
                    <w:left w:val="none" w:sz="0" w:space="0" w:color="auto"/>
                    <w:bottom w:val="none" w:sz="0" w:space="0" w:color="auto"/>
                    <w:right w:val="none" w:sz="0" w:space="0" w:color="auto"/>
                  </w:divBdr>
                  <w:divsChild>
                    <w:div w:id="2103454583">
                      <w:marLeft w:val="0"/>
                      <w:marRight w:val="0"/>
                      <w:marTop w:val="0"/>
                      <w:marBottom w:val="0"/>
                      <w:divBdr>
                        <w:top w:val="none" w:sz="0" w:space="0" w:color="auto"/>
                        <w:left w:val="none" w:sz="0" w:space="0" w:color="auto"/>
                        <w:bottom w:val="none" w:sz="0" w:space="0" w:color="auto"/>
                        <w:right w:val="none" w:sz="0" w:space="0" w:color="auto"/>
                      </w:divBdr>
                    </w:div>
                  </w:divsChild>
                </w:div>
                <w:div w:id="324281100">
                  <w:marLeft w:val="0"/>
                  <w:marRight w:val="0"/>
                  <w:marTop w:val="0"/>
                  <w:marBottom w:val="0"/>
                  <w:divBdr>
                    <w:top w:val="none" w:sz="0" w:space="0" w:color="auto"/>
                    <w:left w:val="none" w:sz="0" w:space="0" w:color="auto"/>
                    <w:bottom w:val="none" w:sz="0" w:space="0" w:color="auto"/>
                    <w:right w:val="none" w:sz="0" w:space="0" w:color="auto"/>
                  </w:divBdr>
                  <w:divsChild>
                    <w:div w:id="367031712">
                      <w:marLeft w:val="0"/>
                      <w:marRight w:val="0"/>
                      <w:marTop w:val="0"/>
                      <w:marBottom w:val="0"/>
                      <w:divBdr>
                        <w:top w:val="none" w:sz="0" w:space="0" w:color="auto"/>
                        <w:left w:val="none" w:sz="0" w:space="0" w:color="auto"/>
                        <w:bottom w:val="none" w:sz="0" w:space="0" w:color="auto"/>
                        <w:right w:val="none" w:sz="0" w:space="0" w:color="auto"/>
                      </w:divBdr>
                    </w:div>
                  </w:divsChild>
                </w:div>
                <w:div w:id="325547884">
                  <w:marLeft w:val="0"/>
                  <w:marRight w:val="0"/>
                  <w:marTop w:val="0"/>
                  <w:marBottom w:val="0"/>
                  <w:divBdr>
                    <w:top w:val="none" w:sz="0" w:space="0" w:color="auto"/>
                    <w:left w:val="none" w:sz="0" w:space="0" w:color="auto"/>
                    <w:bottom w:val="none" w:sz="0" w:space="0" w:color="auto"/>
                    <w:right w:val="none" w:sz="0" w:space="0" w:color="auto"/>
                  </w:divBdr>
                  <w:divsChild>
                    <w:div w:id="1900167994">
                      <w:marLeft w:val="0"/>
                      <w:marRight w:val="0"/>
                      <w:marTop w:val="0"/>
                      <w:marBottom w:val="0"/>
                      <w:divBdr>
                        <w:top w:val="none" w:sz="0" w:space="0" w:color="auto"/>
                        <w:left w:val="none" w:sz="0" w:space="0" w:color="auto"/>
                        <w:bottom w:val="none" w:sz="0" w:space="0" w:color="auto"/>
                        <w:right w:val="none" w:sz="0" w:space="0" w:color="auto"/>
                      </w:divBdr>
                    </w:div>
                  </w:divsChild>
                </w:div>
                <w:div w:id="335808326">
                  <w:marLeft w:val="0"/>
                  <w:marRight w:val="0"/>
                  <w:marTop w:val="0"/>
                  <w:marBottom w:val="0"/>
                  <w:divBdr>
                    <w:top w:val="none" w:sz="0" w:space="0" w:color="auto"/>
                    <w:left w:val="none" w:sz="0" w:space="0" w:color="auto"/>
                    <w:bottom w:val="none" w:sz="0" w:space="0" w:color="auto"/>
                    <w:right w:val="none" w:sz="0" w:space="0" w:color="auto"/>
                  </w:divBdr>
                  <w:divsChild>
                    <w:div w:id="576134747">
                      <w:marLeft w:val="0"/>
                      <w:marRight w:val="0"/>
                      <w:marTop w:val="0"/>
                      <w:marBottom w:val="0"/>
                      <w:divBdr>
                        <w:top w:val="none" w:sz="0" w:space="0" w:color="auto"/>
                        <w:left w:val="none" w:sz="0" w:space="0" w:color="auto"/>
                        <w:bottom w:val="none" w:sz="0" w:space="0" w:color="auto"/>
                        <w:right w:val="none" w:sz="0" w:space="0" w:color="auto"/>
                      </w:divBdr>
                    </w:div>
                  </w:divsChild>
                </w:div>
                <w:div w:id="401293590">
                  <w:marLeft w:val="0"/>
                  <w:marRight w:val="0"/>
                  <w:marTop w:val="0"/>
                  <w:marBottom w:val="0"/>
                  <w:divBdr>
                    <w:top w:val="none" w:sz="0" w:space="0" w:color="auto"/>
                    <w:left w:val="none" w:sz="0" w:space="0" w:color="auto"/>
                    <w:bottom w:val="none" w:sz="0" w:space="0" w:color="auto"/>
                    <w:right w:val="none" w:sz="0" w:space="0" w:color="auto"/>
                  </w:divBdr>
                  <w:divsChild>
                    <w:div w:id="1857423831">
                      <w:marLeft w:val="0"/>
                      <w:marRight w:val="0"/>
                      <w:marTop w:val="0"/>
                      <w:marBottom w:val="0"/>
                      <w:divBdr>
                        <w:top w:val="none" w:sz="0" w:space="0" w:color="auto"/>
                        <w:left w:val="none" w:sz="0" w:space="0" w:color="auto"/>
                        <w:bottom w:val="none" w:sz="0" w:space="0" w:color="auto"/>
                        <w:right w:val="none" w:sz="0" w:space="0" w:color="auto"/>
                      </w:divBdr>
                    </w:div>
                  </w:divsChild>
                </w:div>
                <w:div w:id="404764004">
                  <w:marLeft w:val="0"/>
                  <w:marRight w:val="0"/>
                  <w:marTop w:val="0"/>
                  <w:marBottom w:val="0"/>
                  <w:divBdr>
                    <w:top w:val="none" w:sz="0" w:space="0" w:color="auto"/>
                    <w:left w:val="none" w:sz="0" w:space="0" w:color="auto"/>
                    <w:bottom w:val="none" w:sz="0" w:space="0" w:color="auto"/>
                    <w:right w:val="none" w:sz="0" w:space="0" w:color="auto"/>
                  </w:divBdr>
                  <w:divsChild>
                    <w:div w:id="984629533">
                      <w:marLeft w:val="0"/>
                      <w:marRight w:val="0"/>
                      <w:marTop w:val="0"/>
                      <w:marBottom w:val="0"/>
                      <w:divBdr>
                        <w:top w:val="none" w:sz="0" w:space="0" w:color="auto"/>
                        <w:left w:val="none" w:sz="0" w:space="0" w:color="auto"/>
                        <w:bottom w:val="none" w:sz="0" w:space="0" w:color="auto"/>
                        <w:right w:val="none" w:sz="0" w:space="0" w:color="auto"/>
                      </w:divBdr>
                    </w:div>
                  </w:divsChild>
                </w:div>
                <w:div w:id="435296535">
                  <w:marLeft w:val="0"/>
                  <w:marRight w:val="0"/>
                  <w:marTop w:val="0"/>
                  <w:marBottom w:val="0"/>
                  <w:divBdr>
                    <w:top w:val="none" w:sz="0" w:space="0" w:color="auto"/>
                    <w:left w:val="none" w:sz="0" w:space="0" w:color="auto"/>
                    <w:bottom w:val="none" w:sz="0" w:space="0" w:color="auto"/>
                    <w:right w:val="none" w:sz="0" w:space="0" w:color="auto"/>
                  </w:divBdr>
                  <w:divsChild>
                    <w:div w:id="1793670392">
                      <w:marLeft w:val="0"/>
                      <w:marRight w:val="0"/>
                      <w:marTop w:val="0"/>
                      <w:marBottom w:val="0"/>
                      <w:divBdr>
                        <w:top w:val="none" w:sz="0" w:space="0" w:color="auto"/>
                        <w:left w:val="none" w:sz="0" w:space="0" w:color="auto"/>
                        <w:bottom w:val="none" w:sz="0" w:space="0" w:color="auto"/>
                        <w:right w:val="none" w:sz="0" w:space="0" w:color="auto"/>
                      </w:divBdr>
                    </w:div>
                  </w:divsChild>
                </w:div>
                <w:div w:id="443497196">
                  <w:marLeft w:val="0"/>
                  <w:marRight w:val="0"/>
                  <w:marTop w:val="0"/>
                  <w:marBottom w:val="0"/>
                  <w:divBdr>
                    <w:top w:val="none" w:sz="0" w:space="0" w:color="auto"/>
                    <w:left w:val="none" w:sz="0" w:space="0" w:color="auto"/>
                    <w:bottom w:val="none" w:sz="0" w:space="0" w:color="auto"/>
                    <w:right w:val="none" w:sz="0" w:space="0" w:color="auto"/>
                  </w:divBdr>
                  <w:divsChild>
                    <w:div w:id="1010716421">
                      <w:marLeft w:val="0"/>
                      <w:marRight w:val="0"/>
                      <w:marTop w:val="0"/>
                      <w:marBottom w:val="0"/>
                      <w:divBdr>
                        <w:top w:val="none" w:sz="0" w:space="0" w:color="auto"/>
                        <w:left w:val="none" w:sz="0" w:space="0" w:color="auto"/>
                        <w:bottom w:val="none" w:sz="0" w:space="0" w:color="auto"/>
                        <w:right w:val="none" w:sz="0" w:space="0" w:color="auto"/>
                      </w:divBdr>
                    </w:div>
                  </w:divsChild>
                </w:div>
                <w:div w:id="514659018">
                  <w:marLeft w:val="0"/>
                  <w:marRight w:val="0"/>
                  <w:marTop w:val="0"/>
                  <w:marBottom w:val="0"/>
                  <w:divBdr>
                    <w:top w:val="none" w:sz="0" w:space="0" w:color="auto"/>
                    <w:left w:val="none" w:sz="0" w:space="0" w:color="auto"/>
                    <w:bottom w:val="none" w:sz="0" w:space="0" w:color="auto"/>
                    <w:right w:val="none" w:sz="0" w:space="0" w:color="auto"/>
                  </w:divBdr>
                  <w:divsChild>
                    <w:div w:id="2079549064">
                      <w:marLeft w:val="0"/>
                      <w:marRight w:val="0"/>
                      <w:marTop w:val="0"/>
                      <w:marBottom w:val="0"/>
                      <w:divBdr>
                        <w:top w:val="none" w:sz="0" w:space="0" w:color="auto"/>
                        <w:left w:val="none" w:sz="0" w:space="0" w:color="auto"/>
                        <w:bottom w:val="none" w:sz="0" w:space="0" w:color="auto"/>
                        <w:right w:val="none" w:sz="0" w:space="0" w:color="auto"/>
                      </w:divBdr>
                    </w:div>
                  </w:divsChild>
                </w:div>
                <w:div w:id="532571528">
                  <w:marLeft w:val="0"/>
                  <w:marRight w:val="0"/>
                  <w:marTop w:val="0"/>
                  <w:marBottom w:val="0"/>
                  <w:divBdr>
                    <w:top w:val="none" w:sz="0" w:space="0" w:color="auto"/>
                    <w:left w:val="none" w:sz="0" w:space="0" w:color="auto"/>
                    <w:bottom w:val="none" w:sz="0" w:space="0" w:color="auto"/>
                    <w:right w:val="none" w:sz="0" w:space="0" w:color="auto"/>
                  </w:divBdr>
                  <w:divsChild>
                    <w:div w:id="95902887">
                      <w:marLeft w:val="0"/>
                      <w:marRight w:val="0"/>
                      <w:marTop w:val="0"/>
                      <w:marBottom w:val="0"/>
                      <w:divBdr>
                        <w:top w:val="none" w:sz="0" w:space="0" w:color="auto"/>
                        <w:left w:val="none" w:sz="0" w:space="0" w:color="auto"/>
                        <w:bottom w:val="none" w:sz="0" w:space="0" w:color="auto"/>
                        <w:right w:val="none" w:sz="0" w:space="0" w:color="auto"/>
                      </w:divBdr>
                    </w:div>
                  </w:divsChild>
                </w:div>
                <w:div w:id="586614547">
                  <w:marLeft w:val="0"/>
                  <w:marRight w:val="0"/>
                  <w:marTop w:val="0"/>
                  <w:marBottom w:val="0"/>
                  <w:divBdr>
                    <w:top w:val="none" w:sz="0" w:space="0" w:color="auto"/>
                    <w:left w:val="none" w:sz="0" w:space="0" w:color="auto"/>
                    <w:bottom w:val="none" w:sz="0" w:space="0" w:color="auto"/>
                    <w:right w:val="none" w:sz="0" w:space="0" w:color="auto"/>
                  </w:divBdr>
                  <w:divsChild>
                    <w:div w:id="2439613">
                      <w:marLeft w:val="0"/>
                      <w:marRight w:val="0"/>
                      <w:marTop w:val="0"/>
                      <w:marBottom w:val="0"/>
                      <w:divBdr>
                        <w:top w:val="none" w:sz="0" w:space="0" w:color="auto"/>
                        <w:left w:val="none" w:sz="0" w:space="0" w:color="auto"/>
                        <w:bottom w:val="none" w:sz="0" w:space="0" w:color="auto"/>
                        <w:right w:val="none" w:sz="0" w:space="0" w:color="auto"/>
                      </w:divBdr>
                    </w:div>
                  </w:divsChild>
                </w:div>
                <w:div w:id="600190105">
                  <w:marLeft w:val="0"/>
                  <w:marRight w:val="0"/>
                  <w:marTop w:val="0"/>
                  <w:marBottom w:val="0"/>
                  <w:divBdr>
                    <w:top w:val="none" w:sz="0" w:space="0" w:color="auto"/>
                    <w:left w:val="none" w:sz="0" w:space="0" w:color="auto"/>
                    <w:bottom w:val="none" w:sz="0" w:space="0" w:color="auto"/>
                    <w:right w:val="none" w:sz="0" w:space="0" w:color="auto"/>
                  </w:divBdr>
                  <w:divsChild>
                    <w:div w:id="933711238">
                      <w:marLeft w:val="0"/>
                      <w:marRight w:val="0"/>
                      <w:marTop w:val="0"/>
                      <w:marBottom w:val="0"/>
                      <w:divBdr>
                        <w:top w:val="none" w:sz="0" w:space="0" w:color="auto"/>
                        <w:left w:val="none" w:sz="0" w:space="0" w:color="auto"/>
                        <w:bottom w:val="none" w:sz="0" w:space="0" w:color="auto"/>
                        <w:right w:val="none" w:sz="0" w:space="0" w:color="auto"/>
                      </w:divBdr>
                    </w:div>
                  </w:divsChild>
                </w:div>
                <w:div w:id="688026052">
                  <w:marLeft w:val="0"/>
                  <w:marRight w:val="0"/>
                  <w:marTop w:val="0"/>
                  <w:marBottom w:val="0"/>
                  <w:divBdr>
                    <w:top w:val="none" w:sz="0" w:space="0" w:color="auto"/>
                    <w:left w:val="none" w:sz="0" w:space="0" w:color="auto"/>
                    <w:bottom w:val="none" w:sz="0" w:space="0" w:color="auto"/>
                    <w:right w:val="none" w:sz="0" w:space="0" w:color="auto"/>
                  </w:divBdr>
                  <w:divsChild>
                    <w:div w:id="1085882680">
                      <w:marLeft w:val="0"/>
                      <w:marRight w:val="0"/>
                      <w:marTop w:val="0"/>
                      <w:marBottom w:val="0"/>
                      <w:divBdr>
                        <w:top w:val="none" w:sz="0" w:space="0" w:color="auto"/>
                        <w:left w:val="none" w:sz="0" w:space="0" w:color="auto"/>
                        <w:bottom w:val="none" w:sz="0" w:space="0" w:color="auto"/>
                        <w:right w:val="none" w:sz="0" w:space="0" w:color="auto"/>
                      </w:divBdr>
                    </w:div>
                  </w:divsChild>
                </w:div>
                <w:div w:id="697387884">
                  <w:marLeft w:val="0"/>
                  <w:marRight w:val="0"/>
                  <w:marTop w:val="0"/>
                  <w:marBottom w:val="0"/>
                  <w:divBdr>
                    <w:top w:val="none" w:sz="0" w:space="0" w:color="auto"/>
                    <w:left w:val="none" w:sz="0" w:space="0" w:color="auto"/>
                    <w:bottom w:val="none" w:sz="0" w:space="0" w:color="auto"/>
                    <w:right w:val="none" w:sz="0" w:space="0" w:color="auto"/>
                  </w:divBdr>
                  <w:divsChild>
                    <w:div w:id="605502980">
                      <w:marLeft w:val="0"/>
                      <w:marRight w:val="0"/>
                      <w:marTop w:val="0"/>
                      <w:marBottom w:val="0"/>
                      <w:divBdr>
                        <w:top w:val="none" w:sz="0" w:space="0" w:color="auto"/>
                        <w:left w:val="none" w:sz="0" w:space="0" w:color="auto"/>
                        <w:bottom w:val="none" w:sz="0" w:space="0" w:color="auto"/>
                        <w:right w:val="none" w:sz="0" w:space="0" w:color="auto"/>
                      </w:divBdr>
                    </w:div>
                  </w:divsChild>
                </w:div>
                <w:div w:id="724572604">
                  <w:marLeft w:val="0"/>
                  <w:marRight w:val="0"/>
                  <w:marTop w:val="0"/>
                  <w:marBottom w:val="0"/>
                  <w:divBdr>
                    <w:top w:val="none" w:sz="0" w:space="0" w:color="auto"/>
                    <w:left w:val="none" w:sz="0" w:space="0" w:color="auto"/>
                    <w:bottom w:val="none" w:sz="0" w:space="0" w:color="auto"/>
                    <w:right w:val="none" w:sz="0" w:space="0" w:color="auto"/>
                  </w:divBdr>
                  <w:divsChild>
                    <w:div w:id="1857496434">
                      <w:marLeft w:val="0"/>
                      <w:marRight w:val="0"/>
                      <w:marTop w:val="0"/>
                      <w:marBottom w:val="0"/>
                      <w:divBdr>
                        <w:top w:val="none" w:sz="0" w:space="0" w:color="auto"/>
                        <w:left w:val="none" w:sz="0" w:space="0" w:color="auto"/>
                        <w:bottom w:val="none" w:sz="0" w:space="0" w:color="auto"/>
                        <w:right w:val="none" w:sz="0" w:space="0" w:color="auto"/>
                      </w:divBdr>
                    </w:div>
                  </w:divsChild>
                </w:div>
                <w:div w:id="739400979">
                  <w:marLeft w:val="0"/>
                  <w:marRight w:val="0"/>
                  <w:marTop w:val="0"/>
                  <w:marBottom w:val="0"/>
                  <w:divBdr>
                    <w:top w:val="none" w:sz="0" w:space="0" w:color="auto"/>
                    <w:left w:val="none" w:sz="0" w:space="0" w:color="auto"/>
                    <w:bottom w:val="none" w:sz="0" w:space="0" w:color="auto"/>
                    <w:right w:val="none" w:sz="0" w:space="0" w:color="auto"/>
                  </w:divBdr>
                  <w:divsChild>
                    <w:div w:id="378823898">
                      <w:marLeft w:val="0"/>
                      <w:marRight w:val="0"/>
                      <w:marTop w:val="0"/>
                      <w:marBottom w:val="0"/>
                      <w:divBdr>
                        <w:top w:val="none" w:sz="0" w:space="0" w:color="auto"/>
                        <w:left w:val="none" w:sz="0" w:space="0" w:color="auto"/>
                        <w:bottom w:val="none" w:sz="0" w:space="0" w:color="auto"/>
                        <w:right w:val="none" w:sz="0" w:space="0" w:color="auto"/>
                      </w:divBdr>
                    </w:div>
                  </w:divsChild>
                </w:div>
                <w:div w:id="768624870">
                  <w:marLeft w:val="0"/>
                  <w:marRight w:val="0"/>
                  <w:marTop w:val="0"/>
                  <w:marBottom w:val="0"/>
                  <w:divBdr>
                    <w:top w:val="none" w:sz="0" w:space="0" w:color="auto"/>
                    <w:left w:val="none" w:sz="0" w:space="0" w:color="auto"/>
                    <w:bottom w:val="none" w:sz="0" w:space="0" w:color="auto"/>
                    <w:right w:val="none" w:sz="0" w:space="0" w:color="auto"/>
                  </w:divBdr>
                  <w:divsChild>
                    <w:div w:id="1035231610">
                      <w:marLeft w:val="0"/>
                      <w:marRight w:val="0"/>
                      <w:marTop w:val="0"/>
                      <w:marBottom w:val="0"/>
                      <w:divBdr>
                        <w:top w:val="none" w:sz="0" w:space="0" w:color="auto"/>
                        <w:left w:val="none" w:sz="0" w:space="0" w:color="auto"/>
                        <w:bottom w:val="none" w:sz="0" w:space="0" w:color="auto"/>
                        <w:right w:val="none" w:sz="0" w:space="0" w:color="auto"/>
                      </w:divBdr>
                    </w:div>
                  </w:divsChild>
                </w:div>
                <w:div w:id="773015755">
                  <w:marLeft w:val="0"/>
                  <w:marRight w:val="0"/>
                  <w:marTop w:val="0"/>
                  <w:marBottom w:val="0"/>
                  <w:divBdr>
                    <w:top w:val="none" w:sz="0" w:space="0" w:color="auto"/>
                    <w:left w:val="none" w:sz="0" w:space="0" w:color="auto"/>
                    <w:bottom w:val="none" w:sz="0" w:space="0" w:color="auto"/>
                    <w:right w:val="none" w:sz="0" w:space="0" w:color="auto"/>
                  </w:divBdr>
                  <w:divsChild>
                    <w:div w:id="120880581">
                      <w:marLeft w:val="0"/>
                      <w:marRight w:val="0"/>
                      <w:marTop w:val="0"/>
                      <w:marBottom w:val="0"/>
                      <w:divBdr>
                        <w:top w:val="none" w:sz="0" w:space="0" w:color="auto"/>
                        <w:left w:val="none" w:sz="0" w:space="0" w:color="auto"/>
                        <w:bottom w:val="none" w:sz="0" w:space="0" w:color="auto"/>
                        <w:right w:val="none" w:sz="0" w:space="0" w:color="auto"/>
                      </w:divBdr>
                    </w:div>
                  </w:divsChild>
                </w:div>
                <w:div w:id="829322793">
                  <w:marLeft w:val="0"/>
                  <w:marRight w:val="0"/>
                  <w:marTop w:val="0"/>
                  <w:marBottom w:val="0"/>
                  <w:divBdr>
                    <w:top w:val="none" w:sz="0" w:space="0" w:color="auto"/>
                    <w:left w:val="none" w:sz="0" w:space="0" w:color="auto"/>
                    <w:bottom w:val="none" w:sz="0" w:space="0" w:color="auto"/>
                    <w:right w:val="none" w:sz="0" w:space="0" w:color="auto"/>
                  </w:divBdr>
                  <w:divsChild>
                    <w:div w:id="1432583565">
                      <w:marLeft w:val="0"/>
                      <w:marRight w:val="0"/>
                      <w:marTop w:val="0"/>
                      <w:marBottom w:val="0"/>
                      <w:divBdr>
                        <w:top w:val="none" w:sz="0" w:space="0" w:color="auto"/>
                        <w:left w:val="none" w:sz="0" w:space="0" w:color="auto"/>
                        <w:bottom w:val="none" w:sz="0" w:space="0" w:color="auto"/>
                        <w:right w:val="none" w:sz="0" w:space="0" w:color="auto"/>
                      </w:divBdr>
                    </w:div>
                  </w:divsChild>
                </w:div>
                <w:div w:id="864828608">
                  <w:marLeft w:val="0"/>
                  <w:marRight w:val="0"/>
                  <w:marTop w:val="0"/>
                  <w:marBottom w:val="0"/>
                  <w:divBdr>
                    <w:top w:val="none" w:sz="0" w:space="0" w:color="auto"/>
                    <w:left w:val="none" w:sz="0" w:space="0" w:color="auto"/>
                    <w:bottom w:val="none" w:sz="0" w:space="0" w:color="auto"/>
                    <w:right w:val="none" w:sz="0" w:space="0" w:color="auto"/>
                  </w:divBdr>
                  <w:divsChild>
                    <w:div w:id="1039160047">
                      <w:marLeft w:val="0"/>
                      <w:marRight w:val="0"/>
                      <w:marTop w:val="0"/>
                      <w:marBottom w:val="0"/>
                      <w:divBdr>
                        <w:top w:val="none" w:sz="0" w:space="0" w:color="auto"/>
                        <w:left w:val="none" w:sz="0" w:space="0" w:color="auto"/>
                        <w:bottom w:val="none" w:sz="0" w:space="0" w:color="auto"/>
                        <w:right w:val="none" w:sz="0" w:space="0" w:color="auto"/>
                      </w:divBdr>
                    </w:div>
                  </w:divsChild>
                </w:div>
                <w:div w:id="876892000">
                  <w:marLeft w:val="0"/>
                  <w:marRight w:val="0"/>
                  <w:marTop w:val="0"/>
                  <w:marBottom w:val="0"/>
                  <w:divBdr>
                    <w:top w:val="none" w:sz="0" w:space="0" w:color="auto"/>
                    <w:left w:val="none" w:sz="0" w:space="0" w:color="auto"/>
                    <w:bottom w:val="none" w:sz="0" w:space="0" w:color="auto"/>
                    <w:right w:val="none" w:sz="0" w:space="0" w:color="auto"/>
                  </w:divBdr>
                  <w:divsChild>
                    <w:div w:id="1873955710">
                      <w:marLeft w:val="0"/>
                      <w:marRight w:val="0"/>
                      <w:marTop w:val="0"/>
                      <w:marBottom w:val="0"/>
                      <w:divBdr>
                        <w:top w:val="none" w:sz="0" w:space="0" w:color="auto"/>
                        <w:left w:val="none" w:sz="0" w:space="0" w:color="auto"/>
                        <w:bottom w:val="none" w:sz="0" w:space="0" w:color="auto"/>
                        <w:right w:val="none" w:sz="0" w:space="0" w:color="auto"/>
                      </w:divBdr>
                    </w:div>
                  </w:divsChild>
                </w:div>
                <w:div w:id="889459337">
                  <w:marLeft w:val="0"/>
                  <w:marRight w:val="0"/>
                  <w:marTop w:val="0"/>
                  <w:marBottom w:val="0"/>
                  <w:divBdr>
                    <w:top w:val="none" w:sz="0" w:space="0" w:color="auto"/>
                    <w:left w:val="none" w:sz="0" w:space="0" w:color="auto"/>
                    <w:bottom w:val="none" w:sz="0" w:space="0" w:color="auto"/>
                    <w:right w:val="none" w:sz="0" w:space="0" w:color="auto"/>
                  </w:divBdr>
                  <w:divsChild>
                    <w:div w:id="1145395718">
                      <w:marLeft w:val="0"/>
                      <w:marRight w:val="0"/>
                      <w:marTop w:val="0"/>
                      <w:marBottom w:val="0"/>
                      <w:divBdr>
                        <w:top w:val="none" w:sz="0" w:space="0" w:color="auto"/>
                        <w:left w:val="none" w:sz="0" w:space="0" w:color="auto"/>
                        <w:bottom w:val="none" w:sz="0" w:space="0" w:color="auto"/>
                        <w:right w:val="none" w:sz="0" w:space="0" w:color="auto"/>
                      </w:divBdr>
                    </w:div>
                  </w:divsChild>
                </w:div>
                <w:div w:id="998579342">
                  <w:marLeft w:val="0"/>
                  <w:marRight w:val="0"/>
                  <w:marTop w:val="0"/>
                  <w:marBottom w:val="0"/>
                  <w:divBdr>
                    <w:top w:val="none" w:sz="0" w:space="0" w:color="auto"/>
                    <w:left w:val="none" w:sz="0" w:space="0" w:color="auto"/>
                    <w:bottom w:val="none" w:sz="0" w:space="0" w:color="auto"/>
                    <w:right w:val="none" w:sz="0" w:space="0" w:color="auto"/>
                  </w:divBdr>
                  <w:divsChild>
                    <w:div w:id="1573656219">
                      <w:marLeft w:val="0"/>
                      <w:marRight w:val="0"/>
                      <w:marTop w:val="0"/>
                      <w:marBottom w:val="0"/>
                      <w:divBdr>
                        <w:top w:val="none" w:sz="0" w:space="0" w:color="auto"/>
                        <w:left w:val="none" w:sz="0" w:space="0" w:color="auto"/>
                        <w:bottom w:val="none" w:sz="0" w:space="0" w:color="auto"/>
                        <w:right w:val="none" w:sz="0" w:space="0" w:color="auto"/>
                      </w:divBdr>
                    </w:div>
                  </w:divsChild>
                </w:div>
                <w:div w:id="1042897483">
                  <w:marLeft w:val="0"/>
                  <w:marRight w:val="0"/>
                  <w:marTop w:val="0"/>
                  <w:marBottom w:val="0"/>
                  <w:divBdr>
                    <w:top w:val="none" w:sz="0" w:space="0" w:color="auto"/>
                    <w:left w:val="none" w:sz="0" w:space="0" w:color="auto"/>
                    <w:bottom w:val="none" w:sz="0" w:space="0" w:color="auto"/>
                    <w:right w:val="none" w:sz="0" w:space="0" w:color="auto"/>
                  </w:divBdr>
                  <w:divsChild>
                    <w:div w:id="270668094">
                      <w:marLeft w:val="0"/>
                      <w:marRight w:val="0"/>
                      <w:marTop w:val="0"/>
                      <w:marBottom w:val="0"/>
                      <w:divBdr>
                        <w:top w:val="none" w:sz="0" w:space="0" w:color="auto"/>
                        <w:left w:val="none" w:sz="0" w:space="0" w:color="auto"/>
                        <w:bottom w:val="none" w:sz="0" w:space="0" w:color="auto"/>
                        <w:right w:val="none" w:sz="0" w:space="0" w:color="auto"/>
                      </w:divBdr>
                    </w:div>
                    <w:div w:id="1939756199">
                      <w:marLeft w:val="0"/>
                      <w:marRight w:val="0"/>
                      <w:marTop w:val="0"/>
                      <w:marBottom w:val="0"/>
                      <w:divBdr>
                        <w:top w:val="none" w:sz="0" w:space="0" w:color="auto"/>
                        <w:left w:val="none" w:sz="0" w:space="0" w:color="auto"/>
                        <w:bottom w:val="none" w:sz="0" w:space="0" w:color="auto"/>
                        <w:right w:val="none" w:sz="0" w:space="0" w:color="auto"/>
                      </w:divBdr>
                    </w:div>
                  </w:divsChild>
                </w:div>
                <w:div w:id="1073507066">
                  <w:marLeft w:val="0"/>
                  <w:marRight w:val="0"/>
                  <w:marTop w:val="0"/>
                  <w:marBottom w:val="0"/>
                  <w:divBdr>
                    <w:top w:val="none" w:sz="0" w:space="0" w:color="auto"/>
                    <w:left w:val="none" w:sz="0" w:space="0" w:color="auto"/>
                    <w:bottom w:val="none" w:sz="0" w:space="0" w:color="auto"/>
                    <w:right w:val="none" w:sz="0" w:space="0" w:color="auto"/>
                  </w:divBdr>
                  <w:divsChild>
                    <w:div w:id="1136873382">
                      <w:marLeft w:val="0"/>
                      <w:marRight w:val="0"/>
                      <w:marTop w:val="0"/>
                      <w:marBottom w:val="0"/>
                      <w:divBdr>
                        <w:top w:val="none" w:sz="0" w:space="0" w:color="auto"/>
                        <w:left w:val="none" w:sz="0" w:space="0" w:color="auto"/>
                        <w:bottom w:val="none" w:sz="0" w:space="0" w:color="auto"/>
                        <w:right w:val="none" w:sz="0" w:space="0" w:color="auto"/>
                      </w:divBdr>
                    </w:div>
                  </w:divsChild>
                </w:div>
                <w:div w:id="1093041667">
                  <w:marLeft w:val="0"/>
                  <w:marRight w:val="0"/>
                  <w:marTop w:val="0"/>
                  <w:marBottom w:val="0"/>
                  <w:divBdr>
                    <w:top w:val="none" w:sz="0" w:space="0" w:color="auto"/>
                    <w:left w:val="none" w:sz="0" w:space="0" w:color="auto"/>
                    <w:bottom w:val="none" w:sz="0" w:space="0" w:color="auto"/>
                    <w:right w:val="none" w:sz="0" w:space="0" w:color="auto"/>
                  </w:divBdr>
                  <w:divsChild>
                    <w:div w:id="1051147093">
                      <w:marLeft w:val="0"/>
                      <w:marRight w:val="0"/>
                      <w:marTop w:val="0"/>
                      <w:marBottom w:val="0"/>
                      <w:divBdr>
                        <w:top w:val="none" w:sz="0" w:space="0" w:color="auto"/>
                        <w:left w:val="none" w:sz="0" w:space="0" w:color="auto"/>
                        <w:bottom w:val="none" w:sz="0" w:space="0" w:color="auto"/>
                        <w:right w:val="none" w:sz="0" w:space="0" w:color="auto"/>
                      </w:divBdr>
                    </w:div>
                  </w:divsChild>
                </w:div>
                <w:div w:id="1098713626">
                  <w:marLeft w:val="0"/>
                  <w:marRight w:val="0"/>
                  <w:marTop w:val="0"/>
                  <w:marBottom w:val="0"/>
                  <w:divBdr>
                    <w:top w:val="none" w:sz="0" w:space="0" w:color="auto"/>
                    <w:left w:val="none" w:sz="0" w:space="0" w:color="auto"/>
                    <w:bottom w:val="none" w:sz="0" w:space="0" w:color="auto"/>
                    <w:right w:val="none" w:sz="0" w:space="0" w:color="auto"/>
                  </w:divBdr>
                  <w:divsChild>
                    <w:div w:id="1181235072">
                      <w:marLeft w:val="0"/>
                      <w:marRight w:val="0"/>
                      <w:marTop w:val="0"/>
                      <w:marBottom w:val="0"/>
                      <w:divBdr>
                        <w:top w:val="none" w:sz="0" w:space="0" w:color="auto"/>
                        <w:left w:val="none" w:sz="0" w:space="0" w:color="auto"/>
                        <w:bottom w:val="none" w:sz="0" w:space="0" w:color="auto"/>
                        <w:right w:val="none" w:sz="0" w:space="0" w:color="auto"/>
                      </w:divBdr>
                    </w:div>
                  </w:divsChild>
                </w:div>
                <w:div w:id="1122502685">
                  <w:marLeft w:val="0"/>
                  <w:marRight w:val="0"/>
                  <w:marTop w:val="0"/>
                  <w:marBottom w:val="0"/>
                  <w:divBdr>
                    <w:top w:val="none" w:sz="0" w:space="0" w:color="auto"/>
                    <w:left w:val="none" w:sz="0" w:space="0" w:color="auto"/>
                    <w:bottom w:val="none" w:sz="0" w:space="0" w:color="auto"/>
                    <w:right w:val="none" w:sz="0" w:space="0" w:color="auto"/>
                  </w:divBdr>
                  <w:divsChild>
                    <w:div w:id="49774019">
                      <w:marLeft w:val="0"/>
                      <w:marRight w:val="0"/>
                      <w:marTop w:val="0"/>
                      <w:marBottom w:val="0"/>
                      <w:divBdr>
                        <w:top w:val="none" w:sz="0" w:space="0" w:color="auto"/>
                        <w:left w:val="none" w:sz="0" w:space="0" w:color="auto"/>
                        <w:bottom w:val="none" w:sz="0" w:space="0" w:color="auto"/>
                        <w:right w:val="none" w:sz="0" w:space="0" w:color="auto"/>
                      </w:divBdr>
                    </w:div>
                  </w:divsChild>
                </w:div>
                <w:div w:id="1135829135">
                  <w:marLeft w:val="0"/>
                  <w:marRight w:val="0"/>
                  <w:marTop w:val="0"/>
                  <w:marBottom w:val="0"/>
                  <w:divBdr>
                    <w:top w:val="none" w:sz="0" w:space="0" w:color="auto"/>
                    <w:left w:val="none" w:sz="0" w:space="0" w:color="auto"/>
                    <w:bottom w:val="none" w:sz="0" w:space="0" w:color="auto"/>
                    <w:right w:val="none" w:sz="0" w:space="0" w:color="auto"/>
                  </w:divBdr>
                  <w:divsChild>
                    <w:div w:id="548499225">
                      <w:marLeft w:val="0"/>
                      <w:marRight w:val="0"/>
                      <w:marTop w:val="0"/>
                      <w:marBottom w:val="0"/>
                      <w:divBdr>
                        <w:top w:val="none" w:sz="0" w:space="0" w:color="auto"/>
                        <w:left w:val="none" w:sz="0" w:space="0" w:color="auto"/>
                        <w:bottom w:val="none" w:sz="0" w:space="0" w:color="auto"/>
                        <w:right w:val="none" w:sz="0" w:space="0" w:color="auto"/>
                      </w:divBdr>
                    </w:div>
                  </w:divsChild>
                </w:div>
                <w:div w:id="1175074940">
                  <w:marLeft w:val="0"/>
                  <w:marRight w:val="0"/>
                  <w:marTop w:val="0"/>
                  <w:marBottom w:val="0"/>
                  <w:divBdr>
                    <w:top w:val="none" w:sz="0" w:space="0" w:color="auto"/>
                    <w:left w:val="none" w:sz="0" w:space="0" w:color="auto"/>
                    <w:bottom w:val="none" w:sz="0" w:space="0" w:color="auto"/>
                    <w:right w:val="none" w:sz="0" w:space="0" w:color="auto"/>
                  </w:divBdr>
                  <w:divsChild>
                    <w:div w:id="333841653">
                      <w:marLeft w:val="0"/>
                      <w:marRight w:val="0"/>
                      <w:marTop w:val="0"/>
                      <w:marBottom w:val="0"/>
                      <w:divBdr>
                        <w:top w:val="none" w:sz="0" w:space="0" w:color="auto"/>
                        <w:left w:val="none" w:sz="0" w:space="0" w:color="auto"/>
                        <w:bottom w:val="none" w:sz="0" w:space="0" w:color="auto"/>
                        <w:right w:val="none" w:sz="0" w:space="0" w:color="auto"/>
                      </w:divBdr>
                    </w:div>
                  </w:divsChild>
                </w:div>
                <w:div w:id="1319653241">
                  <w:marLeft w:val="0"/>
                  <w:marRight w:val="0"/>
                  <w:marTop w:val="0"/>
                  <w:marBottom w:val="0"/>
                  <w:divBdr>
                    <w:top w:val="none" w:sz="0" w:space="0" w:color="auto"/>
                    <w:left w:val="none" w:sz="0" w:space="0" w:color="auto"/>
                    <w:bottom w:val="none" w:sz="0" w:space="0" w:color="auto"/>
                    <w:right w:val="none" w:sz="0" w:space="0" w:color="auto"/>
                  </w:divBdr>
                  <w:divsChild>
                    <w:div w:id="526137070">
                      <w:marLeft w:val="0"/>
                      <w:marRight w:val="0"/>
                      <w:marTop w:val="0"/>
                      <w:marBottom w:val="0"/>
                      <w:divBdr>
                        <w:top w:val="none" w:sz="0" w:space="0" w:color="auto"/>
                        <w:left w:val="none" w:sz="0" w:space="0" w:color="auto"/>
                        <w:bottom w:val="none" w:sz="0" w:space="0" w:color="auto"/>
                        <w:right w:val="none" w:sz="0" w:space="0" w:color="auto"/>
                      </w:divBdr>
                    </w:div>
                  </w:divsChild>
                </w:div>
                <w:div w:id="1387483422">
                  <w:marLeft w:val="0"/>
                  <w:marRight w:val="0"/>
                  <w:marTop w:val="0"/>
                  <w:marBottom w:val="0"/>
                  <w:divBdr>
                    <w:top w:val="none" w:sz="0" w:space="0" w:color="auto"/>
                    <w:left w:val="none" w:sz="0" w:space="0" w:color="auto"/>
                    <w:bottom w:val="none" w:sz="0" w:space="0" w:color="auto"/>
                    <w:right w:val="none" w:sz="0" w:space="0" w:color="auto"/>
                  </w:divBdr>
                  <w:divsChild>
                    <w:div w:id="1339578149">
                      <w:marLeft w:val="0"/>
                      <w:marRight w:val="0"/>
                      <w:marTop w:val="0"/>
                      <w:marBottom w:val="0"/>
                      <w:divBdr>
                        <w:top w:val="none" w:sz="0" w:space="0" w:color="auto"/>
                        <w:left w:val="none" w:sz="0" w:space="0" w:color="auto"/>
                        <w:bottom w:val="none" w:sz="0" w:space="0" w:color="auto"/>
                        <w:right w:val="none" w:sz="0" w:space="0" w:color="auto"/>
                      </w:divBdr>
                    </w:div>
                  </w:divsChild>
                </w:div>
                <w:div w:id="1423798444">
                  <w:marLeft w:val="0"/>
                  <w:marRight w:val="0"/>
                  <w:marTop w:val="0"/>
                  <w:marBottom w:val="0"/>
                  <w:divBdr>
                    <w:top w:val="none" w:sz="0" w:space="0" w:color="auto"/>
                    <w:left w:val="none" w:sz="0" w:space="0" w:color="auto"/>
                    <w:bottom w:val="none" w:sz="0" w:space="0" w:color="auto"/>
                    <w:right w:val="none" w:sz="0" w:space="0" w:color="auto"/>
                  </w:divBdr>
                  <w:divsChild>
                    <w:div w:id="1526863155">
                      <w:marLeft w:val="0"/>
                      <w:marRight w:val="0"/>
                      <w:marTop w:val="0"/>
                      <w:marBottom w:val="0"/>
                      <w:divBdr>
                        <w:top w:val="none" w:sz="0" w:space="0" w:color="auto"/>
                        <w:left w:val="none" w:sz="0" w:space="0" w:color="auto"/>
                        <w:bottom w:val="none" w:sz="0" w:space="0" w:color="auto"/>
                        <w:right w:val="none" w:sz="0" w:space="0" w:color="auto"/>
                      </w:divBdr>
                    </w:div>
                  </w:divsChild>
                </w:div>
                <w:div w:id="1442604289">
                  <w:marLeft w:val="0"/>
                  <w:marRight w:val="0"/>
                  <w:marTop w:val="0"/>
                  <w:marBottom w:val="0"/>
                  <w:divBdr>
                    <w:top w:val="none" w:sz="0" w:space="0" w:color="auto"/>
                    <w:left w:val="none" w:sz="0" w:space="0" w:color="auto"/>
                    <w:bottom w:val="none" w:sz="0" w:space="0" w:color="auto"/>
                    <w:right w:val="none" w:sz="0" w:space="0" w:color="auto"/>
                  </w:divBdr>
                  <w:divsChild>
                    <w:div w:id="1489058959">
                      <w:marLeft w:val="0"/>
                      <w:marRight w:val="0"/>
                      <w:marTop w:val="0"/>
                      <w:marBottom w:val="0"/>
                      <w:divBdr>
                        <w:top w:val="none" w:sz="0" w:space="0" w:color="auto"/>
                        <w:left w:val="none" w:sz="0" w:space="0" w:color="auto"/>
                        <w:bottom w:val="none" w:sz="0" w:space="0" w:color="auto"/>
                        <w:right w:val="none" w:sz="0" w:space="0" w:color="auto"/>
                      </w:divBdr>
                    </w:div>
                  </w:divsChild>
                </w:div>
                <w:div w:id="1447505320">
                  <w:marLeft w:val="0"/>
                  <w:marRight w:val="0"/>
                  <w:marTop w:val="0"/>
                  <w:marBottom w:val="0"/>
                  <w:divBdr>
                    <w:top w:val="none" w:sz="0" w:space="0" w:color="auto"/>
                    <w:left w:val="none" w:sz="0" w:space="0" w:color="auto"/>
                    <w:bottom w:val="none" w:sz="0" w:space="0" w:color="auto"/>
                    <w:right w:val="none" w:sz="0" w:space="0" w:color="auto"/>
                  </w:divBdr>
                  <w:divsChild>
                    <w:div w:id="1471049544">
                      <w:marLeft w:val="0"/>
                      <w:marRight w:val="0"/>
                      <w:marTop w:val="0"/>
                      <w:marBottom w:val="0"/>
                      <w:divBdr>
                        <w:top w:val="none" w:sz="0" w:space="0" w:color="auto"/>
                        <w:left w:val="none" w:sz="0" w:space="0" w:color="auto"/>
                        <w:bottom w:val="none" w:sz="0" w:space="0" w:color="auto"/>
                        <w:right w:val="none" w:sz="0" w:space="0" w:color="auto"/>
                      </w:divBdr>
                    </w:div>
                  </w:divsChild>
                </w:div>
                <w:div w:id="1465736956">
                  <w:marLeft w:val="0"/>
                  <w:marRight w:val="0"/>
                  <w:marTop w:val="0"/>
                  <w:marBottom w:val="0"/>
                  <w:divBdr>
                    <w:top w:val="none" w:sz="0" w:space="0" w:color="auto"/>
                    <w:left w:val="none" w:sz="0" w:space="0" w:color="auto"/>
                    <w:bottom w:val="none" w:sz="0" w:space="0" w:color="auto"/>
                    <w:right w:val="none" w:sz="0" w:space="0" w:color="auto"/>
                  </w:divBdr>
                  <w:divsChild>
                    <w:div w:id="110785826">
                      <w:marLeft w:val="0"/>
                      <w:marRight w:val="0"/>
                      <w:marTop w:val="0"/>
                      <w:marBottom w:val="0"/>
                      <w:divBdr>
                        <w:top w:val="none" w:sz="0" w:space="0" w:color="auto"/>
                        <w:left w:val="none" w:sz="0" w:space="0" w:color="auto"/>
                        <w:bottom w:val="none" w:sz="0" w:space="0" w:color="auto"/>
                        <w:right w:val="none" w:sz="0" w:space="0" w:color="auto"/>
                      </w:divBdr>
                    </w:div>
                  </w:divsChild>
                </w:div>
                <w:div w:id="1535385848">
                  <w:marLeft w:val="0"/>
                  <w:marRight w:val="0"/>
                  <w:marTop w:val="0"/>
                  <w:marBottom w:val="0"/>
                  <w:divBdr>
                    <w:top w:val="none" w:sz="0" w:space="0" w:color="auto"/>
                    <w:left w:val="none" w:sz="0" w:space="0" w:color="auto"/>
                    <w:bottom w:val="none" w:sz="0" w:space="0" w:color="auto"/>
                    <w:right w:val="none" w:sz="0" w:space="0" w:color="auto"/>
                  </w:divBdr>
                  <w:divsChild>
                    <w:div w:id="651064440">
                      <w:marLeft w:val="0"/>
                      <w:marRight w:val="0"/>
                      <w:marTop w:val="0"/>
                      <w:marBottom w:val="0"/>
                      <w:divBdr>
                        <w:top w:val="none" w:sz="0" w:space="0" w:color="auto"/>
                        <w:left w:val="none" w:sz="0" w:space="0" w:color="auto"/>
                        <w:bottom w:val="none" w:sz="0" w:space="0" w:color="auto"/>
                        <w:right w:val="none" w:sz="0" w:space="0" w:color="auto"/>
                      </w:divBdr>
                    </w:div>
                  </w:divsChild>
                </w:div>
                <w:div w:id="1584144637">
                  <w:marLeft w:val="0"/>
                  <w:marRight w:val="0"/>
                  <w:marTop w:val="0"/>
                  <w:marBottom w:val="0"/>
                  <w:divBdr>
                    <w:top w:val="none" w:sz="0" w:space="0" w:color="auto"/>
                    <w:left w:val="none" w:sz="0" w:space="0" w:color="auto"/>
                    <w:bottom w:val="none" w:sz="0" w:space="0" w:color="auto"/>
                    <w:right w:val="none" w:sz="0" w:space="0" w:color="auto"/>
                  </w:divBdr>
                  <w:divsChild>
                    <w:div w:id="1483161860">
                      <w:marLeft w:val="0"/>
                      <w:marRight w:val="0"/>
                      <w:marTop w:val="0"/>
                      <w:marBottom w:val="0"/>
                      <w:divBdr>
                        <w:top w:val="none" w:sz="0" w:space="0" w:color="auto"/>
                        <w:left w:val="none" w:sz="0" w:space="0" w:color="auto"/>
                        <w:bottom w:val="none" w:sz="0" w:space="0" w:color="auto"/>
                        <w:right w:val="none" w:sz="0" w:space="0" w:color="auto"/>
                      </w:divBdr>
                    </w:div>
                  </w:divsChild>
                </w:div>
                <w:div w:id="1610576703">
                  <w:marLeft w:val="0"/>
                  <w:marRight w:val="0"/>
                  <w:marTop w:val="0"/>
                  <w:marBottom w:val="0"/>
                  <w:divBdr>
                    <w:top w:val="none" w:sz="0" w:space="0" w:color="auto"/>
                    <w:left w:val="none" w:sz="0" w:space="0" w:color="auto"/>
                    <w:bottom w:val="none" w:sz="0" w:space="0" w:color="auto"/>
                    <w:right w:val="none" w:sz="0" w:space="0" w:color="auto"/>
                  </w:divBdr>
                  <w:divsChild>
                    <w:div w:id="1430733821">
                      <w:marLeft w:val="0"/>
                      <w:marRight w:val="0"/>
                      <w:marTop w:val="0"/>
                      <w:marBottom w:val="0"/>
                      <w:divBdr>
                        <w:top w:val="none" w:sz="0" w:space="0" w:color="auto"/>
                        <w:left w:val="none" w:sz="0" w:space="0" w:color="auto"/>
                        <w:bottom w:val="none" w:sz="0" w:space="0" w:color="auto"/>
                        <w:right w:val="none" w:sz="0" w:space="0" w:color="auto"/>
                      </w:divBdr>
                    </w:div>
                  </w:divsChild>
                </w:div>
                <w:div w:id="1663578657">
                  <w:marLeft w:val="0"/>
                  <w:marRight w:val="0"/>
                  <w:marTop w:val="0"/>
                  <w:marBottom w:val="0"/>
                  <w:divBdr>
                    <w:top w:val="none" w:sz="0" w:space="0" w:color="auto"/>
                    <w:left w:val="none" w:sz="0" w:space="0" w:color="auto"/>
                    <w:bottom w:val="none" w:sz="0" w:space="0" w:color="auto"/>
                    <w:right w:val="none" w:sz="0" w:space="0" w:color="auto"/>
                  </w:divBdr>
                  <w:divsChild>
                    <w:div w:id="428933963">
                      <w:marLeft w:val="0"/>
                      <w:marRight w:val="0"/>
                      <w:marTop w:val="0"/>
                      <w:marBottom w:val="0"/>
                      <w:divBdr>
                        <w:top w:val="none" w:sz="0" w:space="0" w:color="auto"/>
                        <w:left w:val="none" w:sz="0" w:space="0" w:color="auto"/>
                        <w:bottom w:val="none" w:sz="0" w:space="0" w:color="auto"/>
                        <w:right w:val="none" w:sz="0" w:space="0" w:color="auto"/>
                      </w:divBdr>
                    </w:div>
                  </w:divsChild>
                </w:div>
                <w:div w:id="1747650088">
                  <w:marLeft w:val="0"/>
                  <w:marRight w:val="0"/>
                  <w:marTop w:val="0"/>
                  <w:marBottom w:val="0"/>
                  <w:divBdr>
                    <w:top w:val="none" w:sz="0" w:space="0" w:color="auto"/>
                    <w:left w:val="none" w:sz="0" w:space="0" w:color="auto"/>
                    <w:bottom w:val="none" w:sz="0" w:space="0" w:color="auto"/>
                    <w:right w:val="none" w:sz="0" w:space="0" w:color="auto"/>
                  </w:divBdr>
                  <w:divsChild>
                    <w:div w:id="1256745797">
                      <w:marLeft w:val="0"/>
                      <w:marRight w:val="0"/>
                      <w:marTop w:val="0"/>
                      <w:marBottom w:val="0"/>
                      <w:divBdr>
                        <w:top w:val="none" w:sz="0" w:space="0" w:color="auto"/>
                        <w:left w:val="none" w:sz="0" w:space="0" w:color="auto"/>
                        <w:bottom w:val="none" w:sz="0" w:space="0" w:color="auto"/>
                        <w:right w:val="none" w:sz="0" w:space="0" w:color="auto"/>
                      </w:divBdr>
                    </w:div>
                  </w:divsChild>
                </w:div>
                <w:div w:id="1755128963">
                  <w:marLeft w:val="0"/>
                  <w:marRight w:val="0"/>
                  <w:marTop w:val="0"/>
                  <w:marBottom w:val="0"/>
                  <w:divBdr>
                    <w:top w:val="none" w:sz="0" w:space="0" w:color="auto"/>
                    <w:left w:val="none" w:sz="0" w:space="0" w:color="auto"/>
                    <w:bottom w:val="none" w:sz="0" w:space="0" w:color="auto"/>
                    <w:right w:val="none" w:sz="0" w:space="0" w:color="auto"/>
                  </w:divBdr>
                  <w:divsChild>
                    <w:div w:id="426736758">
                      <w:marLeft w:val="0"/>
                      <w:marRight w:val="0"/>
                      <w:marTop w:val="0"/>
                      <w:marBottom w:val="0"/>
                      <w:divBdr>
                        <w:top w:val="none" w:sz="0" w:space="0" w:color="auto"/>
                        <w:left w:val="none" w:sz="0" w:space="0" w:color="auto"/>
                        <w:bottom w:val="none" w:sz="0" w:space="0" w:color="auto"/>
                        <w:right w:val="none" w:sz="0" w:space="0" w:color="auto"/>
                      </w:divBdr>
                    </w:div>
                  </w:divsChild>
                </w:div>
                <w:div w:id="1807578189">
                  <w:marLeft w:val="0"/>
                  <w:marRight w:val="0"/>
                  <w:marTop w:val="0"/>
                  <w:marBottom w:val="0"/>
                  <w:divBdr>
                    <w:top w:val="none" w:sz="0" w:space="0" w:color="auto"/>
                    <w:left w:val="none" w:sz="0" w:space="0" w:color="auto"/>
                    <w:bottom w:val="none" w:sz="0" w:space="0" w:color="auto"/>
                    <w:right w:val="none" w:sz="0" w:space="0" w:color="auto"/>
                  </w:divBdr>
                  <w:divsChild>
                    <w:div w:id="1875187543">
                      <w:marLeft w:val="0"/>
                      <w:marRight w:val="0"/>
                      <w:marTop w:val="0"/>
                      <w:marBottom w:val="0"/>
                      <w:divBdr>
                        <w:top w:val="none" w:sz="0" w:space="0" w:color="auto"/>
                        <w:left w:val="none" w:sz="0" w:space="0" w:color="auto"/>
                        <w:bottom w:val="none" w:sz="0" w:space="0" w:color="auto"/>
                        <w:right w:val="none" w:sz="0" w:space="0" w:color="auto"/>
                      </w:divBdr>
                    </w:div>
                  </w:divsChild>
                </w:div>
                <w:div w:id="1826509598">
                  <w:marLeft w:val="0"/>
                  <w:marRight w:val="0"/>
                  <w:marTop w:val="0"/>
                  <w:marBottom w:val="0"/>
                  <w:divBdr>
                    <w:top w:val="none" w:sz="0" w:space="0" w:color="auto"/>
                    <w:left w:val="none" w:sz="0" w:space="0" w:color="auto"/>
                    <w:bottom w:val="none" w:sz="0" w:space="0" w:color="auto"/>
                    <w:right w:val="none" w:sz="0" w:space="0" w:color="auto"/>
                  </w:divBdr>
                  <w:divsChild>
                    <w:div w:id="423499950">
                      <w:marLeft w:val="0"/>
                      <w:marRight w:val="0"/>
                      <w:marTop w:val="0"/>
                      <w:marBottom w:val="0"/>
                      <w:divBdr>
                        <w:top w:val="none" w:sz="0" w:space="0" w:color="auto"/>
                        <w:left w:val="none" w:sz="0" w:space="0" w:color="auto"/>
                        <w:bottom w:val="none" w:sz="0" w:space="0" w:color="auto"/>
                        <w:right w:val="none" w:sz="0" w:space="0" w:color="auto"/>
                      </w:divBdr>
                    </w:div>
                  </w:divsChild>
                </w:div>
                <w:div w:id="1850096690">
                  <w:marLeft w:val="0"/>
                  <w:marRight w:val="0"/>
                  <w:marTop w:val="0"/>
                  <w:marBottom w:val="0"/>
                  <w:divBdr>
                    <w:top w:val="none" w:sz="0" w:space="0" w:color="auto"/>
                    <w:left w:val="none" w:sz="0" w:space="0" w:color="auto"/>
                    <w:bottom w:val="none" w:sz="0" w:space="0" w:color="auto"/>
                    <w:right w:val="none" w:sz="0" w:space="0" w:color="auto"/>
                  </w:divBdr>
                  <w:divsChild>
                    <w:div w:id="143275974">
                      <w:marLeft w:val="0"/>
                      <w:marRight w:val="0"/>
                      <w:marTop w:val="0"/>
                      <w:marBottom w:val="0"/>
                      <w:divBdr>
                        <w:top w:val="none" w:sz="0" w:space="0" w:color="auto"/>
                        <w:left w:val="none" w:sz="0" w:space="0" w:color="auto"/>
                        <w:bottom w:val="none" w:sz="0" w:space="0" w:color="auto"/>
                        <w:right w:val="none" w:sz="0" w:space="0" w:color="auto"/>
                      </w:divBdr>
                    </w:div>
                    <w:div w:id="1035277750">
                      <w:marLeft w:val="0"/>
                      <w:marRight w:val="0"/>
                      <w:marTop w:val="0"/>
                      <w:marBottom w:val="0"/>
                      <w:divBdr>
                        <w:top w:val="none" w:sz="0" w:space="0" w:color="auto"/>
                        <w:left w:val="none" w:sz="0" w:space="0" w:color="auto"/>
                        <w:bottom w:val="none" w:sz="0" w:space="0" w:color="auto"/>
                        <w:right w:val="none" w:sz="0" w:space="0" w:color="auto"/>
                      </w:divBdr>
                    </w:div>
                  </w:divsChild>
                </w:div>
                <w:div w:id="1872647242">
                  <w:marLeft w:val="0"/>
                  <w:marRight w:val="0"/>
                  <w:marTop w:val="0"/>
                  <w:marBottom w:val="0"/>
                  <w:divBdr>
                    <w:top w:val="none" w:sz="0" w:space="0" w:color="auto"/>
                    <w:left w:val="none" w:sz="0" w:space="0" w:color="auto"/>
                    <w:bottom w:val="none" w:sz="0" w:space="0" w:color="auto"/>
                    <w:right w:val="none" w:sz="0" w:space="0" w:color="auto"/>
                  </w:divBdr>
                  <w:divsChild>
                    <w:div w:id="1557663925">
                      <w:marLeft w:val="0"/>
                      <w:marRight w:val="0"/>
                      <w:marTop w:val="0"/>
                      <w:marBottom w:val="0"/>
                      <w:divBdr>
                        <w:top w:val="none" w:sz="0" w:space="0" w:color="auto"/>
                        <w:left w:val="none" w:sz="0" w:space="0" w:color="auto"/>
                        <w:bottom w:val="none" w:sz="0" w:space="0" w:color="auto"/>
                        <w:right w:val="none" w:sz="0" w:space="0" w:color="auto"/>
                      </w:divBdr>
                    </w:div>
                  </w:divsChild>
                </w:div>
                <w:div w:id="1927961899">
                  <w:marLeft w:val="0"/>
                  <w:marRight w:val="0"/>
                  <w:marTop w:val="0"/>
                  <w:marBottom w:val="0"/>
                  <w:divBdr>
                    <w:top w:val="none" w:sz="0" w:space="0" w:color="auto"/>
                    <w:left w:val="none" w:sz="0" w:space="0" w:color="auto"/>
                    <w:bottom w:val="none" w:sz="0" w:space="0" w:color="auto"/>
                    <w:right w:val="none" w:sz="0" w:space="0" w:color="auto"/>
                  </w:divBdr>
                  <w:divsChild>
                    <w:div w:id="360206677">
                      <w:marLeft w:val="0"/>
                      <w:marRight w:val="0"/>
                      <w:marTop w:val="0"/>
                      <w:marBottom w:val="0"/>
                      <w:divBdr>
                        <w:top w:val="none" w:sz="0" w:space="0" w:color="auto"/>
                        <w:left w:val="none" w:sz="0" w:space="0" w:color="auto"/>
                        <w:bottom w:val="none" w:sz="0" w:space="0" w:color="auto"/>
                        <w:right w:val="none" w:sz="0" w:space="0" w:color="auto"/>
                      </w:divBdr>
                    </w:div>
                    <w:div w:id="1404448908">
                      <w:marLeft w:val="0"/>
                      <w:marRight w:val="0"/>
                      <w:marTop w:val="0"/>
                      <w:marBottom w:val="0"/>
                      <w:divBdr>
                        <w:top w:val="none" w:sz="0" w:space="0" w:color="auto"/>
                        <w:left w:val="none" w:sz="0" w:space="0" w:color="auto"/>
                        <w:bottom w:val="none" w:sz="0" w:space="0" w:color="auto"/>
                        <w:right w:val="none" w:sz="0" w:space="0" w:color="auto"/>
                      </w:divBdr>
                    </w:div>
                  </w:divsChild>
                </w:div>
                <w:div w:id="1930113943">
                  <w:marLeft w:val="0"/>
                  <w:marRight w:val="0"/>
                  <w:marTop w:val="0"/>
                  <w:marBottom w:val="0"/>
                  <w:divBdr>
                    <w:top w:val="none" w:sz="0" w:space="0" w:color="auto"/>
                    <w:left w:val="none" w:sz="0" w:space="0" w:color="auto"/>
                    <w:bottom w:val="none" w:sz="0" w:space="0" w:color="auto"/>
                    <w:right w:val="none" w:sz="0" w:space="0" w:color="auto"/>
                  </w:divBdr>
                  <w:divsChild>
                    <w:div w:id="662776961">
                      <w:marLeft w:val="0"/>
                      <w:marRight w:val="0"/>
                      <w:marTop w:val="0"/>
                      <w:marBottom w:val="0"/>
                      <w:divBdr>
                        <w:top w:val="none" w:sz="0" w:space="0" w:color="auto"/>
                        <w:left w:val="none" w:sz="0" w:space="0" w:color="auto"/>
                        <w:bottom w:val="none" w:sz="0" w:space="0" w:color="auto"/>
                        <w:right w:val="none" w:sz="0" w:space="0" w:color="auto"/>
                      </w:divBdr>
                    </w:div>
                  </w:divsChild>
                </w:div>
                <w:div w:id="1949434213">
                  <w:marLeft w:val="0"/>
                  <w:marRight w:val="0"/>
                  <w:marTop w:val="0"/>
                  <w:marBottom w:val="0"/>
                  <w:divBdr>
                    <w:top w:val="none" w:sz="0" w:space="0" w:color="auto"/>
                    <w:left w:val="none" w:sz="0" w:space="0" w:color="auto"/>
                    <w:bottom w:val="none" w:sz="0" w:space="0" w:color="auto"/>
                    <w:right w:val="none" w:sz="0" w:space="0" w:color="auto"/>
                  </w:divBdr>
                  <w:divsChild>
                    <w:div w:id="1064838196">
                      <w:marLeft w:val="0"/>
                      <w:marRight w:val="0"/>
                      <w:marTop w:val="0"/>
                      <w:marBottom w:val="0"/>
                      <w:divBdr>
                        <w:top w:val="none" w:sz="0" w:space="0" w:color="auto"/>
                        <w:left w:val="none" w:sz="0" w:space="0" w:color="auto"/>
                        <w:bottom w:val="none" w:sz="0" w:space="0" w:color="auto"/>
                        <w:right w:val="none" w:sz="0" w:space="0" w:color="auto"/>
                      </w:divBdr>
                    </w:div>
                  </w:divsChild>
                </w:div>
                <w:div w:id="1968973979">
                  <w:marLeft w:val="0"/>
                  <w:marRight w:val="0"/>
                  <w:marTop w:val="0"/>
                  <w:marBottom w:val="0"/>
                  <w:divBdr>
                    <w:top w:val="none" w:sz="0" w:space="0" w:color="auto"/>
                    <w:left w:val="none" w:sz="0" w:space="0" w:color="auto"/>
                    <w:bottom w:val="none" w:sz="0" w:space="0" w:color="auto"/>
                    <w:right w:val="none" w:sz="0" w:space="0" w:color="auto"/>
                  </w:divBdr>
                  <w:divsChild>
                    <w:div w:id="514081129">
                      <w:marLeft w:val="0"/>
                      <w:marRight w:val="0"/>
                      <w:marTop w:val="0"/>
                      <w:marBottom w:val="0"/>
                      <w:divBdr>
                        <w:top w:val="none" w:sz="0" w:space="0" w:color="auto"/>
                        <w:left w:val="none" w:sz="0" w:space="0" w:color="auto"/>
                        <w:bottom w:val="none" w:sz="0" w:space="0" w:color="auto"/>
                        <w:right w:val="none" w:sz="0" w:space="0" w:color="auto"/>
                      </w:divBdr>
                    </w:div>
                  </w:divsChild>
                </w:div>
                <w:div w:id="2017416276">
                  <w:marLeft w:val="0"/>
                  <w:marRight w:val="0"/>
                  <w:marTop w:val="0"/>
                  <w:marBottom w:val="0"/>
                  <w:divBdr>
                    <w:top w:val="none" w:sz="0" w:space="0" w:color="auto"/>
                    <w:left w:val="none" w:sz="0" w:space="0" w:color="auto"/>
                    <w:bottom w:val="none" w:sz="0" w:space="0" w:color="auto"/>
                    <w:right w:val="none" w:sz="0" w:space="0" w:color="auto"/>
                  </w:divBdr>
                  <w:divsChild>
                    <w:div w:id="121119806">
                      <w:marLeft w:val="0"/>
                      <w:marRight w:val="0"/>
                      <w:marTop w:val="0"/>
                      <w:marBottom w:val="0"/>
                      <w:divBdr>
                        <w:top w:val="none" w:sz="0" w:space="0" w:color="auto"/>
                        <w:left w:val="none" w:sz="0" w:space="0" w:color="auto"/>
                        <w:bottom w:val="none" w:sz="0" w:space="0" w:color="auto"/>
                        <w:right w:val="none" w:sz="0" w:space="0" w:color="auto"/>
                      </w:divBdr>
                    </w:div>
                  </w:divsChild>
                </w:div>
                <w:div w:id="2084523326">
                  <w:marLeft w:val="0"/>
                  <w:marRight w:val="0"/>
                  <w:marTop w:val="0"/>
                  <w:marBottom w:val="0"/>
                  <w:divBdr>
                    <w:top w:val="none" w:sz="0" w:space="0" w:color="auto"/>
                    <w:left w:val="none" w:sz="0" w:space="0" w:color="auto"/>
                    <w:bottom w:val="none" w:sz="0" w:space="0" w:color="auto"/>
                    <w:right w:val="none" w:sz="0" w:space="0" w:color="auto"/>
                  </w:divBdr>
                  <w:divsChild>
                    <w:div w:id="1155560783">
                      <w:marLeft w:val="0"/>
                      <w:marRight w:val="0"/>
                      <w:marTop w:val="0"/>
                      <w:marBottom w:val="0"/>
                      <w:divBdr>
                        <w:top w:val="none" w:sz="0" w:space="0" w:color="auto"/>
                        <w:left w:val="none" w:sz="0" w:space="0" w:color="auto"/>
                        <w:bottom w:val="none" w:sz="0" w:space="0" w:color="auto"/>
                        <w:right w:val="none" w:sz="0" w:space="0" w:color="auto"/>
                      </w:divBdr>
                    </w:div>
                  </w:divsChild>
                </w:div>
                <w:div w:id="2091660024">
                  <w:marLeft w:val="0"/>
                  <w:marRight w:val="0"/>
                  <w:marTop w:val="0"/>
                  <w:marBottom w:val="0"/>
                  <w:divBdr>
                    <w:top w:val="none" w:sz="0" w:space="0" w:color="auto"/>
                    <w:left w:val="none" w:sz="0" w:space="0" w:color="auto"/>
                    <w:bottom w:val="none" w:sz="0" w:space="0" w:color="auto"/>
                    <w:right w:val="none" w:sz="0" w:space="0" w:color="auto"/>
                  </w:divBdr>
                  <w:divsChild>
                    <w:div w:id="151160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704034">
          <w:marLeft w:val="0"/>
          <w:marRight w:val="0"/>
          <w:marTop w:val="0"/>
          <w:marBottom w:val="0"/>
          <w:divBdr>
            <w:top w:val="none" w:sz="0" w:space="0" w:color="auto"/>
            <w:left w:val="none" w:sz="0" w:space="0" w:color="auto"/>
            <w:bottom w:val="none" w:sz="0" w:space="0" w:color="auto"/>
            <w:right w:val="none" w:sz="0" w:space="0" w:color="auto"/>
          </w:divBdr>
          <w:divsChild>
            <w:div w:id="853804687">
              <w:marLeft w:val="0"/>
              <w:marRight w:val="0"/>
              <w:marTop w:val="30"/>
              <w:marBottom w:val="30"/>
              <w:divBdr>
                <w:top w:val="none" w:sz="0" w:space="0" w:color="auto"/>
                <w:left w:val="none" w:sz="0" w:space="0" w:color="auto"/>
                <w:bottom w:val="none" w:sz="0" w:space="0" w:color="auto"/>
                <w:right w:val="none" w:sz="0" w:space="0" w:color="auto"/>
              </w:divBdr>
              <w:divsChild>
                <w:div w:id="14044519">
                  <w:marLeft w:val="0"/>
                  <w:marRight w:val="0"/>
                  <w:marTop w:val="0"/>
                  <w:marBottom w:val="0"/>
                  <w:divBdr>
                    <w:top w:val="none" w:sz="0" w:space="0" w:color="auto"/>
                    <w:left w:val="none" w:sz="0" w:space="0" w:color="auto"/>
                    <w:bottom w:val="none" w:sz="0" w:space="0" w:color="auto"/>
                    <w:right w:val="none" w:sz="0" w:space="0" w:color="auto"/>
                  </w:divBdr>
                  <w:divsChild>
                    <w:div w:id="1345283119">
                      <w:marLeft w:val="0"/>
                      <w:marRight w:val="0"/>
                      <w:marTop w:val="0"/>
                      <w:marBottom w:val="0"/>
                      <w:divBdr>
                        <w:top w:val="none" w:sz="0" w:space="0" w:color="auto"/>
                        <w:left w:val="none" w:sz="0" w:space="0" w:color="auto"/>
                        <w:bottom w:val="none" w:sz="0" w:space="0" w:color="auto"/>
                        <w:right w:val="none" w:sz="0" w:space="0" w:color="auto"/>
                      </w:divBdr>
                    </w:div>
                  </w:divsChild>
                </w:div>
                <w:div w:id="21975177">
                  <w:marLeft w:val="0"/>
                  <w:marRight w:val="0"/>
                  <w:marTop w:val="0"/>
                  <w:marBottom w:val="0"/>
                  <w:divBdr>
                    <w:top w:val="none" w:sz="0" w:space="0" w:color="auto"/>
                    <w:left w:val="none" w:sz="0" w:space="0" w:color="auto"/>
                    <w:bottom w:val="none" w:sz="0" w:space="0" w:color="auto"/>
                    <w:right w:val="none" w:sz="0" w:space="0" w:color="auto"/>
                  </w:divBdr>
                  <w:divsChild>
                    <w:div w:id="92669222">
                      <w:marLeft w:val="0"/>
                      <w:marRight w:val="0"/>
                      <w:marTop w:val="0"/>
                      <w:marBottom w:val="0"/>
                      <w:divBdr>
                        <w:top w:val="none" w:sz="0" w:space="0" w:color="auto"/>
                        <w:left w:val="none" w:sz="0" w:space="0" w:color="auto"/>
                        <w:bottom w:val="none" w:sz="0" w:space="0" w:color="auto"/>
                        <w:right w:val="none" w:sz="0" w:space="0" w:color="auto"/>
                      </w:divBdr>
                    </w:div>
                  </w:divsChild>
                </w:div>
                <w:div w:id="56825171">
                  <w:marLeft w:val="0"/>
                  <w:marRight w:val="0"/>
                  <w:marTop w:val="0"/>
                  <w:marBottom w:val="0"/>
                  <w:divBdr>
                    <w:top w:val="none" w:sz="0" w:space="0" w:color="auto"/>
                    <w:left w:val="none" w:sz="0" w:space="0" w:color="auto"/>
                    <w:bottom w:val="none" w:sz="0" w:space="0" w:color="auto"/>
                    <w:right w:val="none" w:sz="0" w:space="0" w:color="auto"/>
                  </w:divBdr>
                  <w:divsChild>
                    <w:div w:id="1233202332">
                      <w:marLeft w:val="0"/>
                      <w:marRight w:val="0"/>
                      <w:marTop w:val="0"/>
                      <w:marBottom w:val="0"/>
                      <w:divBdr>
                        <w:top w:val="none" w:sz="0" w:space="0" w:color="auto"/>
                        <w:left w:val="none" w:sz="0" w:space="0" w:color="auto"/>
                        <w:bottom w:val="none" w:sz="0" w:space="0" w:color="auto"/>
                        <w:right w:val="none" w:sz="0" w:space="0" w:color="auto"/>
                      </w:divBdr>
                    </w:div>
                  </w:divsChild>
                </w:div>
                <w:div w:id="120154951">
                  <w:marLeft w:val="0"/>
                  <w:marRight w:val="0"/>
                  <w:marTop w:val="0"/>
                  <w:marBottom w:val="0"/>
                  <w:divBdr>
                    <w:top w:val="none" w:sz="0" w:space="0" w:color="auto"/>
                    <w:left w:val="none" w:sz="0" w:space="0" w:color="auto"/>
                    <w:bottom w:val="none" w:sz="0" w:space="0" w:color="auto"/>
                    <w:right w:val="none" w:sz="0" w:space="0" w:color="auto"/>
                  </w:divBdr>
                  <w:divsChild>
                    <w:div w:id="1381176081">
                      <w:marLeft w:val="0"/>
                      <w:marRight w:val="0"/>
                      <w:marTop w:val="0"/>
                      <w:marBottom w:val="0"/>
                      <w:divBdr>
                        <w:top w:val="none" w:sz="0" w:space="0" w:color="auto"/>
                        <w:left w:val="none" w:sz="0" w:space="0" w:color="auto"/>
                        <w:bottom w:val="none" w:sz="0" w:space="0" w:color="auto"/>
                        <w:right w:val="none" w:sz="0" w:space="0" w:color="auto"/>
                      </w:divBdr>
                    </w:div>
                    <w:div w:id="1563565187">
                      <w:marLeft w:val="0"/>
                      <w:marRight w:val="0"/>
                      <w:marTop w:val="0"/>
                      <w:marBottom w:val="0"/>
                      <w:divBdr>
                        <w:top w:val="none" w:sz="0" w:space="0" w:color="auto"/>
                        <w:left w:val="none" w:sz="0" w:space="0" w:color="auto"/>
                        <w:bottom w:val="none" w:sz="0" w:space="0" w:color="auto"/>
                        <w:right w:val="none" w:sz="0" w:space="0" w:color="auto"/>
                      </w:divBdr>
                    </w:div>
                  </w:divsChild>
                </w:div>
                <w:div w:id="218826624">
                  <w:marLeft w:val="0"/>
                  <w:marRight w:val="0"/>
                  <w:marTop w:val="0"/>
                  <w:marBottom w:val="0"/>
                  <w:divBdr>
                    <w:top w:val="none" w:sz="0" w:space="0" w:color="auto"/>
                    <w:left w:val="none" w:sz="0" w:space="0" w:color="auto"/>
                    <w:bottom w:val="none" w:sz="0" w:space="0" w:color="auto"/>
                    <w:right w:val="none" w:sz="0" w:space="0" w:color="auto"/>
                  </w:divBdr>
                  <w:divsChild>
                    <w:div w:id="1034119349">
                      <w:marLeft w:val="0"/>
                      <w:marRight w:val="0"/>
                      <w:marTop w:val="0"/>
                      <w:marBottom w:val="0"/>
                      <w:divBdr>
                        <w:top w:val="none" w:sz="0" w:space="0" w:color="auto"/>
                        <w:left w:val="none" w:sz="0" w:space="0" w:color="auto"/>
                        <w:bottom w:val="none" w:sz="0" w:space="0" w:color="auto"/>
                        <w:right w:val="none" w:sz="0" w:space="0" w:color="auto"/>
                      </w:divBdr>
                    </w:div>
                  </w:divsChild>
                </w:div>
                <w:div w:id="276180772">
                  <w:marLeft w:val="0"/>
                  <w:marRight w:val="0"/>
                  <w:marTop w:val="0"/>
                  <w:marBottom w:val="0"/>
                  <w:divBdr>
                    <w:top w:val="none" w:sz="0" w:space="0" w:color="auto"/>
                    <w:left w:val="none" w:sz="0" w:space="0" w:color="auto"/>
                    <w:bottom w:val="none" w:sz="0" w:space="0" w:color="auto"/>
                    <w:right w:val="none" w:sz="0" w:space="0" w:color="auto"/>
                  </w:divBdr>
                  <w:divsChild>
                    <w:div w:id="1406878575">
                      <w:marLeft w:val="0"/>
                      <w:marRight w:val="0"/>
                      <w:marTop w:val="0"/>
                      <w:marBottom w:val="0"/>
                      <w:divBdr>
                        <w:top w:val="none" w:sz="0" w:space="0" w:color="auto"/>
                        <w:left w:val="none" w:sz="0" w:space="0" w:color="auto"/>
                        <w:bottom w:val="none" w:sz="0" w:space="0" w:color="auto"/>
                        <w:right w:val="none" w:sz="0" w:space="0" w:color="auto"/>
                      </w:divBdr>
                    </w:div>
                  </w:divsChild>
                </w:div>
                <w:div w:id="299117711">
                  <w:marLeft w:val="0"/>
                  <w:marRight w:val="0"/>
                  <w:marTop w:val="0"/>
                  <w:marBottom w:val="0"/>
                  <w:divBdr>
                    <w:top w:val="none" w:sz="0" w:space="0" w:color="auto"/>
                    <w:left w:val="none" w:sz="0" w:space="0" w:color="auto"/>
                    <w:bottom w:val="none" w:sz="0" w:space="0" w:color="auto"/>
                    <w:right w:val="none" w:sz="0" w:space="0" w:color="auto"/>
                  </w:divBdr>
                  <w:divsChild>
                    <w:div w:id="559755852">
                      <w:marLeft w:val="0"/>
                      <w:marRight w:val="0"/>
                      <w:marTop w:val="0"/>
                      <w:marBottom w:val="0"/>
                      <w:divBdr>
                        <w:top w:val="none" w:sz="0" w:space="0" w:color="auto"/>
                        <w:left w:val="none" w:sz="0" w:space="0" w:color="auto"/>
                        <w:bottom w:val="none" w:sz="0" w:space="0" w:color="auto"/>
                        <w:right w:val="none" w:sz="0" w:space="0" w:color="auto"/>
                      </w:divBdr>
                    </w:div>
                  </w:divsChild>
                </w:div>
                <w:div w:id="300383950">
                  <w:marLeft w:val="0"/>
                  <w:marRight w:val="0"/>
                  <w:marTop w:val="0"/>
                  <w:marBottom w:val="0"/>
                  <w:divBdr>
                    <w:top w:val="none" w:sz="0" w:space="0" w:color="auto"/>
                    <w:left w:val="none" w:sz="0" w:space="0" w:color="auto"/>
                    <w:bottom w:val="none" w:sz="0" w:space="0" w:color="auto"/>
                    <w:right w:val="none" w:sz="0" w:space="0" w:color="auto"/>
                  </w:divBdr>
                  <w:divsChild>
                    <w:div w:id="224532786">
                      <w:marLeft w:val="0"/>
                      <w:marRight w:val="0"/>
                      <w:marTop w:val="0"/>
                      <w:marBottom w:val="0"/>
                      <w:divBdr>
                        <w:top w:val="none" w:sz="0" w:space="0" w:color="auto"/>
                        <w:left w:val="none" w:sz="0" w:space="0" w:color="auto"/>
                        <w:bottom w:val="none" w:sz="0" w:space="0" w:color="auto"/>
                        <w:right w:val="none" w:sz="0" w:space="0" w:color="auto"/>
                      </w:divBdr>
                    </w:div>
                  </w:divsChild>
                </w:div>
                <w:div w:id="308174474">
                  <w:marLeft w:val="0"/>
                  <w:marRight w:val="0"/>
                  <w:marTop w:val="0"/>
                  <w:marBottom w:val="0"/>
                  <w:divBdr>
                    <w:top w:val="none" w:sz="0" w:space="0" w:color="auto"/>
                    <w:left w:val="none" w:sz="0" w:space="0" w:color="auto"/>
                    <w:bottom w:val="none" w:sz="0" w:space="0" w:color="auto"/>
                    <w:right w:val="none" w:sz="0" w:space="0" w:color="auto"/>
                  </w:divBdr>
                  <w:divsChild>
                    <w:div w:id="255944825">
                      <w:marLeft w:val="0"/>
                      <w:marRight w:val="0"/>
                      <w:marTop w:val="0"/>
                      <w:marBottom w:val="0"/>
                      <w:divBdr>
                        <w:top w:val="none" w:sz="0" w:space="0" w:color="auto"/>
                        <w:left w:val="none" w:sz="0" w:space="0" w:color="auto"/>
                        <w:bottom w:val="none" w:sz="0" w:space="0" w:color="auto"/>
                        <w:right w:val="none" w:sz="0" w:space="0" w:color="auto"/>
                      </w:divBdr>
                    </w:div>
                  </w:divsChild>
                </w:div>
                <w:div w:id="335151294">
                  <w:marLeft w:val="0"/>
                  <w:marRight w:val="0"/>
                  <w:marTop w:val="0"/>
                  <w:marBottom w:val="0"/>
                  <w:divBdr>
                    <w:top w:val="none" w:sz="0" w:space="0" w:color="auto"/>
                    <w:left w:val="none" w:sz="0" w:space="0" w:color="auto"/>
                    <w:bottom w:val="none" w:sz="0" w:space="0" w:color="auto"/>
                    <w:right w:val="none" w:sz="0" w:space="0" w:color="auto"/>
                  </w:divBdr>
                  <w:divsChild>
                    <w:div w:id="1829513830">
                      <w:marLeft w:val="0"/>
                      <w:marRight w:val="0"/>
                      <w:marTop w:val="0"/>
                      <w:marBottom w:val="0"/>
                      <w:divBdr>
                        <w:top w:val="none" w:sz="0" w:space="0" w:color="auto"/>
                        <w:left w:val="none" w:sz="0" w:space="0" w:color="auto"/>
                        <w:bottom w:val="none" w:sz="0" w:space="0" w:color="auto"/>
                        <w:right w:val="none" w:sz="0" w:space="0" w:color="auto"/>
                      </w:divBdr>
                    </w:div>
                  </w:divsChild>
                </w:div>
                <w:div w:id="363486013">
                  <w:marLeft w:val="0"/>
                  <w:marRight w:val="0"/>
                  <w:marTop w:val="0"/>
                  <w:marBottom w:val="0"/>
                  <w:divBdr>
                    <w:top w:val="none" w:sz="0" w:space="0" w:color="auto"/>
                    <w:left w:val="none" w:sz="0" w:space="0" w:color="auto"/>
                    <w:bottom w:val="none" w:sz="0" w:space="0" w:color="auto"/>
                    <w:right w:val="none" w:sz="0" w:space="0" w:color="auto"/>
                  </w:divBdr>
                  <w:divsChild>
                    <w:div w:id="221451953">
                      <w:marLeft w:val="0"/>
                      <w:marRight w:val="0"/>
                      <w:marTop w:val="0"/>
                      <w:marBottom w:val="0"/>
                      <w:divBdr>
                        <w:top w:val="none" w:sz="0" w:space="0" w:color="auto"/>
                        <w:left w:val="none" w:sz="0" w:space="0" w:color="auto"/>
                        <w:bottom w:val="none" w:sz="0" w:space="0" w:color="auto"/>
                        <w:right w:val="none" w:sz="0" w:space="0" w:color="auto"/>
                      </w:divBdr>
                    </w:div>
                  </w:divsChild>
                </w:div>
                <w:div w:id="401761506">
                  <w:marLeft w:val="0"/>
                  <w:marRight w:val="0"/>
                  <w:marTop w:val="0"/>
                  <w:marBottom w:val="0"/>
                  <w:divBdr>
                    <w:top w:val="none" w:sz="0" w:space="0" w:color="auto"/>
                    <w:left w:val="none" w:sz="0" w:space="0" w:color="auto"/>
                    <w:bottom w:val="none" w:sz="0" w:space="0" w:color="auto"/>
                    <w:right w:val="none" w:sz="0" w:space="0" w:color="auto"/>
                  </w:divBdr>
                  <w:divsChild>
                    <w:div w:id="2102681223">
                      <w:marLeft w:val="0"/>
                      <w:marRight w:val="0"/>
                      <w:marTop w:val="0"/>
                      <w:marBottom w:val="0"/>
                      <w:divBdr>
                        <w:top w:val="none" w:sz="0" w:space="0" w:color="auto"/>
                        <w:left w:val="none" w:sz="0" w:space="0" w:color="auto"/>
                        <w:bottom w:val="none" w:sz="0" w:space="0" w:color="auto"/>
                        <w:right w:val="none" w:sz="0" w:space="0" w:color="auto"/>
                      </w:divBdr>
                    </w:div>
                  </w:divsChild>
                </w:div>
                <w:div w:id="409355333">
                  <w:marLeft w:val="0"/>
                  <w:marRight w:val="0"/>
                  <w:marTop w:val="0"/>
                  <w:marBottom w:val="0"/>
                  <w:divBdr>
                    <w:top w:val="none" w:sz="0" w:space="0" w:color="auto"/>
                    <w:left w:val="none" w:sz="0" w:space="0" w:color="auto"/>
                    <w:bottom w:val="none" w:sz="0" w:space="0" w:color="auto"/>
                    <w:right w:val="none" w:sz="0" w:space="0" w:color="auto"/>
                  </w:divBdr>
                  <w:divsChild>
                    <w:div w:id="1083991785">
                      <w:marLeft w:val="0"/>
                      <w:marRight w:val="0"/>
                      <w:marTop w:val="0"/>
                      <w:marBottom w:val="0"/>
                      <w:divBdr>
                        <w:top w:val="none" w:sz="0" w:space="0" w:color="auto"/>
                        <w:left w:val="none" w:sz="0" w:space="0" w:color="auto"/>
                        <w:bottom w:val="none" w:sz="0" w:space="0" w:color="auto"/>
                        <w:right w:val="none" w:sz="0" w:space="0" w:color="auto"/>
                      </w:divBdr>
                    </w:div>
                  </w:divsChild>
                </w:div>
                <w:div w:id="417944678">
                  <w:marLeft w:val="0"/>
                  <w:marRight w:val="0"/>
                  <w:marTop w:val="0"/>
                  <w:marBottom w:val="0"/>
                  <w:divBdr>
                    <w:top w:val="none" w:sz="0" w:space="0" w:color="auto"/>
                    <w:left w:val="none" w:sz="0" w:space="0" w:color="auto"/>
                    <w:bottom w:val="none" w:sz="0" w:space="0" w:color="auto"/>
                    <w:right w:val="none" w:sz="0" w:space="0" w:color="auto"/>
                  </w:divBdr>
                  <w:divsChild>
                    <w:div w:id="549610066">
                      <w:marLeft w:val="0"/>
                      <w:marRight w:val="0"/>
                      <w:marTop w:val="0"/>
                      <w:marBottom w:val="0"/>
                      <w:divBdr>
                        <w:top w:val="none" w:sz="0" w:space="0" w:color="auto"/>
                        <w:left w:val="none" w:sz="0" w:space="0" w:color="auto"/>
                        <w:bottom w:val="none" w:sz="0" w:space="0" w:color="auto"/>
                        <w:right w:val="none" w:sz="0" w:space="0" w:color="auto"/>
                      </w:divBdr>
                    </w:div>
                  </w:divsChild>
                </w:div>
                <w:div w:id="425927944">
                  <w:marLeft w:val="0"/>
                  <w:marRight w:val="0"/>
                  <w:marTop w:val="0"/>
                  <w:marBottom w:val="0"/>
                  <w:divBdr>
                    <w:top w:val="none" w:sz="0" w:space="0" w:color="auto"/>
                    <w:left w:val="none" w:sz="0" w:space="0" w:color="auto"/>
                    <w:bottom w:val="none" w:sz="0" w:space="0" w:color="auto"/>
                    <w:right w:val="none" w:sz="0" w:space="0" w:color="auto"/>
                  </w:divBdr>
                  <w:divsChild>
                    <w:div w:id="925187711">
                      <w:marLeft w:val="0"/>
                      <w:marRight w:val="0"/>
                      <w:marTop w:val="0"/>
                      <w:marBottom w:val="0"/>
                      <w:divBdr>
                        <w:top w:val="none" w:sz="0" w:space="0" w:color="auto"/>
                        <w:left w:val="none" w:sz="0" w:space="0" w:color="auto"/>
                        <w:bottom w:val="none" w:sz="0" w:space="0" w:color="auto"/>
                        <w:right w:val="none" w:sz="0" w:space="0" w:color="auto"/>
                      </w:divBdr>
                    </w:div>
                  </w:divsChild>
                </w:div>
                <w:div w:id="468017258">
                  <w:marLeft w:val="0"/>
                  <w:marRight w:val="0"/>
                  <w:marTop w:val="0"/>
                  <w:marBottom w:val="0"/>
                  <w:divBdr>
                    <w:top w:val="none" w:sz="0" w:space="0" w:color="auto"/>
                    <w:left w:val="none" w:sz="0" w:space="0" w:color="auto"/>
                    <w:bottom w:val="none" w:sz="0" w:space="0" w:color="auto"/>
                    <w:right w:val="none" w:sz="0" w:space="0" w:color="auto"/>
                  </w:divBdr>
                  <w:divsChild>
                    <w:div w:id="225998867">
                      <w:marLeft w:val="0"/>
                      <w:marRight w:val="0"/>
                      <w:marTop w:val="0"/>
                      <w:marBottom w:val="0"/>
                      <w:divBdr>
                        <w:top w:val="none" w:sz="0" w:space="0" w:color="auto"/>
                        <w:left w:val="none" w:sz="0" w:space="0" w:color="auto"/>
                        <w:bottom w:val="none" w:sz="0" w:space="0" w:color="auto"/>
                        <w:right w:val="none" w:sz="0" w:space="0" w:color="auto"/>
                      </w:divBdr>
                    </w:div>
                  </w:divsChild>
                </w:div>
                <w:div w:id="488063888">
                  <w:marLeft w:val="0"/>
                  <w:marRight w:val="0"/>
                  <w:marTop w:val="0"/>
                  <w:marBottom w:val="0"/>
                  <w:divBdr>
                    <w:top w:val="none" w:sz="0" w:space="0" w:color="auto"/>
                    <w:left w:val="none" w:sz="0" w:space="0" w:color="auto"/>
                    <w:bottom w:val="none" w:sz="0" w:space="0" w:color="auto"/>
                    <w:right w:val="none" w:sz="0" w:space="0" w:color="auto"/>
                  </w:divBdr>
                  <w:divsChild>
                    <w:div w:id="28915326">
                      <w:marLeft w:val="0"/>
                      <w:marRight w:val="0"/>
                      <w:marTop w:val="0"/>
                      <w:marBottom w:val="0"/>
                      <w:divBdr>
                        <w:top w:val="none" w:sz="0" w:space="0" w:color="auto"/>
                        <w:left w:val="none" w:sz="0" w:space="0" w:color="auto"/>
                        <w:bottom w:val="none" w:sz="0" w:space="0" w:color="auto"/>
                        <w:right w:val="none" w:sz="0" w:space="0" w:color="auto"/>
                      </w:divBdr>
                    </w:div>
                    <w:div w:id="1238856075">
                      <w:marLeft w:val="0"/>
                      <w:marRight w:val="0"/>
                      <w:marTop w:val="0"/>
                      <w:marBottom w:val="0"/>
                      <w:divBdr>
                        <w:top w:val="none" w:sz="0" w:space="0" w:color="auto"/>
                        <w:left w:val="none" w:sz="0" w:space="0" w:color="auto"/>
                        <w:bottom w:val="none" w:sz="0" w:space="0" w:color="auto"/>
                        <w:right w:val="none" w:sz="0" w:space="0" w:color="auto"/>
                      </w:divBdr>
                    </w:div>
                  </w:divsChild>
                </w:div>
                <w:div w:id="498810099">
                  <w:marLeft w:val="0"/>
                  <w:marRight w:val="0"/>
                  <w:marTop w:val="0"/>
                  <w:marBottom w:val="0"/>
                  <w:divBdr>
                    <w:top w:val="none" w:sz="0" w:space="0" w:color="auto"/>
                    <w:left w:val="none" w:sz="0" w:space="0" w:color="auto"/>
                    <w:bottom w:val="none" w:sz="0" w:space="0" w:color="auto"/>
                    <w:right w:val="none" w:sz="0" w:space="0" w:color="auto"/>
                  </w:divBdr>
                  <w:divsChild>
                    <w:div w:id="173347088">
                      <w:marLeft w:val="0"/>
                      <w:marRight w:val="0"/>
                      <w:marTop w:val="0"/>
                      <w:marBottom w:val="0"/>
                      <w:divBdr>
                        <w:top w:val="none" w:sz="0" w:space="0" w:color="auto"/>
                        <w:left w:val="none" w:sz="0" w:space="0" w:color="auto"/>
                        <w:bottom w:val="none" w:sz="0" w:space="0" w:color="auto"/>
                        <w:right w:val="none" w:sz="0" w:space="0" w:color="auto"/>
                      </w:divBdr>
                    </w:div>
                  </w:divsChild>
                </w:div>
                <w:div w:id="500121146">
                  <w:marLeft w:val="0"/>
                  <w:marRight w:val="0"/>
                  <w:marTop w:val="0"/>
                  <w:marBottom w:val="0"/>
                  <w:divBdr>
                    <w:top w:val="none" w:sz="0" w:space="0" w:color="auto"/>
                    <w:left w:val="none" w:sz="0" w:space="0" w:color="auto"/>
                    <w:bottom w:val="none" w:sz="0" w:space="0" w:color="auto"/>
                    <w:right w:val="none" w:sz="0" w:space="0" w:color="auto"/>
                  </w:divBdr>
                  <w:divsChild>
                    <w:div w:id="362250183">
                      <w:marLeft w:val="0"/>
                      <w:marRight w:val="0"/>
                      <w:marTop w:val="0"/>
                      <w:marBottom w:val="0"/>
                      <w:divBdr>
                        <w:top w:val="none" w:sz="0" w:space="0" w:color="auto"/>
                        <w:left w:val="none" w:sz="0" w:space="0" w:color="auto"/>
                        <w:bottom w:val="none" w:sz="0" w:space="0" w:color="auto"/>
                        <w:right w:val="none" w:sz="0" w:space="0" w:color="auto"/>
                      </w:divBdr>
                    </w:div>
                  </w:divsChild>
                </w:div>
                <w:div w:id="551768175">
                  <w:marLeft w:val="0"/>
                  <w:marRight w:val="0"/>
                  <w:marTop w:val="0"/>
                  <w:marBottom w:val="0"/>
                  <w:divBdr>
                    <w:top w:val="none" w:sz="0" w:space="0" w:color="auto"/>
                    <w:left w:val="none" w:sz="0" w:space="0" w:color="auto"/>
                    <w:bottom w:val="none" w:sz="0" w:space="0" w:color="auto"/>
                    <w:right w:val="none" w:sz="0" w:space="0" w:color="auto"/>
                  </w:divBdr>
                  <w:divsChild>
                    <w:div w:id="1700351699">
                      <w:marLeft w:val="0"/>
                      <w:marRight w:val="0"/>
                      <w:marTop w:val="0"/>
                      <w:marBottom w:val="0"/>
                      <w:divBdr>
                        <w:top w:val="none" w:sz="0" w:space="0" w:color="auto"/>
                        <w:left w:val="none" w:sz="0" w:space="0" w:color="auto"/>
                        <w:bottom w:val="none" w:sz="0" w:space="0" w:color="auto"/>
                        <w:right w:val="none" w:sz="0" w:space="0" w:color="auto"/>
                      </w:divBdr>
                    </w:div>
                  </w:divsChild>
                </w:div>
                <w:div w:id="608006576">
                  <w:marLeft w:val="0"/>
                  <w:marRight w:val="0"/>
                  <w:marTop w:val="0"/>
                  <w:marBottom w:val="0"/>
                  <w:divBdr>
                    <w:top w:val="none" w:sz="0" w:space="0" w:color="auto"/>
                    <w:left w:val="none" w:sz="0" w:space="0" w:color="auto"/>
                    <w:bottom w:val="none" w:sz="0" w:space="0" w:color="auto"/>
                    <w:right w:val="none" w:sz="0" w:space="0" w:color="auto"/>
                  </w:divBdr>
                  <w:divsChild>
                    <w:div w:id="496843024">
                      <w:marLeft w:val="0"/>
                      <w:marRight w:val="0"/>
                      <w:marTop w:val="0"/>
                      <w:marBottom w:val="0"/>
                      <w:divBdr>
                        <w:top w:val="none" w:sz="0" w:space="0" w:color="auto"/>
                        <w:left w:val="none" w:sz="0" w:space="0" w:color="auto"/>
                        <w:bottom w:val="none" w:sz="0" w:space="0" w:color="auto"/>
                        <w:right w:val="none" w:sz="0" w:space="0" w:color="auto"/>
                      </w:divBdr>
                    </w:div>
                  </w:divsChild>
                </w:div>
                <w:div w:id="645282706">
                  <w:marLeft w:val="0"/>
                  <w:marRight w:val="0"/>
                  <w:marTop w:val="0"/>
                  <w:marBottom w:val="0"/>
                  <w:divBdr>
                    <w:top w:val="none" w:sz="0" w:space="0" w:color="auto"/>
                    <w:left w:val="none" w:sz="0" w:space="0" w:color="auto"/>
                    <w:bottom w:val="none" w:sz="0" w:space="0" w:color="auto"/>
                    <w:right w:val="none" w:sz="0" w:space="0" w:color="auto"/>
                  </w:divBdr>
                  <w:divsChild>
                    <w:div w:id="163978983">
                      <w:marLeft w:val="0"/>
                      <w:marRight w:val="0"/>
                      <w:marTop w:val="0"/>
                      <w:marBottom w:val="0"/>
                      <w:divBdr>
                        <w:top w:val="none" w:sz="0" w:space="0" w:color="auto"/>
                        <w:left w:val="none" w:sz="0" w:space="0" w:color="auto"/>
                        <w:bottom w:val="none" w:sz="0" w:space="0" w:color="auto"/>
                        <w:right w:val="none" w:sz="0" w:space="0" w:color="auto"/>
                      </w:divBdr>
                    </w:div>
                  </w:divsChild>
                </w:div>
                <w:div w:id="668681436">
                  <w:marLeft w:val="0"/>
                  <w:marRight w:val="0"/>
                  <w:marTop w:val="0"/>
                  <w:marBottom w:val="0"/>
                  <w:divBdr>
                    <w:top w:val="none" w:sz="0" w:space="0" w:color="auto"/>
                    <w:left w:val="none" w:sz="0" w:space="0" w:color="auto"/>
                    <w:bottom w:val="none" w:sz="0" w:space="0" w:color="auto"/>
                    <w:right w:val="none" w:sz="0" w:space="0" w:color="auto"/>
                  </w:divBdr>
                  <w:divsChild>
                    <w:div w:id="504521396">
                      <w:marLeft w:val="0"/>
                      <w:marRight w:val="0"/>
                      <w:marTop w:val="0"/>
                      <w:marBottom w:val="0"/>
                      <w:divBdr>
                        <w:top w:val="none" w:sz="0" w:space="0" w:color="auto"/>
                        <w:left w:val="none" w:sz="0" w:space="0" w:color="auto"/>
                        <w:bottom w:val="none" w:sz="0" w:space="0" w:color="auto"/>
                        <w:right w:val="none" w:sz="0" w:space="0" w:color="auto"/>
                      </w:divBdr>
                    </w:div>
                  </w:divsChild>
                </w:div>
                <w:div w:id="730689919">
                  <w:marLeft w:val="0"/>
                  <w:marRight w:val="0"/>
                  <w:marTop w:val="0"/>
                  <w:marBottom w:val="0"/>
                  <w:divBdr>
                    <w:top w:val="none" w:sz="0" w:space="0" w:color="auto"/>
                    <w:left w:val="none" w:sz="0" w:space="0" w:color="auto"/>
                    <w:bottom w:val="none" w:sz="0" w:space="0" w:color="auto"/>
                    <w:right w:val="none" w:sz="0" w:space="0" w:color="auto"/>
                  </w:divBdr>
                  <w:divsChild>
                    <w:div w:id="1661347587">
                      <w:marLeft w:val="0"/>
                      <w:marRight w:val="0"/>
                      <w:marTop w:val="0"/>
                      <w:marBottom w:val="0"/>
                      <w:divBdr>
                        <w:top w:val="none" w:sz="0" w:space="0" w:color="auto"/>
                        <w:left w:val="none" w:sz="0" w:space="0" w:color="auto"/>
                        <w:bottom w:val="none" w:sz="0" w:space="0" w:color="auto"/>
                        <w:right w:val="none" w:sz="0" w:space="0" w:color="auto"/>
                      </w:divBdr>
                    </w:div>
                  </w:divsChild>
                </w:div>
                <w:div w:id="732001692">
                  <w:marLeft w:val="0"/>
                  <w:marRight w:val="0"/>
                  <w:marTop w:val="0"/>
                  <w:marBottom w:val="0"/>
                  <w:divBdr>
                    <w:top w:val="none" w:sz="0" w:space="0" w:color="auto"/>
                    <w:left w:val="none" w:sz="0" w:space="0" w:color="auto"/>
                    <w:bottom w:val="none" w:sz="0" w:space="0" w:color="auto"/>
                    <w:right w:val="none" w:sz="0" w:space="0" w:color="auto"/>
                  </w:divBdr>
                  <w:divsChild>
                    <w:div w:id="302122969">
                      <w:marLeft w:val="0"/>
                      <w:marRight w:val="0"/>
                      <w:marTop w:val="0"/>
                      <w:marBottom w:val="0"/>
                      <w:divBdr>
                        <w:top w:val="none" w:sz="0" w:space="0" w:color="auto"/>
                        <w:left w:val="none" w:sz="0" w:space="0" w:color="auto"/>
                        <w:bottom w:val="none" w:sz="0" w:space="0" w:color="auto"/>
                        <w:right w:val="none" w:sz="0" w:space="0" w:color="auto"/>
                      </w:divBdr>
                    </w:div>
                  </w:divsChild>
                </w:div>
                <w:div w:id="740567669">
                  <w:marLeft w:val="0"/>
                  <w:marRight w:val="0"/>
                  <w:marTop w:val="0"/>
                  <w:marBottom w:val="0"/>
                  <w:divBdr>
                    <w:top w:val="none" w:sz="0" w:space="0" w:color="auto"/>
                    <w:left w:val="none" w:sz="0" w:space="0" w:color="auto"/>
                    <w:bottom w:val="none" w:sz="0" w:space="0" w:color="auto"/>
                    <w:right w:val="none" w:sz="0" w:space="0" w:color="auto"/>
                  </w:divBdr>
                  <w:divsChild>
                    <w:div w:id="1522275697">
                      <w:marLeft w:val="0"/>
                      <w:marRight w:val="0"/>
                      <w:marTop w:val="0"/>
                      <w:marBottom w:val="0"/>
                      <w:divBdr>
                        <w:top w:val="none" w:sz="0" w:space="0" w:color="auto"/>
                        <w:left w:val="none" w:sz="0" w:space="0" w:color="auto"/>
                        <w:bottom w:val="none" w:sz="0" w:space="0" w:color="auto"/>
                        <w:right w:val="none" w:sz="0" w:space="0" w:color="auto"/>
                      </w:divBdr>
                    </w:div>
                  </w:divsChild>
                </w:div>
                <w:div w:id="748430890">
                  <w:marLeft w:val="0"/>
                  <w:marRight w:val="0"/>
                  <w:marTop w:val="0"/>
                  <w:marBottom w:val="0"/>
                  <w:divBdr>
                    <w:top w:val="none" w:sz="0" w:space="0" w:color="auto"/>
                    <w:left w:val="none" w:sz="0" w:space="0" w:color="auto"/>
                    <w:bottom w:val="none" w:sz="0" w:space="0" w:color="auto"/>
                    <w:right w:val="none" w:sz="0" w:space="0" w:color="auto"/>
                  </w:divBdr>
                  <w:divsChild>
                    <w:div w:id="1114597625">
                      <w:marLeft w:val="0"/>
                      <w:marRight w:val="0"/>
                      <w:marTop w:val="0"/>
                      <w:marBottom w:val="0"/>
                      <w:divBdr>
                        <w:top w:val="none" w:sz="0" w:space="0" w:color="auto"/>
                        <w:left w:val="none" w:sz="0" w:space="0" w:color="auto"/>
                        <w:bottom w:val="none" w:sz="0" w:space="0" w:color="auto"/>
                        <w:right w:val="none" w:sz="0" w:space="0" w:color="auto"/>
                      </w:divBdr>
                    </w:div>
                  </w:divsChild>
                </w:div>
                <w:div w:id="764498298">
                  <w:marLeft w:val="0"/>
                  <w:marRight w:val="0"/>
                  <w:marTop w:val="0"/>
                  <w:marBottom w:val="0"/>
                  <w:divBdr>
                    <w:top w:val="none" w:sz="0" w:space="0" w:color="auto"/>
                    <w:left w:val="none" w:sz="0" w:space="0" w:color="auto"/>
                    <w:bottom w:val="none" w:sz="0" w:space="0" w:color="auto"/>
                    <w:right w:val="none" w:sz="0" w:space="0" w:color="auto"/>
                  </w:divBdr>
                  <w:divsChild>
                    <w:div w:id="840435547">
                      <w:marLeft w:val="0"/>
                      <w:marRight w:val="0"/>
                      <w:marTop w:val="0"/>
                      <w:marBottom w:val="0"/>
                      <w:divBdr>
                        <w:top w:val="none" w:sz="0" w:space="0" w:color="auto"/>
                        <w:left w:val="none" w:sz="0" w:space="0" w:color="auto"/>
                        <w:bottom w:val="none" w:sz="0" w:space="0" w:color="auto"/>
                        <w:right w:val="none" w:sz="0" w:space="0" w:color="auto"/>
                      </w:divBdr>
                    </w:div>
                    <w:div w:id="1457605959">
                      <w:marLeft w:val="0"/>
                      <w:marRight w:val="0"/>
                      <w:marTop w:val="0"/>
                      <w:marBottom w:val="0"/>
                      <w:divBdr>
                        <w:top w:val="none" w:sz="0" w:space="0" w:color="auto"/>
                        <w:left w:val="none" w:sz="0" w:space="0" w:color="auto"/>
                        <w:bottom w:val="none" w:sz="0" w:space="0" w:color="auto"/>
                        <w:right w:val="none" w:sz="0" w:space="0" w:color="auto"/>
                      </w:divBdr>
                    </w:div>
                    <w:div w:id="1766072178">
                      <w:marLeft w:val="0"/>
                      <w:marRight w:val="0"/>
                      <w:marTop w:val="0"/>
                      <w:marBottom w:val="0"/>
                      <w:divBdr>
                        <w:top w:val="none" w:sz="0" w:space="0" w:color="auto"/>
                        <w:left w:val="none" w:sz="0" w:space="0" w:color="auto"/>
                        <w:bottom w:val="none" w:sz="0" w:space="0" w:color="auto"/>
                        <w:right w:val="none" w:sz="0" w:space="0" w:color="auto"/>
                      </w:divBdr>
                    </w:div>
                  </w:divsChild>
                </w:div>
                <w:div w:id="774328445">
                  <w:marLeft w:val="0"/>
                  <w:marRight w:val="0"/>
                  <w:marTop w:val="0"/>
                  <w:marBottom w:val="0"/>
                  <w:divBdr>
                    <w:top w:val="none" w:sz="0" w:space="0" w:color="auto"/>
                    <w:left w:val="none" w:sz="0" w:space="0" w:color="auto"/>
                    <w:bottom w:val="none" w:sz="0" w:space="0" w:color="auto"/>
                    <w:right w:val="none" w:sz="0" w:space="0" w:color="auto"/>
                  </w:divBdr>
                  <w:divsChild>
                    <w:div w:id="396243422">
                      <w:marLeft w:val="0"/>
                      <w:marRight w:val="0"/>
                      <w:marTop w:val="0"/>
                      <w:marBottom w:val="0"/>
                      <w:divBdr>
                        <w:top w:val="none" w:sz="0" w:space="0" w:color="auto"/>
                        <w:left w:val="none" w:sz="0" w:space="0" w:color="auto"/>
                        <w:bottom w:val="none" w:sz="0" w:space="0" w:color="auto"/>
                        <w:right w:val="none" w:sz="0" w:space="0" w:color="auto"/>
                      </w:divBdr>
                    </w:div>
                  </w:divsChild>
                </w:div>
                <w:div w:id="809980853">
                  <w:marLeft w:val="0"/>
                  <w:marRight w:val="0"/>
                  <w:marTop w:val="0"/>
                  <w:marBottom w:val="0"/>
                  <w:divBdr>
                    <w:top w:val="none" w:sz="0" w:space="0" w:color="auto"/>
                    <w:left w:val="none" w:sz="0" w:space="0" w:color="auto"/>
                    <w:bottom w:val="none" w:sz="0" w:space="0" w:color="auto"/>
                    <w:right w:val="none" w:sz="0" w:space="0" w:color="auto"/>
                  </w:divBdr>
                  <w:divsChild>
                    <w:div w:id="1188376170">
                      <w:marLeft w:val="0"/>
                      <w:marRight w:val="0"/>
                      <w:marTop w:val="0"/>
                      <w:marBottom w:val="0"/>
                      <w:divBdr>
                        <w:top w:val="none" w:sz="0" w:space="0" w:color="auto"/>
                        <w:left w:val="none" w:sz="0" w:space="0" w:color="auto"/>
                        <w:bottom w:val="none" w:sz="0" w:space="0" w:color="auto"/>
                        <w:right w:val="none" w:sz="0" w:space="0" w:color="auto"/>
                      </w:divBdr>
                    </w:div>
                  </w:divsChild>
                </w:div>
                <w:div w:id="811562116">
                  <w:marLeft w:val="0"/>
                  <w:marRight w:val="0"/>
                  <w:marTop w:val="0"/>
                  <w:marBottom w:val="0"/>
                  <w:divBdr>
                    <w:top w:val="none" w:sz="0" w:space="0" w:color="auto"/>
                    <w:left w:val="none" w:sz="0" w:space="0" w:color="auto"/>
                    <w:bottom w:val="none" w:sz="0" w:space="0" w:color="auto"/>
                    <w:right w:val="none" w:sz="0" w:space="0" w:color="auto"/>
                  </w:divBdr>
                  <w:divsChild>
                    <w:div w:id="1073744771">
                      <w:marLeft w:val="0"/>
                      <w:marRight w:val="0"/>
                      <w:marTop w:val="0"/>
                      <w:marBottom w:val="0"/>
                      <w:divBdr>
                        <w:top w:val="none" w:sz="0" w:space="0" w:color="auto"/>
                        <w:left w:val="none" w:sz="0" w:space="0" w:color="auto"/>
                        <w:bottom w:val="none" w:sz="0" w:space="0" w:color="auto"/>
                        <w:right w:val="none" w:sz="0" w:space="0" w:color="auto"/>
                      </w:divBdr>
                    </w:div>
                  </w:divsChild>
                </w:div>
                <w:div w:id="867989491">
                  <w:marLeft w:val="0"/>
                  <w:marRight w:val="0"/>
                  <w:marTop w:val="0"/>
                  <w:marBottom w:val="0"/>
                  <w:divBdr>
                    <w:top w:val="none" w:sz="0" w:space="0" w:color="auto"/>
                    <w:left w:val="none" w:sz="0" w:space="0" w:color="auto"/>
                    <w:bottom w:val="none" w:sz="0" w:space="0" w:color="auto"/>
                    <w:right w:val="none" w:sz="0" w:space="0" w:color="auto"/>
                  </w:divBdr>
                  <w:divsChild>
                    <w:div w:id="1523669977">
                      <w:marLeft w:val="0"/>
                      <w:marRight w:val="0"/>
                      <w:marTop w:val="0"/>
                      <w:marBottom w:val="0"/>
                      <w:divBdr>
                        <w:top w:val="none" w:sz="0" w:space="0" w:color="auto"/>
                        <w:left w:val="none" w:sz="0" w:space="0" w:color="auto"/>
                        <w:bottom w:val="none" w:sz="0" w:space="0" w:color="auto"/>
                        <w:right w:val="none" w:sz="0" w:space="0" w:color="auto"/>
                      </w:divBdr>
                    </w:div>
                  </w:divsChild>
                </w:div>
                <w:div w:id="915750691">
                  <w:marLeft w:val="0"/>
                  <w:marRight w:val="0"/>
                  <w:marTop w:val="0"/>
                  <w:marBottom w:val="0"/>
                  <w:divBdr>
                    <w:top w:val="none" w:sz="0" w:space="0" w:color="auto"/>
                    <w:left w:val="none" w:sz="0" w:space="0" w:color="auto"/>
                    <w:bottom w:val="none" w:sz="0" w:space="0" w:color="auto"/>
                    <w:right w:val="none" w:sz="0" w:space="0" w:color="auto"/>
                  </w:divBdr>
                  <w:divsChild>
                    <w:div w:id="1634293150">
                      <w:marLeft w:val="0"/>
                      <w:marRight w:val="0"/>
                      <w:marTop w:val="0"/>
                      <w:marBottom w:val="0"/>
                      <w:divBdr>
                        <w:top w:val="none" w:sz="0" w:space="0" w:color="auto"/>
                        <w:left w:val="none" w:sz="0" w:space="0" w:color="auto"/>
                        <w:bottom w:val="none" w:sz="0" w:space="0" w:color="auto"/>
                        <w:right w:val="none" w:sz="0" w:space="0" w:color="auto"/>
                      </w:divBdr>
                    </w:div>
                  </w:divsChild>
                </w:div>
                <w:div w:id="980422487">
                  <w:marLeft w:val="0"/>
                  <w:marRight w:val="0"/>
                  <w:marTop w:val="0"/>
                  <w:marBottom w:val="0"/>
                  <w:divBdr>
                    <w:top w:val="none" w:sz="0" w:space="0" w:color="auto"/>
                    <w:left w:val="none" w:sz="0" w:space="0" w:color="auto"/>
                    <w:bottom w:val="none" w:sz="0" w:space="0" w:color="auto"/>
                    <w:right w:val="none" w:sz="0" w:space="0" w:color="auto"/>
                  </w:divBdr>
                  <w:divsChild>
                    <w:div w:id="476267166">
                      <w:marLeft w:val="0"/>
                      <w:marRight w:val="0"/>
                      <w:marTop w:val="0"/>
                      <w:marBottom w:val="0"/>
                      <w:divBdr>
                        <w:top w:val="none" w:sz="0" w:space="0" w:color="auto"/>
                        <w:left w:val="none" w:sz="0" w:space="0" w:color="auto"/>
                        <w:bottom w:val="none" w:sz="0" w:space="0" w:color="auto"/>
                        <w:right w:val="none" w:sz="0" w:space="0" w:color="auto"/>
                      </w:divBdr>
                    </w:div>
                  </w:divsChild>
                </w:div>
                <w:div w:id="1008945073">
                  <w:marLeft w:val="0"/>
                  <w:marRight w:val="0"/>
                  <w:marTop w:val="0"/>
                  <w:marBottom w:val="0"/>
                  <w:divBdr>
                    <w:top w:val="none" w:sz="0" w:space="0" w:color="auto"/>
                    <w:left w:val="none" w:sz="0" w:space="0" w:color="auto"/>
                    <w:bottom w:val="none" w:sz="0" w:space="0" w:color="auto"/>
                    <w:right w:val="none" w:sz="0" w:space="0" w:color="auto"/>
                  </w:divBdr>
                  <w:divsChild>
                    <w:div w:id="1305160118">
                      <w:marLeft w:val="0"/>
                      <w:marRight w:val="0"/>
                      <w:marTop w:val="0"/>
                      <w:marBottom w:val="0"/>
                      <w:divBdr>
                        <w:top w:val="none" w:sz="0" w:space="0" w:color="auto"/>
                        <w:left w:val="none" w:sz="0" w:space="0" w:color="auto"/>
                        <w:bottom w:val="none" w:sz="0" w:space="0" w:color="auto"/>
                        <w:right w:val="none" w:sz="0" w:space="0" w:color="auto"/>
                      </w:divBdr>
                    </w:div>
                  </w:divsChild>
                </w:div>
                <w:div w:id="1021933700">
                  <w:marLeft w:val="0"/>
                  <w:marRight w:val="0"/>
                  <w:marTop w:val="0"/>
                  <w:marBottom w:val="0"/>
                  <w:divBdr>
                    <w:top w:val="none" w:sz="0" w:space="0" w:color="auto"/>
                    <w:left w:val="none" w:sz="0" w:space="0" w:color="auto"/>
                    <w:bottom w:val="none" w:sz="0" w:space="0" w:color="auto"/>
                    <w:right w:val="none" w:sz="0" w:space="0" w:color="auto"/>
                  </w:divBdr>
                  <w:divsChild>
                    <w:div w:id="339284414">
                      <w:marLeft w:val="0"/>
                      <w:marRight w:val="0"/>
                      <w:marTop w:val="0"/>
                      <w:marBottom w:val="0"/>
                      <w:divBdr>
                        <w:top w:val="none" w:sz="0" w:space="0" w:color="auto"/>
                        <w:left w:val="none" w:sz="0" w:space="0" w:color="auto"/>
                        <w:bottom w:val="none" w:sz="0" w:space="0" w:color="auto"/>
                        <w:right w:val="none" w:sz="0" w:space="0" w:color="auto"/>
                      </w:divBdr>
                    </w:div>
                  </w:divsChild>
                </w:div>
                <w:div w:id="1030686847">
                  <w:marLeft w:val="0"/>
                  <w:marRight w:val="0"/>
                  <w:marTop w:val="0"/>
                  <w:marBottom w:val="0"/>
                  <w:divBdr>
                    <w:top w:val="none" w:sz="0" w:space="0" w:color="auto"/>
                    <w:left w:val="none" w:sz="0" w:space="0" w:color="auto"/>
                    <w:bottom w:val="none" w:sz="0" w:space="0" w:color="auto"/>
                    <w:right w:val="none" w:sz="0" w:space="0" w:color="auto"/>
                  </w:divBdr>
                  <w:divsChild>
                    <w:div w:id="2073233854">
                      <w:marLeft w:val="0"/>
                      <w:marRight w:val="0"/>
                      <w:marTop w:val="0"/>
                      <w:marBottom w:val="0"/>
                      <w:divBdr>
                        <w:top w:val="none" w:sz="0" w:space="0" w:color="auto"/>
                        <w:left w:val="none" w:sz="0" w:space="0" w:color="auto"/>
                        <w:bottom w:val="none" w:sz="0" w:space="0" w:color="auto"/>
                        <w:right w:val="none" w:sz="0" w:space="0" w:color="auto"/>
                      </w:divBdr>
                    </w:div>
                  </w:divsChild>
                </w:div>
                <w:div w:id="1068647236">
                  <w:marLeft w:val="0"/>
                  <w:marRight w:val="0"/>
                  <w:marTop w:val="0"/>
                  <w:marBottom w:val="0"/>
                  <w:divBdr>
                    <w:top w:val="none" w:sz="0" w:space="0" w:color="auto"/>
                    <w:left w:val="none" w:sz="0" w:space="0" w:color="auto"/>
                    <w:bottom w:val="none" w:sz="0" w:space="0" w:color="auto"/>
                    <w:right w:val="none" w:sz="0" w:space="0" w:color="auto"/>
                  </w:divBdr>
                  <w:divsChild>
                    <w:div w:id="81335683">
                      <w:marLeft w:val="0"/>
                      <w:marRight w:val="0"/>
                      <w:marTop w:val="0"/>
                      <w:marBottom w:val="0"/>
                      <w:divBdr>
                        <w:top w:val="none" w:sz="0" w:space="0" w:color="auto"/>
                        <w:left w:val="none" w:sz="0" w:space="0" w:color="auto"/>
                        <w:bottom w:val="none" w:sz="0" w:space="0" w:color="auto"/>
                        <w:right w:val="none" w:sz="0" w:space="0" w:color="auto"/>
                      </w:divBdr>
                    </w:div>
                  </w:divsChild>
                </w:div>
                <w:div w:id="1082920699">
                  <w:marLeft w:val="0"/>
                  <w:marRight w:val="0"/>
                  <w:marTop w:val="0"/>
                  <w:marBottom w:val="0"/>
                  <w:divBdr>
                    <w:top w:val="none" w:sz="0" w:space="0" w:color="auto"/>
                    <w:left w:val="none" w:sz="0" w:space="0" w:color="auto"/>
                    <w:bottom w:val="none" w:sz="0" w:space="0" w:color="auto"/>
                    <w:right w:val="none" w:sz="0" w:space="0" w:color="auto"/>
                  </w:divBdr>
                  <w:divsChild>
                    <w:div w:id="1767572488">
                      <w:marLeft w:val="0"/>
                      <w:marRight w:val="0"/>
                      <w:marTop w:val="0"/>
                      <w:marBottom w:val="0"/>
                      <w:divBdr>
                        <w:top w:val="none" w:sz="0" w:space="0" w:color="auto"/>
                        <w:left w:val="none" w:sz="0" w:space="0" w:color="auto"/>
                        <w:bottom w:val="none" w:sz="0" w:space="0" w:color="auto"/>
                        <w:right w:val="none" w:sz="0" w:space="0" w:color="auto"/>
                      </w:divBdr>
                    </w:div>
                  </w:divsChild>
                </w:div>
                <w:div w:id="1098989955">
                  <w:marLeft w:val="0"/>
                  <w:marRight w:val="0"/>
                  <w:marTop w:val="0"/>
                  <w:marBottom w:val="0"/>
                  <w:divBdr>
                    <w:top w:val="none" w:sz="0" w:space="0" w:color="auto"/>
                    <w:left w:val="none" w:sz="0" w:space="0" w:color="auto"/>
                    <w:bottom w:val="none" w:sz="0" w:space="0" w:color="auto"/>
                    <w:right w:val="none" w:sz="0" w:space="0" w:color="auto"/>
                  </w:divBdr>
                  <w:divsChild>
                    <w:div w:id="553276103">
                      <w:marLeft w:val="0"/>
                      <w:marRight w:val="0"/>
                      <w:marTop w:val="0"/>
                      <w:marBottom w:val="0"/>
                      <w:divBdr>
                        <w:top w:val="none" w:sz="0" w:space="0" w:color="auto"/>
                        <w:left w:val="none" w:sz="0" w:space="0" w:color="auto"/>
                        <w:bottom w:val="none" w:sz="0" w:space="0" w:color="auto"/>
                        <w:right w:val="none" w:sz="0" w:space="0" w:color="auto"/>
                      </w:divBdr>
                    </w:div>
                  </w:divsChild>
                </w:div>
                <w:div w:id="1194463971">
                  <w:marLeft w:val="0"/>
                  <w:marRight w:val="0"/>
                  <w:marTop w:val="0"/>
                  <w:marBottom w:val="0"/>
                  <w:divBdr>
                    <w:top w:val="none" w:sz="0" w:space="0" w:color="auto"/>
                    <w:left w:val="none" w:sz="0" w:space="0" w:color="auto"/>
                    <w:bottom w:val="none" w:sz="0" w:space="0" w:color="auto"/>
                    <w:right w:val="none" w:sz="0" w:space="0" w:color="auto"/>
                  </w:divBdr>
                  <w:divsChild>
                    <w:div w:id="1790582458">
                      <w:marLeft w:val="0"/>
                      <w:marRight w:val="0"/>
                      <w:marTop w:val="0"/>
                      <w:marBottom w:val="0"/>
                      <w:divBdr>
                        <w:top w:val="none" w:sz="0" w:space="0" w:color="auto"/>
                        <w:left w:val="none" w:sz="0" w:space="0" w:color="auto"/>
                        <w:bottom w:val="none" w:sz="0" w:space="0" w:color="auto"/>
                        <w:right w:val="none" w:sz="0" w:space="0" w:color="auto"/>
                      </w:divBdr>
                    </w:div>
                  </w:divsChild>
                </w:div>
                <w:div w:id="1196195336">
                  <w:marLeft w:val="0"/>
                  <w:marRight w:val="0"/>
                  <w:marTop w:val="0"/>
                  <w:marBottom w:val="0"/>
                  <w:divBdr>
                    <w:top w:val="none" w:sz="0" w:space="0" w:color="auto"/>
                    <w:left w:val="none" w:sz="0" w:space="0" w:color="auto"/>
                    <w:bottom w:val="none" w:sz="0" w:space="0" w:color="auto"/>
                    <w:right w:val="none" w:sz="0" w:space="0" w:color="auto"/>
                  </w:divBdr>
                  <w:divsChild>
                    <w:div w:id="730273048">
                      <w:marLeft w:val="0"/>
                      <w:marRight w:val="0"/>
                      <w:marTop w:val="0"/>
                      <w:marBottom w:val="0"/>
                      <w:divBdr>
                        <w:top w:val="none" w:sz="0" w:space="0" w:color="auto"/>
                        <w:left w:val="none" w:sz="0" w:space="0" w:color="auto"/>
                        <w:bottom w:val="none" w:sz="0" w:space="0" w:color="auto"/>
                        <w:right w:val="none" w:sz="0" w:space="0" w:color="auto"/>
                      </w:divBdr>
                    </w:div>
                  </w:divsChild>
                </w:div>
                <w:div w:id="1202672652">
                  <w:marLeft w:val="0"/>
                  <w:marRight w:val="0"/>
                  <w:marTop w:val="0"/>
                  <w:marBottom w:val="0"/>
                  <w:divBdr>
                    <w:top w:val="none" w:sz="0" w:space="0" w:color="auto"/>
                    <w:left w:val="none" w:sz="0" w:space="0" w:color="auto"/>
                    <w:bottom w:val="none" w:sz="0" w:space="0" w:color="auto"/>
                    <w:right w:val="none" w:sz="0" w:space="0" w:color="auto"/>
                  </w:divBdr>
                  <w:divsChild>
                    <w:div w:id="414743409">
                      <w:marLeft w:val="0"/>
                      <w:marRight w:val="0"/>
                      <w:marTop w:val="0"/>
                      <w:marBottom w:val="0"/>
                      <w:divBdr>
                        <w:top w:val="none" w:sz="0" w:space="0" w:color="auto"/>
                        <w:left w:val="none" w:sz="0" w:space="0" w:color="auto"/>
                        <w:bottom w:val="none" w:sz="0" w:space="0" w:color="auto"/>
                        <w:right w:val="none" w:sz="0" w:space="0" w:color="auto"/>
                      </w:divBdr>
                    </w:div>
                  </w:divsChild>
                </w:div>
                <w:div w:id="1212571562">
                  <w:marLeft w:val="0"/>
                  <w:marRight w:val="0"/>
                  <w:marTop w:val="0"/>
                  <w:marBottom w:val="0"/>
                  <w:divBdr>
                    <w:top w:val="none" w:sz="0" w:space="0" w:color="auto"/>
                    <w:left w:val="none" w:sz="0" w:space="0" w:color="auto"/>
                    <w:bottom w:val="none" w:sz="0" w:space="0" w:color="auto"/>
                    <w:right w:val="none" w:sz="0" w:space="0" w:color="auto"/>
                  </w:divBdr>
                  <w:divsChild>
                    <w:div w:id="840584112">
                      <w:marLeft w:val="0"/>
                      <w:marRight w:val="0"/>
                      <w:marTop w:val="0"/>
                      <w:marBottom w:val="0"/>
                      <w:divBdr>
                        <w:top w:val="none" w:sz="0" w:space="0" w:color="auto"/>
                        <w:left w:val="none" w:sz="0" w:space="0" w:color="auto"/>
                        <w:bottom w:val="none" w:sz="0" w:space="0" w:color="auto"/>
                        <w:right w:val="none" w:sz="0" w:space="0" w:color="auto"/>
                      </w:divBdr>
                    </w:div>
                  </w:divsChild>
                </w:div>
                <w:div w:id="1222591782">
                  <w:marLeft w:val="0"/>
                  <w:marRight w:val="0"/>
                  <w:marTop w:val="0"/>
                  <w:marBottom w:val="0"/>
                  <w:divBdr>
                    <w:top w:val="none" w:sz="0" w:space="0" w:color="auto"/>
                    <w:left w:val="none" w:sz="0" w:space="0" w:color="auto"/>
                    <w:bottom w:val="none" w:sz="0" w:space="0" w:color="auto"/>
                    <w:right w:val="none" w:sz="0" w:space="0" w:color="auto"/>
                  </w:divBdr>
                  <w:divsChild>
                    <w:div w:id="892424343">
                      <w:marLeft w:val="0"/>
                      <w:marRight w:val="0"/>
                      <w:marTop w:val="0"/>
                      <w:marBottom w:val="0"/>
                      <w:divBdr>
                        <w:top w:val="none" w:sz="0" w:space="0" w:color="auto"/>
                        <w:left w:val="none" w:sz="0" w:space="0" w:color="auto"/>
                        <w:bottom w:val="none" w:sz="0" w:space="0" w:color="auto"/>
                        <w:right w:val="none" w:sz="0" w:space="0" w:color="auto"/>
                      </w:divBdr>
                    </w:div>
                  </w:divsChild>
                </w:div>
                <w:div w:id="1234437286">
                  <w:marLeft w:val="0"/>
                  <w:marRight w:val="0"/>
                  <w:marTop w:val="0"/>
                  <w:marBottom w:val="0"/>
                  <w:divBdr>
                    <w:top w:val="none" w:sz="0" w:space="0" w:color="auto"/>
                    <w:left w:val="none" w:sz="0" w:space="0" w:color="auto"/>
                    <w:bottom w:val="none" w:sz="0" w:space="0" w:color="auto"/>
                    <w:right w:val="none" w:sz="0" w:space="0" w:color="auto"/>
                  </w:divBdr>
                  <w:divsChild>
                    <w:div w:id="1017006621">
                      <w:marLeft w:val="0"/>
                      <w:marRight w:val="0"/>
                      <w:marTop w:val="0"/>
                      <w:marBottom w:val="0"/>
                      <w:divBdr>
                        <w:top w:val="none" w:sz="0" w:space="0" w:color="auto"/>
                        <w:left w:val="none" w:sz="0" w:space="0" w:color="auto"/>
                        <w:bottom w:val="none" w:sz="0" w:space="0" w:color="auto"/>
                        <w:right w:val="none" w:sz="0" w:space="0" w:color="auto"/>
                      </w:divBdr>
                    </w:div>
                  </w:divsChild>
                </w:div>
                <w:div w:id="1266160083">
                  <w:marLeft w:val="0"/>
                  <w:marRight w:val="0"/>
                  <w:marTop w:val="0"/>
                  <w:marBottom w:val="0"/>
                  <w:divBdr>
                    <w:top w:val="none" w:sz="0" w:space="0" w:color="auto"/>
                    <w:left w:val="none" w:sz="0" w:space="0" w:color="auto"/>
                    <w:bottom w:val="none" w:sz="0" w:space="0" w:color="auto"/>
                    <w:right w:val="none" w:sz="0" w:space="0" w:color="auto"/>
                  </w:divBdr>
                  <w:divsChild>
                    <w:div w:id="1925526497">
                      <w:marLeft w:val="0"/>
                      <w:marRight w:val="0"/>
                      <w:marTop w:val="0"/>
                      <w:marBottom w:val="0"/>
                      <w:divBdr>
                        <w:top w:val="none" w:sz="0" w:space="0" w:color="auto"/>
                        <w:left w:val="none" w:sz="0" w:space="0" w:color="auto"/>
                        <w:bottom w:val="none" w:sz="0" w:space="0" w:color="auto"/>
                        <w:right w:val="none" w:sz="0" w:space="0" w:color="auto"/>
                      </w:divBdr>
                    </w:div>
                  </w:divsChild>
                </w:div>
                <w:div w:id="1286111018">
                  <w:marLeft w:val="0"/>
                  <w:marRight w:val="0"/>
                  <w:marTop w:val="0"/>
                  <w:marBottom w:val="0"/>
                  <w:divBdr>
                    <w:top w:val="none" w:sz="0" w:space="0" w:color="auto"/>
                    <w:left w:val="none" w:sz="0" w:space="0" w:color="auto"/>
                    <w:bottom w:val="none" w:sz="0" w:space="0" w:color="auto"/>
                    <w:right w:val="none" w:sz="0" w:space="0" w:color="auto"/>
                  </w:divBdr>
                  <w:divsChild>
                    <w:div w:id="1409620786">
                      <w:marLeft w:val="0"/>
                      <w:marRight w:val="0"/>
                      <w:marTop w:val="0"/>
                      <w:marBottom w:val="0"/>
                      <w:divBdr>
                        <w:top w:val="none" w:sz="0" w:space="0" w:color="auto"/>
                        <w:left w:val="none" w:sz="0" w:space="0" w:color="auto"/>
                        <w:bottom w:val="none" w:sz="0" w:space="0" w:color="auto"/>
                        <w:right w:val="none" w:sz="0" w:space="0" w:color="auto"/>
                      </w:divBdr>
                    </w:div>
                    <w:div w:id="1505975782">
                      <w:marLeft w:val="0"/>
                      <w:marRight w:val="0"/>
                      <w:marTop w:val="0"/>
                      <w:marBottom w:val="0"/>
                      <w:divBdr>
                        <w:top w:val="none" w:sz="0" w:space="0" w:color="auto"/>
                        <w:left w:val="none" w:sz="0" w:space="0" w:color="auto"/>
                        <w:bottom w:val="none" w:sz="0" w:space="0" w:color="auto"/>
                        <w:right w:val="none" w:sz="0" w:space="0" w:color="auto"/>
                      </w:divBdr>
                    </w:div>
                  </w:divsChild>
                </w:div>
                <w:div w:id="1291127612">
                  <w:marLeft w:val="0"/>
                  <w:marRight w:val="0"/>
                  <w:marTop w:val="0"/>
                  <w:marBottom w:val="0"/>
                  <w:divBdr>
                    <w:top w:val="none" w:sz="0" w:space="0" w:color="auto"/>
                    <w:left w:val="none" w:sz="0" w:space="0" w:color="auto"/>
                    <w:bottom w:val="none" w:sz="0" w:space="0" w:color="auto"/>
                    <w:right w:val="none" w:sz="0" w:space="0" w:color="auto"/>
                  </w:divBdr>
                  <w:divsChild>
                    <w:div w:id="370808682">
                      <w:marLeft w:val="0"/>
                      <w:marRight w:val="0"/>
                      <w:marTop w:val="0"/>
                      <w:marBottom w:val="0"/>
                      <w:divBdr>
                        <w:top w:val="none" w:sz="0" w:space="0" w:color="auto"/>
                        <w:left w:val="none" w:sz="0" w:space="0" w:color="auto"/>
                        <w:bottom w:val="none" w:sz="0" w:space="0" w:color="auto"/>
                        <w:right w:val="none" w:sz="0" w:space="0" w:color="auto"/>
                      </w:divBdr>
                    </w:div>
                  </w:divsChild>
                </w:div>
                <w:div w:id="1351104691">
                  <w:marLeft w:val="0"/>
                  <w:marRight w:val="0"/>
                  <w:marTop w:val="0"/>
                  <w:marBottom w:val="0"/>
                  <w:divBdr>
                    <w:top w:val="none" w:sz="0" w:space="0" w:color="auto"/>
                    <w:left w:val="none" w:sz="0" w:space="0" w:color="auto"/>
                    <w:bottom w:val="none" w:sz="0" w:space="0" w:color="auto"/>
                    <w:right w:val="none" w:sz="0" w:space="0" w:color="auto"/>
                  </w:divBdr>
                  <w:divsChild>
                    <w:div w:id="323558921">
                      <w:marLeft w:val="0"/>
                      <w:marRight w:val="0"/>
                      <w:marTop w:val="0"/>
                      <w:marBottom w:val="0"/>
                      <w:divBdr>
                        <w:top w:val="none" w:sz="0" w:space="0" w:color="auto"/>
                        <w:left w:val="none" w:sz="0" w:space="0" w:color="auto"/>
                        <w:bottom w:val="none" w:sz="0" w:space="0" w:color="auto"/>
                        <w:right w:val="none" w:sz="0" w:space="0" w:color="auto"/>
                      </w:divBdr>
                    </w:div>
                  </w:divsChild>
                </w:div>
                <w:div w:id="1422797461">
                  <w:marLeft w:val="0"/>
                  <w:marRight w:val="0"/>
                  <w:marTop w:val="0"/>
                  <w:marBottom w:val="0"/>
                  <w:divBdr>
                    <w:top w:val="none" w:sz="0" w:space="0" w:color="auto"/>
                    <w:left w:val="none" w:sz="0" w:space="0" w:color="auto"/>
                    <w:bottom w:val="none" w:sz="0" w:space="0" w:color="auto"/>
                    <w:right w:val="none" w:sz="0" w:space="0" w:color="auto"/>
                  </w:divBdr>
                  <w:divsChild>
                    <w:div w:id="1533884359">
                      <w:marLeft w:val="0"/>
                      <w:marRight w:val="0"/>
                      <w:marTop w:val="0"/>
                      <w:marBottom w:val="0"/>
                      <w:divBdr>
                        <w:top w:val="none" w:sz="0" w:space="0" w:color="auto"/>
                        <w:left w:val="none" w:sz="0" w:space="0" w:color="auto"/>
                        <w:bottom w:val="none" w:sz="0" w:space="0" w:color="auto"/>
                        <w:right w:val="none" w:sz="0" w:space="0" w:color="auto"/>
                      </w:divBdr>
                    </w:div>
                  </w:divsChild>
                </w:div>
                <w:div w:id="1450858489">
                  <w:marLeft w:val="0"/>
                  <w:marRight w:val="0"/>
                  <w:marTop w:val="0"/>
                  <w:marBottom w:val="0"/>
                  <w:divBdr>
                    <w:top w:val="none" w:sz="0" w:space="0" w:color="auto"/>
                    <w:left w:val="none" w:sz="0" w:space="0" w:color="auto"/>
                    <w:bottom w:val="none" w:sz="0" w:space="0" w:color="auto"/>
                    <w:right w:val="none" w:sz="0" w:space="0" w:color="auto"/>
                  </w:divBdr>
                  <w:divsChild>
                    <w:div w:id="7876510">
                      <w:marLeft w:val="0"/>
                      <w:marRight w:val="0"/>
                      <w:marTop w:val="0"/>
                      <w:marBottom w:val="0"/>
                      <w:divBdr>
                        <w:top w:val="none" w:sz="0" w:space="0" w:color="auto"/>
                        <w:left w:val="none" w:sz="0" w:space="0" w:color="auto"/>
                        <w:bottom w:val="none" w:sz="0" w:space="0" w:color="auto"/>
                        <w:right w:val="none" w:sz="0" w:space="0" w:color="auto"/>
                      </w:divBdr>
                    </w:div>
                  </w:divsChild>
                </w:div>
                <w:div w:id="1546409238">
                  <w:marLeft w:val="0"/>
                  <w:marRight w:val="0"/>
                  <w:marTop w:val="0"/>
                  <w:marBottom w:val="0"/>
                  <w:divBdr>
                    <w:top w:val="none" w:sz="0" w:space="0" w:color="auto"/>
                    <w:left w:val="none" w:sz="0" w:space="0" w:color="auto"/>
                    <w:bottom w:val="none" w:sz="0" w:space="0" w:color="auto"/>
                    <w:right w:val="none" w:sz="0" w:space="0" w:color="auto"/>
                  </w:divBdr>
                  <w:divsChild>
                    <w:div w:id="1728719801">
                      <w:marLeft w:val="0"/>
                      <w:marRight w:val="0"/>
                      <w:marTop w:val="0"/>
                      <w:marBottom w:val="0"/>
                      <w:divBdr>
                        <w:top w:val="none" w:sz="0" w:space="0" w:color="auto"/>
                        <w:left w:val="none" w:sz="0" w:space="0" w:color="auto"/>
                        <w:bottom w:val="none" w:sz="0" w:space="0" w:color="auto"/>
                        <w:right w:val="none" w:sz="0" w:space="0" w:color="auto"/>
                      </w:divBdr>
                    </w:div>
                  </w:divsChild>
                </w:div>
                <w:div w:id="1566600361">
                  <w:marLeft w:val="0"/>
                  <w:marRight w:val="0"/>
                  <w:marTop w:val="0"/>
                  <w:marBottom w:val="0"/>
                  <w:divBdr>
                    <w:top w:val="none" w:sz="0" w:space="0" w:color="auto"/>
                    <w:left w:val="none" w:sz="0" w:space="0" w:color="auto"/>
                    <w:bottom w:val="none" w:sz="0" w:space="0" w:color="auto"/>
                    <w:right w:val="none" w:sz="0" w:space="0" w:color="auto"/>
                  </w:divBdr>
                  <w:divsChild>
                    <w:div w:id="404573552">
                      <w:marLeft w:val="0"/>
                      <w:marRight w:val="0"/>
                      <w:marTop w:val="0"/>
                      <w:marBottom w:val="0"/>
                      <w:divBdr>
                        <w:top w:val="none" w:sz="0" w:space="0" w:color="auto"/>
                        <w:left w:val="none" w:sz="0" w:space="0" w:color="auto"/>
                        <w:bottom w:val="none" w:sz="0" w:space="0" w:color="auto"/>
                        <w:right w:val="none" w:sz="0" w:space="0" w:color="auto"/>
                      </w:divBdr>
                    </w:div>
                    <w:div w:id="1251162542">
                      <w:marLeft w:val="0"/>
                      <w:marRight w:val="0"/>
                      <w:marTop w:val="0"/>
                      <w:marBottom w:val="0"/>
                      <w:divBdr>
                        <w:top w:val="none" w:sz="0" w:space="0" w:color="auto"/>
                        <w:left w:val="none" w:sz="0" w:space="0" w:color="auto"/>
                        <w:bottom w:val="none" w:sz="0" w:space="0" w:color="auto"/>
                        <w:right w:val="none" w:sz="0" w:space="0" w:color="auto"/>
                      </w:divBdr>
                    </w:div>
                    <w:div w:id="1251475489">
                      <w:marLeft w:val="0"/>
                      <w:marRight w:val="0"/>
                      <w:marTop w:val="0"/>
                      <w:marBottom w:val="0"/>
                      <w:divBdr>
                        <w:top w:val="none" w:sz="0" w:space="0" w:color="auto"/>
                        <w:left w:val="none" w:sz="0" w:space="0" w:color="auto"/>
                        <w:bottom w:val="none" w:sz="0" w:space="0" w:color="auto"/>
                        <w:right w:val="none" w:sz="0" w:space="0" w:color="auto"/>
                      </w:divBdr>
                    </w:div>
                    <w:div w:id="1378159196">
                      <w:marLeft w:val="0"/>
                      <w:marRight w:val="0"/>
                      <w:marTop w:val="0"/>
                      <w:marBottom w:val="0"/>
                      <w:divBdr>
                        <w:top w:val="none" w:sz="0" w:space="0" w:color="auto"/>
                        <w:left w:val="none" w:sz="0" w:space="0" w:color="auto"/>
                        <w:bottom w:val="none" w:sz="0" w:space="0" w:color="auto"/>
                        <w:right w:val="none" w:sz="0" w:space="0" w:color="auto"/>
                      </w:divBdr>
                    </w:div>
                  </w:divsChild>
                </w:div>
                <w:div w:id="1656489142">
                  <w:marLeft w:val="0"/>
                  <w:marRight w:val="0"/>
                  <w:marTop w:val="0"/>
                  <w:marBottom w:val="0"/>
                  <w:divBdr>
                    <w:top w:val="none" w:sz="0" w:space="0" w:color="auto"/>
                    <w:left w:val="none" w:sz="0" w:space="0" w:color="auto"/>
                    <w:bottom w:val="none" w:sz="0" w:space="0" w:color="auto"/>
                    <w:right w:val="none" w:sz="0" w:space="0" w:color="auto"/>
                  </w:divBdr>
                  <w:divsChild>
                    <w:div w:id="832768347">
                      <w:marLeft w:val="0"/>
                      <w:marRight w:val="0"/>
                      <w:marTop w:val="0"/>
                      <w:marBottom w:val="0"/>
                      <w:divBdr>
                        <w:top w:val="none" w:sz="0" w:space="0" w:color="auto"/>
                        <w:left w:val="none" w:sz="0" w:space="0" w:color="auto"/>
                        <w:bottom w:val="none" w:sz="0" w:space="0" w:color="auto"/>
                        <w:right w:val="none" w:sz="0" w:space="0" w:color="auto"/>
                      </w:divBdr>
                    </w:div>
                  </w:divsChild>
                </w:div>
                <w:div w:id="1678533716">
                  <w:marLeft w:val="0"/>
                  <w:marRight w:val="0"/>
                  <w:marTop w:val="0"/>
                  <w:marBottom w:val="0"/>
                  <w:divBdr>
                    <w:top w:val="none" w:sz="0" w:space="0" w:color="auto"/>
                    <w:left w:val="none" w:sz="0" w:space="0" w:color="auto"/>
                    <w:bottom w:val="none" w:sz="0" w:space="0" w:color="auto"/>
                    <w:right w:val="none" w:sz="0" w:space="0" w:color="auto"/>
                  </w:divBdr>
                  <w:divsChild>
                    <w:div w:id="1735616682">
                      <w:marLeft w:val="0"/>
                      <w:marRight w:val="0"/>
                      <w:marTop w:val="0"/>
                      <w:marBottom w:val="0"/>
                      <w:divBdr>
                        <w:top w:val="none" w:sz="0" w:space="0" w:color="auto"/>
                        <w:left w:val="none" w:sz="0" w:space="0" w:color="auto"/>
                        <w:bottom w:val="none" w:sz="0" w:space="0" w:color="auto"/>
                        <w:right w:val="none" w:sz="0" w:space="0" w:color="auto"/>
                      </w:divBdr>
                    </w:div>
                  </w:divsChild>
                </w:div>
                <w:div w:id="1733886555">
                  <w:marLeft w:val="0"/>
                  <w:marRight w:val="0"/>
                  <w:marTop w:val="0"/>
                  <w:marBottom w:val="0"/>
                  <w:divBdr>
                    <w:top w:val="none" w:sz="0" w:space="0" w:color="auto"/>
                    <w:left w:val="none" w:sz="0" w:space="0" w:color="auto"/>
                    <w:bottom w:val="none" w:sz="0" w:space="0" w:color="auto"/>
                    <w:right w:val="none" w:sz="0" w:space="0" w:color="auto"/>
                  </w:divBdr>
                  <w:divsChild>
                    <w:div w:id="155535167">
                      <w:marLeft w:val="0"/>
                      <w:marRight w:val="0"/>
                      <w:marTop w:val="0"/>
                      <w:marBottom w:val="0"/>
                      <w:divBdr>
                        <w:top w:val="none" w:sz="0" w:space="0" w:color="auto"/>
                        <w:left w:val="none" w:sz="0" w:space="0" w:color="auto"/>
                        <w:bottom w:val="none" w:sz="0" w:space="0" w:color="auto"/>
                        <w:right w:val="none" w:sz="0" w:space="0" w:color="auto"/>
                      </w:divBdr>
                    </w:div>
                    <w:div w:id="560167498">
                      <w:marLeft w:val="0"/>
                      <w:marRight w:val="0"/>
                      <w:marTop w:val="0"/>
                      <w:marBottom w:val="0"/>
                      <w:divBdr>
                        <w:top w:val="none" w:sz="0" w:space="0" w:color="auto"/>
                        <w:left w:val="none" w:sz="0" w:space="0" w:color="auto"/>
                        <w:bottom w:val="none" w:sz="0" w:space="0" w:color="auto"/>
                        <w:right w:val="none" w:sz="0" w:space="0" w:color="auto"/>
                      </w:divBdr>
                    </w:div>
                  </w:divsChild>
                </w:div>
                <w:div w:id="1773433220">
                  <w:marLeft w:val="0"/>
                  <w:marRight w:val="0"/>
                  <w:marTop w:val="0"/>
                  <w:marBottom w:val="0"/>
                  <w:divBdr>
                    <w:top w:val="none" w:sz="0" w:space="0" w:color="auto"/>
                    <w:left w:val="none" w:sz="0" w:space="0" w:color="auto"/>
                    <w:bottom w:val="none" w:sz="0" w:space="0" w:color="auto"/>
                    <w:right w:val="none" w:sz="0" w:space="0" w:color="auto"/>
                  </w:divBdr>
                  <w:divsChild>
                    <w:div w:id="1219240071">
                      <w:marLeft w:val="0"/>
                      <w:marRight w:val="0"/>
                      <w:marTop w:val="0"/>
                      <w:marBottom w:val="0"/>
                      <w:divBdr>
                        <w:top w:val="none" w:sz="0" w:space="0" w:color="auto"/>
                        <w:left w:val="none" w:sz="0" w:space="0" w:color="auto"/>
                        <w:bottom w:val="none" w:sz="0" w:space="0" w:color="auto"/>
                        <w:right w:val="none" w:sz="0" w:space="0" w:color="auto"/>
                      </w:divBdr>
                    </w:div>
                  </w:divsChild>
                </w:div>
                <w:div w:id="1796555370">
                  <w:marLeft w:val="0"/>
                  <w:marRight w:val="0"/>
                  <w:marTop w:val="0"/>
                  <w:marBottom w:val="0"/>
                  <w:divBdr>
                    <w:top w:val="none" w:sz="0" w:space="0" w:color="auto"/>
                    <w:left w:val="none" w:sz="0" w:space="0" w:color="auto"/>
                    <w:bottom w:val="none" w:sz="0" w:space="0" w:color="auto"/>
                    <w:right w:val="none" w:sz="0" w:space="0" w:color="auto"/>
                  </w:divBdr>
                  <w:divsChild>
                    <w:div w:id="1134300057">
                      <w:marLeft w:val="0"/>
                      <w:marRight w:val="0"/>
                      <w:marTop w:val="0"/>
                      <w:marBottom w:val="0"/>
                      <w:divBdr>
                        <w:top w:val="none" w:sz="0" w:space="0" w:color="auto"/>
                        <w:left w:val="none" w:sz="0" w:space="0" w:color="auto"/>
                        <w:bottom w:val="none" w:sz="0" w:space="0" w:color="auto"/>
                        <w:right w:val="none" w:sz="0" w:space="0" w:color="auto"/>
                      </w:divBdr>
                    </w:div>
                  </w:divsChild>
                </w:div>
                <w:div w:id="1801260022">
                  <w:marLeft w:val="0"/>
                  <w:marRight w:val="0"/>
                  <w:marTop w:val="0"/>
                  <w:marBottom w:val="0"/>
                  <w:divBdr>
                    <w:top w:val="none" w:sz="0" w:space="0" w:color="auto"/>
                    <w:left w:val="none" w:sz="0" w:space="0" w:color="auto"/>
                    <w:bottom w:val="none" w:sz="0" w:space="0" w:color="auto"/>
                    <w:right w:val="none" w:sz="0" w:space="0" w:color="auto"/>
                  </w:divBdr>
                  <w:divsChild>
                    <w:div w:id="1611693908">
                      <w:marLeft w:val="0"/>
                      <w:marRight w:val="0"/>
                      <w:marTop w:val="0"/>
                      <w:marBottom w:val="0"/>
                      <w:divBdr>
                        <w:top w:val="none" w:sz="0" w:space="0" w:color="auto"/>
                        <w:left w:val="none" w:sz="0" w:space="0" w:color="auto"/>
                        <w:bottom w:val="none" w:sz="0" w:space="0" w:color="auto"/>
                        <w:right w:val="none" w:sz="0" w:space="0" w:color="auto"/>
                      </w:divBdr>
                    </w:div>
                  </w:divsChild>
                </w:div>
                <w:div w:id="1935431290">
                  <w:marLeft w:val="0"/>
                  <w:marRight w:val="0"/>
                  <w:marTop w:val="0"/>
                  <w:marBottom w:val="0"/>
                  <w:divBdr>
                    <w:top w:val="none" w:sz="0" w:space="0" w:color="auto"/>
                    <w:left w:val="none" w:sz="0" w:space="0" w:color="auto"/>
                    <w:bottom w:val="none" w:sz="0" w:space="0" w:color="auto"/>
                    <w:right w:val="none" w:sz="0" w:space="0" w:color="auto"/>
                  </w:divBdr>
                  <w:divsChild>
                    <w:div w:id="1828669171">
                      <w:marLeft w:val="0"/>
                      <w:marRight w:val="0"/>
                      <w:marTop w:val="0"/>
                      <w:marBottom w:val="0"/>
                      <w:divBdr>
                        <w:top w:val="none" w:sz="0" w:space="0" w:color="auto"/>
                        <w:left w:val="none" w:sz="0" w:space="0" w:color="auto"/>
                        <w:bottom w:val="none" w:sz="0" w:space="0" w:color="auto"/>
                        <w:right w:val="none" w:sz="0" w:space="0" w:color="auto"/>
                      </w:divBdr>
                    </w:div>
                  </w:divsChild>
                </w:div>
                <w:div w:id="2017535838">
                  <w:marLeft w:val="0"/>
                  <w:marRight w:val="0"/>
                  <w:marTop w:val="0"/>
                  <w:marBottom w:val="0"/>
                  <w:divBdr>
                    <w:top w:val="none" w:sz="0" w:space="0" w:color="auto"/>
                    <w:left w:val="none" w:sz="0" w:space="0" w:color="auto"/>
                    <w:bottom w:val="none" w:sz="0" w:space="0" w:color="auto"/>
                    <w:right w:val="none" w:sz="0" w:space="0" w:color="auto"/>
                  </w:divBdr>
                  <w:divsChild>
                    <w:div w:id="1168985480">
                      <w:marLeft w:val="0"/>
                      <w:marRight w:val="0"/>
                      <w:marTop w:val="0"/>
                      <w:marBottom w:val="0"/>
                      <w:divBdr>
                        <w:top w:val="none" w:sz="0" w:space="0" w:color="auto"/>
                        <w:left w:val="none" w:sz="0" w:space="0" w:color="auto"/>
                        <w:bottom w:val="none" w:sz="0" w:space="0" w:color="auto"/>
                        <w:right w:val="none" w:sz="0" w:space="0" w:color="auto"/>
                      </w:divBdr>
                    </w:div>
                  </w:divsChild>
                </w:div>
                <w:div w:id="2028213514">
                  <w:marLeft w:val="0"/>
                  <w:marRight w:val="0"/>
                  <w:marTop w:val="0"/>
                  <w:marBottom w:val="0"/>
                  <w:divBdr>
                    <w:top w:val="none" w:sz="0" w:space="0" w:color="auto"/>
                    <w:left w:val="none" w:sz="0" w:space="0" w:color="auto"/>
                    <w:bottom w:val="none" w:sz="0" w:space="0" w:color="auto"/>
                    <w:right w:val="none" w:sz="0" w:space="0" w:color="auto"/>
                  </w:divBdr>
                  <w:divsChild>
                    <w:div w:id="1449932376">
                      <w:marLeft w:val="0"/>
                      <w:marRight w:val="0"/>
                      <w:marTop w:val="0"/>
                      <w:marBottom w:val="0"/>
                      <w:divBdr>
                        <w:top w:val="none" w:sz="0" w:space="0" w:color="auto"/>
                        <w:left w:val="none" w:sz="0" w:space="0" w:color="auto"/>
                        <w:bottom w:val="none" w:sz="0" w:space="0" w:color="auto"/>
                        <w:right w:val="none" w:sz="0" w:space="0" w:color="auto"/>
                      </w:divBdr>
                    </w:div>
                  </w:divsChild>
                </w:div>
                <w:div w:id="2052924359">
                  <w:marLeft w:val="0"/>
                  <w:marRight w:val="0"/>
                  <w:marTop w:val="0"/>
                  <w:marBottom w:val="0"/>
                  <w:divBdr>
                    <w:top w:val="none" w:sz="0" w:space="0" w:color="auto"/>
                    <w:left w:val="none" w:sz="0" w:space="0" w:color="auto"/>
                    <w:bottom w:val="none" w:sz="0" w:space="0" w:color="auto"/>
                    <w:right w:val="none" w:sz="0" w:space="0" w:color="auto"/>
                  </w:divBdr>
                  <w:divsChild>
                    <w:div w:id="86436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738560">
          <w:marLeft w:val="0"/>
          <w:marRight w:val="0"/>
          <w:marTop w:val="0"/>
          <w:marBottom w:val="0"/>
          <w:divBdr>
            <w:top w:val="none" w:sz="0" w:space="0" w:color="auto"/>
            <w:left w:val="none" w:sz="0" w:space="0" w:color="auto"/>
            <w:bottom w:val="none" w:sz="0" w:space="0" w:color="auto"/>
            <w:right w:val="none" w:sz="0" w:space="0" w:color="auto"/>
          </w:divBdr>
          <w:divsChild>
            <w:div w:id="1829710004">
              <w:marLeft w:val="0"/>
              <w:marRight w:val="0"/>
              <w:marTop w:val="30"/>
              <w:marBottom w:val="30"/>
              <w:divBdr>
                <w:top w:val="none" w:sz="0" w:space="0" w:color="auto"/>
                <w:left w:val="none" w:sz="0" w:space="0" w:color="auto"/>
                <w:bottom w:val="none" w:sz="0" w:space="0" w:color="auto"/>
                <w:right w:val="none" w:sz="0" w:space="0" w:color="auto"/>
              </w:divBdr>
              <w:divsChild>
                <w:div w:id="11732411">
                  <w:marLeft w:val="0"/>
                  <w:marRight w:val="0"/>
                  <w:marTop w:val="0"/>
                  <w:marBottom w:val="0"/>
                  <w:divBdr>
                    <w:top w:val="none" w:sz="0" w:space="0" w:color="auto"/>
                    <w:left w:val="none" w:sz="0" w:space="0" w:color="auto"/>
                    <w:bottom w:val="none" w:sz="0" w:space="0" w:color="auto"/>
                    <w:right w:val="none" w:sz="0" w:space="0" w:color="auto"/>
                  </w:divBdr>
                  <w:divsChild>
                    <w:div w:id="916283859">
                      <w:marLeft w:val="0"/>
                      <w:marRight w:val="0"/>
                      <w:marTop w:val="0"/>
                      <w:marBottom w:val="0"/>
                      <w:divBdr>
                        <w:top w:val="none" w:sz="0" w:space="0" w:color="auto"/>
                        <w:left w:val="none" w:sz="0" w:space="0" w:color="auto"/>
                        <w:bottom w:val="none" w:sz="0" w:space="0" w:color="auto"/>
                        <w:right w:val="none" w:sz="0" w:space="0" w:color="auto"/>
                      </w:divBdr>
                    </w:div>
                  </w:divsChild>
                </w:div>
                <w:div w:id="14961135">
                  <w:marLeft w:val="0"/>
                  <w:marRight w:val="0"/>
                  <w:marTop w:val="0"/>
                  <w:marBottom w:val="0"/>
                  <w:divBdr>
                    <w:top w:val="none" w:sz="0" w:space="0" w:color="auto"/>
                    <w:left w:val="none" w:sz="0" w:space="0" w:color="auto"/>
                    <w:bottom w:val="none" w:sz="0" w:space="0" w:color="auto"/>
                    <w:right w:val="none" w:sz="0" w:space="0" w:color="auto"/>
                  </w:divBdr>
                  <w:divsChild>
                    <w:div w:id="860508736">
                      <w:marLeft w:val="0"/>
                      <w:marRight w:val="0"/>
                      <w:marTop w:val="0"/>
                      <w:marBottom w:val="0"/>
                      <w:divBdr>
                        <w:top w:val="none" w:sz="0" w:space="0" w:color="auto"/>
                        <w:left w:val="none" w:sz="0" w:space="0" w:color="auto"/>
                        <w:bottom w:val="none" w:sz="0" w:space="0" w:color="auto"/>
                        <w:right w:val="none" w:sz="0" w:space="0" w:color="auto"/>
                      </w:divBdr>
                    </w:div>
                  </w:divsChild>
                </w:div>
                <w:div w:id="34084400">
                  <w:marLeft w:val="0"/>
                  <w:marRight w:val="0"/>
                  <w:marTop w:val="0"/>
                  <w:marBottom w:val="0"/>
                  <w:divBdr>
                    <w:top w:val="none" w:sz="0" w:space="0" w:color="auto"/>
                    <w:left w:val="none" w:sz="0" w:space="0" w:color="auto"/>
                    <w:bottom w:val="none" w:sz="0" w:space="0" w:color="auto"/>
                    <w:right w:val="none" w:sz="0" w:space="0" w:color="auto"/>
                  </w:divBdr>
                  <w:divsChild>
                    <w:div w:id="1273443522">
                      <w:marLeft w:val="0"/>
                      <w:marRight w:val="0"/>
                      <w:marTop w:val="0"/>
                      <w:marBottom w:val="0"/>
                      <w:divBdr>
                        <w:top w:val="none" w:sz="0" w:space="0" w:color="auto"/>
                        <w:left w:val="none" w:sz="0" w:space="0" w:color="auto"/>
                        <w:bottom w:val="none" w:sz="0" w:space="0" w:color="auto"/>
                        <w:right w:val="none" w:sz="0" w:space="0" w:color="auto"/>
                      </w:divBdr>
                    </w:div>
                  </w:divsChild>
                </w:div>
                <w:div w:id="160701948">
                  <w:marLeft w:val="0"/>
                  <w:marRight w:val="0"/>
                  <w:marTop w:val="0"/>
                  <w:marBottom w:val="0"/>
                  <w:divBdr>
                    <w:top w:val="none" w:sz="0" w:space="0" w:color="auto"/>
                    <w:left w:val="none" w:sz="0" w:space="0" w:color="auto"/>
                    <w:bottom w:val="none" w:sz="0" w:space="0" w:color="auto"/>
                    <w:right w:val="none" w:sz="0" w:space="0" w:color="auto"/>
                  </w:divBdr>
                  <w:divsChild>
                    <w:div w:id="565383012">
                      <w:marLeft w:val="0"/>
                      <w:marRight w:val="0"/>
                      <w:marTop w:val="0"/>
                      <w:marBottom w:val="0"/>
                      <w:divBdr>
                        <w:top w:val="none" w:sz="0" w:space="0" w:color="auto"/>
                        <w:left w:val="none" w:sz="0" w:space="0" w:color="auto"/>
                        <w:bottom w:val="none" w:sz="0" w:space="0" w:color="auto"/>
                        <w:right w:val="none" w:sz="0" w:space="0" w:color="auto"/>
                      </w:divBdr>
                    </w:div>
                  </w:divsChild>
                </w:div>
                <w:div w:id="169028314">
                  <w:marLeft w:val="0"/>
                  <w:marRight w:val="0"/>
                  <w:marTop w:val="0"/>
                  <w:marBottom w:val="0"/>
                  <w:divBdr>
                    <w:top w:val="none" w:sz="0" w:space="0" w:color="auto"/>
                    <w:left w:val="none" w:sz="0" w:space="0" w:color="auto"/>
                    <w:bottom w:val="none" w:sz="0" w:space="0" w:color="auto"/>
                    <w:right w:val="none" w:sz="0" w:space="0" w:color="auto"/>
                  </w:divBdr>
                  <w:divsChild>
                    <w:div w:id="201096928">
                      <w:marLeft w:val="0"/>
                      <w:marRight w:val="0"/>
                      <w:marTop w:val="0"/>
                      <w:marBottom w:val="0"/>
                      <w:divBdr>
                        <w:top w:val="none" w:sz="0" w:space="0" w:color="auto"/>
                        <w:left w:val="none" w:sz="0" w:space="0" w:color="auto"/>
                        <w:bottom w:val="none" w:sz="0" w:space="0" w:color="auto"/>
                        <w:right w:val="none" w:sz="0" w:space="0" w:color="auto"/>
                      </w:divBdr>
                    </w:div>
                  </w:divsChild>
                </w:div>
                <w:div w:id="244386490">
                  <w:marLeft w:val="0"/>
                  <w:marRight w:val="0"/>
                  <w:marTop w:val="0"/>
                  <w:marBottom w:val="0"/>
                  <w:divBdr>
                    <w:top w:val="none" w:sz="0" w:space="0" w:color="auto"/>
                    <w:left w:val="none" w:sz="0" w:space="0" w:color="auto"/>
                    <w:bottom w:val="none" w:sz="0" w:space="0" w:color="auto"/>
                    <w:right w:val="none" w:sz="0" w:space="0" w:color="auto"/>
                  </w:divBdr>
                  <w:divsChild>
                    <w:div w:id="1209682311">
                      <w:marLeft w:val="0"/>
                      <w:marRight w:val="0"/>
                      <w:marTop w:val="0"/>
                      <w:marBottom w:val="0"/>
                      <w:divBdr>
                        <w:top w:val="none" w:sz="0" w:space="0" w:color="auto"/>
                        <w:left w:val="none" w:sz="0" w:space="0" w:color="auto"/>
                        <w:bottom w:val="none" w:sz="0" w:space="0" w:color="auto"/>
                        <w:right w:val="none" w:sz="0" w:space="0" w:color="auto"/>
                      </w:divBdr>
                    </w:div>
                    <w:div w:id="1814565412">
                      <w:marLeft w:val="0"/>
                      <w:marRight w:val="0"/>
                      <w:marTop w:val="0"/>
                      <w:marBottom w:val="0"/>
                      <w:divBdr>
                        <w:top w:val="none" w:sz="0" w:space="0" w:color="auto"/>
                        <w:left w:val="none" w:sz="0" w:space="0" w:color="auto"/>
                        <w:bottom w:val="none" w:sz="0" w:space="0" w:color="auto"/>
                        <w:right w:val="none" w:sz="0" w:space="0" w:color="auto"/>
                      </w:divBdr>
                    </w:div>
                  </w:divsChild>
                </w:div>
                <w:div w:id="247422815">
                  <w:marLeft w:val="0"/>
                  <w:marRight w:val="0"/>
                  <w:marTop w:val="0"/>
                  <w:marBottom w:val="0"/>
                  <w:divBdr>
                    <w:top w:val="none" w:sz="0" w:space="0" w:color="auto"/>
                    <w:left w:val="none" w:sz="0" w:space="0" w:color="auto"/>
                    <w:bottom w:val="none" w:sz="0" w:space="0" w:color="auto"/>
                    <w:right w:val="none" w:sz="0" w:space="0" w:color="auto"/>
                  </w:divBdr>
                  <w:divsChild>
                    <w:div w:id="466552376">
                      <w:marLeft w:val="0"/>
                      <w:marRight w:val="0"/>
                      <w:marTop w:val="0"/>
                      <w:marBottom w:val="0"/>
                      <w:divBdr>
                        <w:top w:val="none" w:sz="0" w:space="0" w:color="auto"/>
                        <w:left w:val="none" w:sz="0" w:space="0" w:color="auto"/>
                        <w:bottom w:val="none" w:sz="0" w:space="0" w:color="auto"/>
                        <w:right w:val="none" w:sz="0" w:space="0" w:color="auto"/>
                      </w:divBdr>
                    </w:div>
                  </w:divsChild>
                </w:div>
                <w:div w:id="267586298">
                  <w:marLeft w:val="0"/>
                  <w:marRight w:val="0"/>
                  <w:marTop w:val="0"/>
                  <w:marBottom w:val="0"/>
                  <w:divBdr>
                    <w:top w:val="none" w:sz="0" w:space="0" w:color="auto"/>
                    <w:left w:val="none" w:sz="0" w:space="0" w:color="auto"/>
                    <w:bottom w:val="none" w:sz="0" w:space="0" w:color="auto"/>
                    <w:right w:val="none" w:sz="0" w:space="0" w:color="auto"/>
                  </w:divBdr>
                  <w:divsChild>
                    <w:div w:id="1750807316">
                      <w:marLeft w:val="0"/>
                      <w:marRight w:val="0"/>
                      <w:marTop w:val="0"/>
                      <w:marBottom w:val="0"/>
                      <w:divBdr>
                        <w:top w:val="none" w:sz="0" w:space="0" w:color="auto"/>
                        <w:left w:val="none" w:sz="0" w:space="0" w:color="auto"/>
                        <w:bottom w:val="none" w:sz="0" w:space="0" w:color="auto"/>
                        <w:right w:val="none" w:sz="0" w:space="0" w:color="auto"/>
                      </w:divBdr>
                    </w:div>
                  </w:divsChild>
                </w:div>
                <w:div w:id="269048138">
                  <w:marLeft w:val="0"/>
                  <w:marRight w:val="0"/>
                  <w:marTop w:val="0"/>
                  <w:marBottom w:val="0"/>
                  <w:divBdr>
                    <w:top w:val="none" w:sz="0" w:space="0" w:color="auto"/>
                    <w:left w:val="none" w:sz="0" w:space="0" w:color="auto"/>
                    <w:bottom w:val="none" w:sz="0" w:space="0" w:color="auto"/>
                    <w:right w:val="none" w:sz="0" w:space="0" w:color="auto"/>
                  </w:divBdr>
                  <w:divsChild>
                    <w:div w:id="1985694055">
                      <w:marLeft w:val="0"/>
                      <w:marRight w:val="0"/>
                      <w:marTop w:val="0"/>
                      <w:marBottom w:val="0"/>
                      <w:divBdr>
                        <w:top w:val="none" w:sz="0" w:space="0" w:color="auto"/>
                        <w:left w:val="none" w:sz="0" w:space="0" w:color="auto"/>
                        <w:bottom w:val="none" w:sz="0" w:space="0" w:color="auto"/>
                        <w:right w:val="none" w:sz="0" w:space="0" w:color="auto"/>
                      </w:divBdr>
                    </w:div>
                  </w:divsChild>
                </w:div>
                <w:div w:id="364067416">
                  <w:marLeft w:val="0"/>
                  <w:marRight w:val="0"/>
                  <w:marTop w:val="0"/>
                  <w:marBottom w:val="0"/>
                  <w:divBdr>
                    <w:top w:val="none" w:sz="0" w:space="0" w:color="auto"/>
                    <w:left w:val="none" w:sz="0" w:space="0" w:color="auto"/>
                    <w:bottom w:val="none" w:sz="0" w:space="0" w:color="auto"/>
                    <w:right w:val="none" w:sz="0" w:space="0" w:color="auto"/>
                  </w:divBdr>
                  <w:divsChild>
                    <w:div w:id="1095244989">
                      <w:marLeft w:val="0"/>
                      <w:marRight w:val="0"/>
                      <w:marTop w:val="0"/>
                      <w:marBottom w:val="0"/>
                      <w:divBdr>
                        <w:top w:val="none" w:sz="0" w:space="0" w:color="auto"/>
                        <w:left w:val="none" w:sz="0" w:space="0" w:color="auto"/>
                        <w:bottom w:val="none" w:sz="0" w:space="0" w:color="auto"/>
                        <w:right w:val="none" w:sz="0" w:space="0" w:color="auto"/>
                      </w:divBdr>
                    </w:div>
                  </w:divsChild>
                </w:div>
                <w:div w:id="381095409">
                  <w:marLeft w:val="0"/>
                  <w:marRight w:val="0"/>
                  <w:marTop w:val="0"/>
                  <w:marBottom w:val="0"/>
                  <w:divBdr>
                    <w:top w:val="none" w:sz="0" w:space="0" w:color="auto"/>
                    <w:left w:val="none" w:sz="0" w:space="0" w:color="auto"/>
                    <w:bottom w:val="none" w:sz="0" w:space="0" w:color="auto"/>
                    <w:right w:val="none" w:sz="0" w:space="0" w:color="auto"/>
                  </w:divBdr>
                  <w:divsChild>
                    <w:div w:id="505175994">
                      <w:marLeft w:val="0"/>
                      <w:marRight w:val="0"/>
                      <w:marTop w:val="0"/>
                      <w:marBottom w:val="0"/>
                      <w:divBdr>
                        <w:top w:val="none" w:sz="0" w:space="0" w:color="auto"/>
                        <w:left w:val="none" w:sz="0" w:space="0" w:color="auto"/>
                        <w:bottom w:val="none" w:sz="0" w:space="0" w:color="auto"/>
                        <w:right w:val="none" w:sz="0" w:space="0" w:color="auto"/>
                      </w:divBdr>
                    </w:div>
                  </w:divsChild>
                </w:div>
                <w:div w:id="394158009">
                  <w:marLeft w:val="0"/>
                  <w:marRight w:val="0"/>
                  <w:marTop w:val="0"/>
                  <w:marBottom w:val="0"/>
                  <w:divBdr>
                    <w:top w:val="none" w:sz="0" w:space="0" w:color="auto"/>
                    <w:left w:val="none" w:sz="0" w:space="0" w:color="auto"/>
                    <w:bottom w:val="none" w:sz="0" w:space="0" w:color="auto"/>
                    <w:right w:val="none" w:sz="0" w:space="0" w:color="auto"/>
                  </w:divBdr>
                  <w:divsChild>
                    <w:div w:id="1654020596">
                      <w:marLeft w:val="0"/>
                      <w:marRight w:val="0"/>
                      <w:marTop w:val="0"/>
                      <w:marBottom w:val="0"/>
                      <w:divBdr>
                        <w:top w:val="none" w:sz="0" w:space="0" w:color="auto"/>
                        <w:left w:val="none" w:sz="0" w:space="0" w:color="auto"/>
                        <w:bottom w:val="none" w:sz="0" w:space="0" w:color="auto"/>
                        <w:right w:val="none" w:sz="0" w:space="0" w:color="auto"/>
                      </w:divBdr>
                    </w:div>
                  </w:divsChild>
                </w:div>
                <w:div w:id="428933224">
                  <w:marLeft w:val="0"/>
                  <w:marRight w:val="0"/>
                  <w:marTop w:val="0"/>
                  <w:marBottom w:val="0"/>
                  <w:divBdr>
                    <w:top w:val="none" w:sz="0" w:space="0" w:color="auto"/>
                    <w:left w:val="none" w:sz="0" w:space="0" w:color="auto"/>
                    <w:bottom w:val="none" w:sz="0" w:space="0" w:color="auto"/>
                    <w:right w:val="none" w:sz="0" w:space="0" w:color="auto"/>
                  </w:divBdr>
                  <w:divsChild>
                    <w:div w:id="1254125390">
                      <w:marLeft w:val="0"/>
                      <w:marRight w:val="0"/>
                      <w:marTop w:val="0"/>
                      <w:marBottom w:val="0"/>
                      <w:divBdr>
                        <w:top w:val="none" w:sz="0" w:space="0" w:color="auto"/>
                        <w:left w:val="none" w:sz="0" w:space="0" w:color="auto"/>
                        <w:bottom w:val="none" w:sz="0" w:space="0" w:color="auto"/>
                        <w:right w:val="none" w:sz="0" w:space="0" w:color="auto"/>
                      </w:divBdr>
                    </w:div>
                  </w:divsChild>
                </w:div>
                <w:div w:id="436607375">
                  <w:marLeft w:val="0"/>
                  <w:marRight w:val="0"/>
                  <w:marTop w:val="0"/>
                  <w:marBottom w:val="0"/>
                  <w:divBdr>
                    <w:top w:val="none" w:sz="0" w:space="0" w:color="auto"/>
                    <w:left w:val="none" w:sz="0" w:space="0" w:color="auto"/>
                    <w:bottom w:val="none" w:sz="0" w:space="0" w:color="auto"/>
                    <w:right w:val="none" w:sz="0" w:space="0" w:color="auto"/>
                  </w:divBdr>
                  <w:divsChild>
                    <w:div w:id="1382439479">
                      <w:marLeft w:val="0"/>
                      <w:marRight w:val="0"/>
                      <w:marTop w:val="0"/>
                      <w:marBottom w:val="0"/>
                      <w:divBdr>
                        <w:top w:val="none" w:sz="0" w:space="0" w:color="auto"/>
                        <w:left w:val="none" w:sz="0" w:space="0" w:color="auto"/>
                        <w:bottom w:val="none" w:sz="0" w:space="0" w:color="auto"/>
                        <w:right w:val="none" w:sz="0" w:space="0" w:color="auto"/>
                      </w:divBdr>
                    </w:div>
                  </w:divsChild>
                </w:div>
                <w:div w:id="487214931">
                  <w:marLeft w:val="0"/>
                  <w:marRight w:val="0"/>
                  <w:marTop w:val="0"/>
                  <w:marBottom w:val="0"/>
                  <w:divBdr>
                    <w:top w:val="none" w:sz="0" w:space="0" w:color="auto"/>
                    <w:left w:val="none" w:sz="0" w:space="0" w:color="auto"/>
                    <w:bottom w:val="none" w:sz="0" w:space="0" w:color="auto"/>
                    <w:right w:val="none" w:sz="0" w:space="0" w:color="auto"/>
                  </w:divBdr>
                  <w:divsChild>
                    <w:div w:id="1325355181">
                      <w:marLeft w:val="0"/>
                      <w:marRight w:val="0"/>
                      <w:marTop w:val="0"/>
                      <w:marBottom w:val="0"/>
                      <w:divBdr>
                        <w:top w:val="none" w:sz="0" w:space="0" w:color="auto"/>
                        <w:left w:val="none" w:sz="0" w:space="0" w:color="auto"/>
                        <w:bottom w:val="none" w:sz="0" w:space="0" w:color="auto"/>
                        <w:right w:val="none" w:sz="0" w:space="0" w:color="auto"/>
                      </w:divBdr>
                    </w:div>
                  </w:divsChild>
                </w:div>
                <w:div w:id="500974328">
                  <w:marLeft w:val="0"/>
                  <w:marRight w:val="0"/>
                  <w:marTop w:val="0"/>
                  <w:marBottom w:val="0"/>
                  <w:divBdr>
                    <w:top w:val="none" w:sz="0" w:space="0" w:color="auto"/>
                    <w:left w:val="none" w:sz="0" w:space="0" w:color="auto"/>
                    <w:bottom w:val="none" w:sz="0" w:space="0" w:color="auto"/>
                    <w:right w:val="none" w:sz="0" w:space="0" w:color="auto"/>
                  </w:divBdr>
                  <w:divsChild>
                    <w:div w:id="111098658">
                      <w:marLeft w:val="0"/>
                      <w:marRight w:val="0"/>
                      <w:marTop w:val="0"/>
                      <w:marBottom w:val="0"/>
                      <w:divBdr>
                        <w:top w:val="none" w:sz="0" w:space="0" w:color="auto"/>
                        <w:left w:val="none" w:sz="0" w:space="0" w:color="auto"/>
                        <w:bottom w:val="none" w:sz="0" w:space="0" w:color="auto"/>
                        <w:right w:val="none" w:sz="0" w:space="0" w:color="auto"/>
                      </w:divBdr>
                    </w:div>
                    <w:div w:id="1736397706">
                      <w:marLeft w:val="0"/>
                      <w:marRight w:val="0"/>
                      <w:marTop w:val="0"/>
                      <w:marBottom w:val="0"/>
                      <w:divBdr>
                        <w:top w:val="none" w:sz="0" w:space="0" w:color="auto"/>
                        <w:left w:val="none" w:sz="0" w:space="0" w:color="auto"/>
                        <w:bottom w:val="none" w:sz="0" w:space="0" w:color="auto"/>
                        <w:right w:val="none" w:sz="0" w:space="0" w:color="auto"/>
                      </w:divBdr>
                    </w:div>
                  </w:divsChild>
                </w:div>
                <w:div w:id="516382787">
                  <w:marLeft w:val="0"/>
                  <w:marRight w:val="0"/>
                  <w:marTop w:val="0"/>
                  <w:marBottom w:val="0"/>
                  <w:divBdr>
                    <w:top w:val="none" w:sz="0" w:space="0" w:color="auto"/>
                    <w:left w:val="none" w:sz="0" w:space="0" w:color="auto"/>
                    <w:bottom w:val="none" w:sz="0" w:space="0" w:color="auto"/>
                    <w:right w:val="none" w:sz="0" w:space="0" w:color="auto"/>
                  </w:divBdr>
                  <w:divsChild>
                    <w:div w:id="150370390">
                      <w:marLeft w:val="0"/>
                      <w:marRight w:val="0"/>
                      <w:marTop w:val="0"/>
                      <w:marBottom w:val="0"/>
                      <w:divBdr>
                        <w:top w:val="none" w:sz="0" w:space="0" w:color="auto"/>
                        <w:left w:val="none" w:sz="0" w:space="0" w:color="auto"/>
                        <w:bottom w:val="none" w:sz="0" w:space="0" w:color="auto"/>
                        <w:right w:val="none" w:sz="0" w:space="0" w:color="auto"/>
                      </w:divBdr>
                    </w:div>
                  </w:divsChild>
                </w:div>
                <w:div w:id="518198235">
                  <w:marLeft w:val="0"/>
                  <w:marRight w:val="0"/>
                  <w:marTop w:val="0"/>
                  <w:marBottom w:val="0"/>
                  <w:divBdr>
                    <w:top w:val="none" w:sz="0" w:space="0" w:color="auto"/>
                    <w:left w:val="none" w:sz="0" w:space="0" w:color="auto"/>
                    <w:bottom w:val="none" w:sz="0" w:space="0" w:color="auto"/>
                    <w:right w:val="none" w:sz="0" w:space="0" w:color="auto"/>
                  </w:divBdr>
                  <w:divsChild>
                    <w:div w:id="1242791729">
                      <w:marLeft w:val="0"/>
                      <w:marRight w:val="0"/>
                      <w:marTop w:val="0"/>
                      <w:marBottom w:val="0"/>
                      <w:divBdr>
                        <w:top w:val="none" w:sz="0" w:space="0" w:color="auto"/>
                        <w:left w:val="none" w:sz="0" w:space="0" w:color="auto"/>
                        <w:bottom w:val="none" w:sz="0" w:space="0" w:color="auto"/>
                        <w:right w:val="none" w:sz="0" w:space="0" w:color="auto"/>
                      </w:divBdr>
                    </w:div>
                  </w:divsChild>
                </w:div>
                <w:div w:id="598098135">
                  <w:marLeft w:val="0"/>
                  <w:marRight w:val="0"/>
                  <w:marTop w:val="0"/>
                  <w:marBottom w:val="0"/>
                  <w:divBdr>
                    <w:top w:val="none" w:sz="0" w:space="0" w:color="auto"/>
                    <w:left w:val="none" w:sz="0" w:space="0" w:color="auto"/>
                    <w:bottom w:val="none" w:sz="0" w:space="0" w:color="auto"/>
                    <w:right w:val="none" w:sz="0" w:space="0" w:color="auto"/>
                  </w:divBdr>
                  <w:divsChild>
                    <w:div w:id="521669991">
                      <w:marLeft w:val="0"/>
                      <w:marRight w:val="0"/>
                      <w:marTop w:val="0"/>
                      <w:marBottom w:val="0"/>
                      <w:divBdr>
                        <w:top w:val="none" w:sz="0" w:space="0" w:color="auto"/>
                        <w:left w:val="none" w:sz="0" w:space="0" w:color="auto"/>
                        <w:bottom w:val="none" w:sz="0" w:space="0" w:color="auto"/>
                        <w:right w:val="none" w:sz="0" w:space="0" w:color="auto"/>
                      </w:divBdr>
                    </w:div>
                  </w:divsChild>
                </w:div>
                <w:div w:id="604732565">
                  <w:marLeft w:val="0"/>
                  <w:marRight w:val="0"/>
                  <w:marTop w:val="0"/>
                  <w:marBottom w:val="0"/>
                  <w:divBdr>
                    <w:top w:val="none" w:sz="0" w:space="0" w:color="auto"/>
                    <w:left w:val="none" w:sz="0" w:space="0" w:color="auto"/>
                    <w:bottom w:val="none" w:sz="0" w:space="0" w:color="auto"/>
                    <w:right w:val="none" w:sz="0" w:space="0" w:color="auto"/>
                  </w:divBdr>
                  <w:divsChild>
                    <w:div w:id="407263809">
                      <w:marLeft w:val="0"/>
                      <w:marRight w:val="0"/>
                      <w:marTop w:val="0"/>
                      <w:marBottom w:val="0"/>
                      <w:divBdr>
                        <w:top w:val="none" w:sz="0" w:space="0" w:color="auto"/>
                        <w:left w:val="none" w:sz="0" w:space="0" w:color="auto"/>
                        <w:bottom w:val="none" w:sz="0" w:space="0" w:color="auto"/>
                        <w:right w:val="none" w:sz="0" w:space="0" w:color="auto"/>
                      </w:divBdr>
                    </w:div>
                  </w:divsChild>
                </w:div>
                <w:div w:id="638341008">
                  <w:marLeft w:val="0"/>
                  <w:marRight w:val="0"/>
                  <w:marTop w:val="0"/>
                  <w:marBottom w:val="0"/>
                  <w:divBdr>
                    <w:top w:val="none" w:sz="0" w:space="0" w:color="auto"/>
                    <w:left w:val="none" w:sz="0" w:space="0" w:color="auto"/>
                    <w:bottom w:val="none" w:sz="0" w:space="0" w:color="auto"/>
                    <w:right w:val="none" w:sz="0" w:space="0" w:color="auto"/>
                  </w:divBdr>
                  <w:divsChild>
                    <w:div w:id="1474102907">
                      <w:marLeft w:val="0"/>
                      <w:marRight w:val="0"/>
                      <w:marTop w:val="0"/>
                      <w:marBottom w:val="0"/>
                      <w:divBdr>
                        <w:top w:val="none" w:sz="0" w:space="0" w:color="auto"/>
                        <w:left w:val="none" w:sz="0" w:space="0" w:color="auto"/>
                        <w:bottom w:val="none" w:sz="0" w:space="0" w:color="auto"/>
                        <w:right w:val="none" w:sz="0" w:space="0" w:color="auto"/>
                      </w:divBdr>
                    </w:div>
                  </w:divsChild>
                </w:div>
                <w:div w:id="681708707">
                  <w:marLeft w:val="0"/>
                  <w:marRight w:val="0"/>
                  <w:marTop w:val="0"/>
                  <w:marBottom w:val="0"/>
                  <w:divBdr>
                    <w:top w:val="none" w:sz="0" w:space="0" w:color="auto"/>
                    <w:left w:val="none" w:sz="0" w:space="0" w:color="auto"/>
                    <w:bottom w:val="none" w:sz="0" w:space="0" w:color="auto"/>
                    <w:right w:val="none" w:sz="0" w:space="0" w:color="auto"/>
                  </w:divBdr>
                  <w:divsChild>
                    <w:div w:id="556670629">
                      <w:marLeft w:val="0"/>
                      <w:marRight w:val="0"/>
                      <w:marTop w:val="0"/>
                      <w:marBottom w:val="0"/>
                      <w:divBdr>
                        <w:top w:val="none" w:sz="0" w:space="0" w:color="auto"/>
                        <w:left w:val="none" w:sz="0" w:space="0" w:color="auto"/>
                        <w:bottom w:val="none" w:sz="0" w:space="0" w:color="auto"/>
                        <w:right w:val="none" w:sz="0" w:space="0" w:color="auto"/>
                      </w:divBdr>
                    </w:div>
                  </w:divsChild>
                </w:div>
                <w:div w:id="777794766">
                  <w:marLeft w:val="0"/>
                  <w:marRight w:val="0"/>
                  <w:marTop w:val="0"/>
                  <w:marBottom w:val="0"/>
                  <w:divBdr>
                    <w:top w:val="none" w:sz="0" w:space="0" w:color="auto"/>
                    <w:left w:val="none" w:sz="0" w:space="0" w:color="auto"/>
                    <w:bottom w:val="none" w:sz="0" w:space="0" w:color="auto"/>
                    <w:right w:val="none" w:sz="0" w:space="0" w:color="auto"/>
                  </w:divBdr>
                  <w:divsChild>
                    <w:div w:id="1393426987">
                      <w:marLeft w:val="0"/>
                      <w:marRight w:val="0"/>
                      <w:marTop w:val="0"/>
                      <w:marBottom w:val="0"/>
                      <w:divBdr>
                        <w:top w:val="none" w:sz="0" w:space="0" w:color="auto"/>
                        <w:left w:val="none" w:sz="0" w:space="0" w:color="auto"/>
                        <w:bottom w:val="none" w:sz="0" w:space="0" w:color="auto"/>
                        <w:right w:val="none" w:sz="0" w:space="0" w:color="auto"/>
                      </w:divBdr>
                    </w:div>
                  </w:divsChild>
                </w:div>
                <w:div w:id="784231179">
                  <w:marLeft w:val="0"/>
                  <w:marRight w:val="0"/>
                  <w:marTop w:val="0"/>
                  <w:marBottom w:val="0"/>
                  <w:divBdr>
                    <w:top w:val="none" w:sz="0" w:space="0" w:color="auto"/>
                    <w:left w:val="none" w:sz="0" w:space="0" w:color="auto"/>
                    <w:bottom w:val="none" w:sz="0" w:space="0" w:color="auto"/>
                    <w:right w:val="none" w:sz="0" w:space="0" w:color="auto"/>
                  </w:divBdr>
                  <w:divsChild>
                    <w:div w:id="484277695">
                      <w:marLeft w:val="0"/>
                      <w:marRight w:val="0"/>
                      <w:marTop w:val="0"/>
                      <w:marBottom w:val="0"/>
                      <w:divBdr>
                        <w:top w:val="none" w:sz="0" w:space="0" w:color="auto"/>
                        <w:left w:val="none" w:sz="0" w:space="0" w:color="auto"/>
                        <w:bottom w:val="none" w:sz="0" w:space="0" w:color="auto"/>
                        <w:right w:val="none" w:sz="0" w:space="0" w:color="auto"/>
                      </w:divBdr>
                    </w:div>
                  </w:divsChild>
                </w:div>
                <w:div w:id="790444003">
                  <w:marLeft w:val="0"/>
                  <w:marRight w:val="0"/>
                  <w:marTop w:val="0"/>
                  <w:marBottom w:val="0"/>
                  <w:divBdr>
                    <w:top w:val="none" w:sz="0" w:space="0" w:color="auto"/>
                    <w:left w:val="none" w:sz="0" w:space="0" w:color="auto"/>
                    <w:bottom w:val="none" w:sz="0" w:space="0" w:color="auto"/>
                    <w:right w:val="none" w:sz="0" w:space="0" w:color="auto"/>
                  </w:divBdr>
                  <w:divsChild>
                    <w:div w:id="1010912506">
                      <w:marLeft w:val="0"/>
                      <w:marRight w:val="0"/>
                      <w:marTop w:val="0"/>
                      <w:marBottom w:val="0"/>
                      <w:divBdr>
                        <w:top w:val="none" w:sz="0" w:space="0" w:color="auto"/>
                        <w:left w:val="none" w:sz="0" w:space="0" w:color="auto"/>
                        <w:bottom w:val="none" w:sz="0" w:space="0" w:color="auto"/>
                        <w:right w:val="none" w:sz="0" w:space="0" w:color="auto"/>
                      </w:divBdr>
                    </w:div>
                  </w:divsChild>
                </w:div>
                <w:div w:id="821197929">
                  <w:marLeft w:val="0"/>
                  <w:marRight w:val="0"/>
                  <w:marTop w:val="0"/>
                  <w:marBottom w:val="0"/>
                  <w:divBdr>
                    <w:top w:val="none" w:sz="0" w:space="0" w:color="auto"/>
                    <w:left w:val="none" w:sz="0" w:space="0" w:color="auto"/>
                    <w:bottom w:val="none" w:sz="0" w:space="0" w:color="auto"/>
                    <w:right w:val="none" w:sz="0" w:space="0" w:color="auto"/>
                  </w:divBdr>
                  <w:divsChild>
                    <w:div w:id="1858158087">
                      <w:marLeft w:val="0"/>
                      <w:marRight w:val="0"/>
                      <w:marTop w:val="0"/>
                      <w:marBottom w:val="0"/>
                      <w:divBdr>
                        <w:top w:val="none" w:sz="0" w:space="0" w:color="auto"/>
                        <w:left w:val="none" w:sz="0" w:space="0" w:color="auto"/>
                        <w:bottom w:val="none" w:sz="0" w:space="0" w:color="auto"/>
                        <w:right w:val="none" w:sz="0" w:space="0" w:color="auto"/>
                      </w:divBdr>
                    </w:div>
                  </w:divsChild>
                </w:div>
                <w:div w:id="837040266">
                  <w:marLeft w:val="0"/>
                  <w:marRight w:val="0"/>
                  <w:marTop w:val="0"/>
                  <w:marBottom w:val="0"/>
                  <w:divBdr>
                    <w:top w:val="none" w:sz="0" w:space="0" w:color="auto"/>
                    <w:left w:val="none" w:sz="0" w:space="0" w:color="auto"/>
                    <w:bottom w:val="none" w:sz="0" w:space="0" w:color="auto"/>
                    <w:right w:val="none" w:sz="0" w:space="0" w:color="auto"/>
                  </w:divBdr>
                  <w:divsChild>
                    <w:div w:id="1948075244">
                      <w:marLeft w:val="0"/>
                      <w:marRight w:val="0"/>
                      <w:marTop w:val="0"/>
                      <w:marBottom w:val="0"/>
                      <w:divBdr>
                        <w:top w:val="none" w:sz="0" w:space="0" w:color="auto"/>
                        <w:left w:val="none" w:sz="0" w:space="0" w:color="auto"/>
                        <w:bottom w:val="none" w:sz="0" w:space="0" w:color="auto"/>
                        <w:right w:val="none" w:sz="0" w:space="0" w:color="auto"/>
                      </w:divBdr>
                    </w:div>
                  </w:divsChild>
                </w:div>
                <w:div w:id="874274990">
                  <w:marLeft w:val="0"/>
                  <w:marRight w:val="0"/>
                  <w:marTop w:val="0"/>
                  <w:marBottom w:val="0"/>
                  <w:divBdr>
                    <w:top w:val="none" w:sz="0" w:space="0" w:color="auto"/>
                    <w:left w:val="none" w:sz="0" w:space="0" w:color="auto"/>
                    <w:bottom w:val="none" w:sz="0" w:space="0" w:color="auto"/>
                    <w:right w:val="none" w:sz="0" w:space="0" w:color="auto"/>
                  </w:divBdr>
                  <w:divsChild>
                    <w:div w:id="1316564593">
                      <w:marLeft w:val="0"/>
                      <w:marRight w:val="0"/>
                      <w:marTop w:val="0"/>
                      <w:marBottom w:val="0"/>
                      <w:divBdr>
                        <w:top w:val="none" w:sz="0" w:space="0" w:color="auto"/>
                        <w:left w:val="none" w:sz="0" w:space="0" w:color="auto"/>
                        <w:bottom w:val="none" w:sz="0" w:space="0" w:color="auto"/>
                        <w:right w:val="none" w:sz="0" w:space="0" w:color="auto"/>
                      </w:divBdr>
                    </w:div>
                  </w:divsChild>
                </w:div>
                <w:div w:id="941915697">
                  <w:marLeft w:val="0"/>
                  <w:marRight w:val="0"/>
                  <w:marTop w:val="0"/>
                  <w:marBottom w:val="0"/>
                  <w:divBdr>
                    <w:top w:val="none" w:sz="0" w:space="0" w:color="auto"/>
                    <w:left w:val="none" w:sz="0" w:space="0" w:color="auto"/>
                    <w:bottom w:val="none" w:sz="0" w:space="0" w:color="auto"/>
                    <w:right w:val="none" w:sz="0" w:space="0" w:color="auto"/>
                  </w:divBdr>
                  <w:divsChild>
                    <w:div w:id="1089427120">
                      <w:marLeft w:val="0"/>
                      <w:marRight w:val="0"/>
                      <w:marTop w:val="0"/>
                      <w:marBottom w:val="0"/>
                      <w:divBdr>
                        <w:top w:val="none" w:sz="0" w:space="0" w:color="auto"/>
                        <w:left w:val="none" w:sz="0" w:space="0" w:color="auto"/>
                        <w:bottom w:val="none" w:sz="0" w:space="0" w:color="auto"/>
                        <w:right w:val="none" w:sz="0" w:space="0" w:color="auto"/>
                      </w:divBdr>
                    </w:div>
                  </w:divsChild>
                </w:div>
                <w:div w:id="955062886">
                  <w:marLeft w:val="0"/>
                  <w:marRight w:val="0"/>
                  <w:marTop w:val="0"/>
                  <w:marBottom w:val="0"/>
                  <w:divBdr>
                    <w:top w:val="none" w:sz="0" w:space="0" w:color="auto"/>
                    <w:left w:val="none" w:sz="0" w:space="0" w:color="auto"/>
                    <w:bottom w:val="none" w:sz="0" w:space="0" w:color="auto"/>
                    <w:right w:val="none" w:sz="0" w:space="0" w:color="auto"/>
                  </w:divBdr>
                  <w:divsChild>
                    <w:div w:id="1462532686">
                      <w:marLeft w:val="0"/>
                      <w:marRight w:val="0"/>
                      <w:marTop w:val="0"/>
                      <w:marBottom w:val="0"/>
                      <w:divBdr>
                        <w:top w:val="none" w:sz="0" w:space="0" w:color="auto"/>
                        <w:left w:val="none" w:sz="0" w:space="0" w:color="auto"/>
                        <w:bottom w:val="none" w:sz="0" w:space="0" w:color="auto"/>
                        <w:right w:val="none" w:sz="0" w:space="0" w:color="auto"/>
                      </w:divBdr>
                    </w:div>
                  </w:divsChild>
                </w:div>
                <w:div w:id="980692830">
                  <w:marLeft w:val="0"/>
                  <w:marRight w:val="0"/>
                  <w:marTop w:val="0"/>
                  <w:marBottom w:val="0"/>
                  <w:divBdr>
                    <w:top w:val="none" w:sz="0" w:space="0" w:color="auto"/>
                    <w:left w:val="none" w:sz="0" w:space="0" w:color="auto"/>
                    <w:bottom w:val="none" w:sz="0" w:space="0" w:color="auto"/>
                    <w:right w:val="none" w:sz="0" w:space="0" w:color="auto"/>
                  </w:divBdr>
                  <w:divsChild>
                    <w:div w:id="506015719">
                      <w:marLeft w:val="0"/>
                      <w:marRight w:val="0"/>
                      <w:marTop w:val="0"/>
                      <w:marBottom w:val="0"/>
                      <w:divBdr>
                        <w:top w:val="none" w:sz="0" w:space="0" w:color="auto"/>
                        <w:left w:val="none" w:sz="0" w:space="0" w:color="auto"/>
                        <w:bottom w:val="none" w:sz="0" w:space="0" w:color="auto"/>
                        <w:right w:val="none" w:sz="0" w:space="0" w:color="auto"/>
                      </w:divBdr>
                    </w:div>
                  </w:divsChild>
                </w:div>
                <w:div w:id="1069184077">
                  <w:marLeft w:val="0"/>
                  <w:marRight w:val="0"/>
                  <w:marTop w:val="0"/>
                  <w:marBottom w:val="0"/>
                  <w:divBdr>
                    <w:top w:val="none" w:sz="0" w:space="0" w:color="auto"/>
                    <w:left w:val="none" w:sz="0" w:space="0" w:color="auto"/>
                    <w:bottom w:val="none" w:sz="0" w:space="0" w:color="auto"/>
                    <w:right w:val="none" w:sz="0" w:space="0" w:color="auto"/>
                  </w:divBdr>
                  <w:divsChild>
                    <w:div w:id="543517105">
                      <w:marLeft w:val="0"/>
                      <w:marRight w:val="0"/>
                      <w:marTop w:val="0"/>
                      <w:marBottom w:val="0"/>
                      <w:divBdr>
                        <w:top w:val="none" w:sz="0" w:space="0" w:color="auto"/>
                        <w:left w:val="none" w:sz="0" w:space="0" w:color="auto"/>
                        <w:bottom w:val="none" w:sz="0" w:space="0" w:color="auto"/>
                        <w:right w:val="none" w:sz="0" w:space="0" w:color="auto"/>
                      </w:divBdr>
                    </w:div>
                  </w:divsChild>
                </w:div>
                <w:div w:id="1077675832">
                  <w:marLeft w:val="0"/>
                  <w:marRight w:val="0"/>
                  <w:marTop w:val="0"/>
                  <w:marBottom w:val="0"/>
                  <w:divBdr>
                    <w:top w:val="none" w:sz="0" w:space="0" w:color="auto"/>
                    <w:left w:val="none" w:sz="0" w:space="0" w:color="auto"/>
                    <w:bottom w:val="none" w:sz="0" w:space="0" w:color="auto"/>
                    <w:right w:val="none" w:sz="0" w:space="0" w:color="auto"/>
                  </w:divBdr>
                  <w:divsChild>
                    <w:div w:id="1484854208">
                      <w:marLeft w:val="0"/>
                      <w:marRight w:val="0"/>
                      <w:marTop w:val="0"/>
                      <w:marBottom w:val="0"/>
                      <w:divBdr>
                        <w:top w:val="none" w:sz="0" w:space="0" w:color="auto"/>
                        <w:left w:val="none" w:sz="0" w:space="0" w:color="auto"/>
                        <w:bottom w:val="none" w:sz="0" w:space="0" w:color="auto"/>
                        <w:right w:val="none" w:sz="0" w:space="0" w:color="auto"/>
                      </w:divBdr>
                    </w:div>
                  </w:divsChild>
                </w:div>
                <w:div w:id="1083380670">
                  <w:marLeft w:val="0"/>
                  <w:marRight w:val="0"/>
                  <w:marTop w:val="0"/>
                  <w:marBottom w:val="0"/>
                  <w:divBdr>
                    <w:top w:val="none" w:sz="0" w:space="0" w:color="auto"/>
                    <w:left w:val="none" w:sz="0" w:space="0" w:color="auto"/>
                    <w:bottom w:val="none" w:sz="0" w:space="0" w:color="auto"/>
                    <w:right w:val="none" w:sz="0" w:space="0" w:color="auto"/>
                  </w:divBdr>
                  <w:divsChild>
                    <w:div w:id="662898847">
                      <w:marLeft w:val="0"/>
                      <w:marRight w:val="0"/>
                      <w:marTop w:val="0"/>
                      <w:marBottom w:val="0"/>
                      <w:divBdr>
                        <w:top w:val="none" w:sz="0" w:space="0" w:color="auto"/>
                        <w:left w:val="none" w:sz="0" w:space="0" w:color="auto"/>
                        <w:bottom w:val="none" w:sz="0" w:space="0" w:color="auto"/>
                        <w:right w:val="none" w:sz="0" w:space="0" w:color="auto"/>
                      </w:divBdr>
                    </w:div>
                  </w:divsChild>
                </w:div>
                <w:div w:id="1084104892">
                  <w:marLeft w:val="0"/>
                  <w:marRight w:val="0"/>
                  <w:marTop w:val="0"/>
                  <w:marBottom w:val="0"/>
                  <w:divBdr>
                    <w:top w:val="none" w:sz="0" w:space="0" w:color="auto"/>
                    <w:left w:val="none" w:sz="0" w:space="0" w:color="auto"/>
                    <w:bottom w:val="none" w:sz="0" w:space="0" w:color="auto"/>
                    <w:right w:val="none" w:sz="0" w:space="0" w:color="auto"/>
                  </w:divBdr>
                  <w:divsChild>
                    <w:div w:id="348720611">
                      <w:marLeft w:val="0"/>
                      <w:marRight w:val="0"/>
                      <w:marTop w:val="0"/>
                      <w:marBottom w:val="0"/>
                      <w:divBdr>
                        <w:top w:val="none" w:sz="0" w:space="0" w:color="auto"/>
                        <w:left w:val="none" w:sz="0" w:space="0" w:color="auto"/>
                        <w:bottom w:val="none" w:sz="0" w:space="0" w:color="auto"/>
                        <w:right w:val="none" w:sz="0" w:space="0" w:color="auto"/>
                      </w:divBdr>
                    </w:div>
                  </w:divsChild>
                </w:div>
                <w:div w:id="1086196739">
                  <w:marLeft w:val="0"/>
                  <w:marRight w:val="0"/>
                  <w:marTop w:val="0"/>
                  <w:marBottom w:val="0"/>
                  <w:divBdr>
                    <w:top w:val="none" w:sz="0" w:space="0" w:color="auto"/>
                    <w:left w:val="none" w:sz="0" w:space="0" w:color="auto"/>
                    <w:bottom w:val="none" w:sz="0" w:space="0" w:color="auto"/>
                    <w:right w:val="none" w:sz="0" w:space="0" w:color="auto"/>
                  </w:divBdr>
                  <w:divsChild>
                    <w:div w:id="1996105679">
                      <w:marLeft w:val="0"/>
                      <w:marRight w:val="0"/>
                      <w:marTop w:val="0"/>
                      <w:marBottom w:val="0"/>
                      <w:divBdr>
                        <w:top w:val="none" w:sz="0" w:space="0" w:color="auto"/>
                        <w:left w:val="none" w:sz="0" w:space="0" w:color="auto"/>
                        <w:bottom w:val="none" w:sz="0" w:space="0" w:color="auto"/>
                        <w:right w:val="none" w:sz="0" w:space="0" w:color="auto"/>
                      </w:divBdr>
                    </w:div>
                  </w:divsChild>
                </w:div>
                <w:div w:id="1191990894">
                  <w:marLeft w:val="0"/>
                  <w:marRight w:val="0"/>
                  <w:marTop w:val="0"/>
                  <w:marBottom w:val="0"/>
                  <w:divBdr>
                    <w:top w:val="none" w:sz="0" w:space="0" w:color="auto"/>
                    <w:left w:val="none" w:sz="0" w:space="0" w:color="auto"/>
                    <w:bottom w:val="none" w:sz="0" w:space="0" w:color="auto"/>
                    <w:right w:val="none" w:sz="0" w:space="0" w:color="auto"/>
                  </w:divBdr>
                  <w:divsChild>
                    <w:div w:id="373846713">
                      <w:marLeft w:val="0"/>
                      <w:marRight w:val="0"/>
                      <w:marTop w:val="0"/>
                      <w:marBottom w:val="0"/>
                      <w:divBdr>
                        <w:top w:val="none" w:sz="0" w:space="0" w:color="auto"/>
                        <w:left w:val="none" w:sz="0" w:space="0" w:color="auto"/>
                        <w:bottom w:val="none" w:sz="0" w:space="0" w:color="auto"/>
                        <w:right w:val="none" w:sz="0" w:space="0" w:color="auto"/>
                      </w:divBdr>
                    </w:div>
                  </w:divsChild>
                </w:div>
                <w:div w:id="1202061574">
                  <w:marLeft w:val="0"/>
                  <w:marRight w:val="0"/>
                  <w:marTop w:val="0"/>
                  <w:marBottom w:val="0"/>
                  <w:divBdr>
                    <w:top w:val="none" w:sz="0" w:space="0" w:color="auto"/>
                    <w:left w:val="none" w:sz="0" w:space="0" w:color="auto"/>
                    <w:bottom w:val="none" w:sz="0" w:space="0" w:color="auto"/>
                    <w:right w:val="none" w:sz="0" w:space="0" w:color="auto"/>
                  </w:divBdr>
                  <w:divsChild>
                    <w:div w:id="2044816780">
                      <w:marLeft w:val="0"/>
                      <w:marRight w:val="0"/>
                      <w:marTop w:val="0"/>
                      <w:marBottom w:val="0"/>
                      <w:divBdr>
                        <w:top w:val="none" w:sz="0" w:space="0" w:color="auto"/>
                        <w:left w:val="none" w:sz="0" w:space="0" w:color="auto"/>
                        <w:bottom w:val="none" w:sz="0" w:space="0" w:color="auto"/>
                        <w:right w:val="none" w:sz="0" w:space="0" w:color="auto"/>
                      </w:divBdr>
                    </w:div>
                  </w:divsChild>
                </w:div>
                <w:div w:id="1230844849">
                  <w:marLeft w:val="0"/>
                  <w:marRight w:val="0"/>
                  <w:marTop w:val="0"/>
                  <w:marBottom w:val="0"/>
                  <w:divBdr>
                    <w:top w:val="none" w:sz="0" w:space="0" w:color="auto"/>
                    <w:left w:val="none" w:sz="0" w:space="0" w:color="auto"/>
                    <w:bottom w:val="none" w:sz="0" w:space="0" w:color="auto"/>
                    <w:right w:val="none" w:sz="0" w:space="0" w:color="auto"/>
                  </w:divBdr>
                  <w:divsChild>
                    <w:div w:id="520709749">
                      <w:marLeft w:val="0"/>
                      <w:marRight w:val="0"/>
                      <w:marTop w:val="0"/>
                      <w:marBottom w:val="0"/>
                      <w:divBdr>
                        <w:top w:val="none" w:sz="0" w:space="0" w:color="auto"/>
                        <w:left w:val="none" w:sz="0" w:space="0" w:color="auto"/>
                        <w:bottom w:val="none" w:sz="0" w:space="0" w:color="auto"/>
                        <w:right w:val="none" w:sz="0" w:space="0" w:color="auto"/>
                      </w:divBdr>
                    </w:div>
                    <w:div w:id="683560170">
                      <w:marLeft w:val="0"/>
                      <w:marRight w:val="0"/>
                      <w:marTop w:val="0"/>
                      <w:marBottom w:val="0"/>
                      <w:divBdr>
                        <w:top w:val="none" w:sz="0" w:space="0" w:color="auto"/>
                        <w:left w:val="none" w:sz="0" w:space="0" w:color="auto"/>
                        <w:bottom w:val="none" w:sz="0" w:space="0" w:color="auto"/>
                        <w:right w:val="none" w:sz="0" w:space="0" w:color="auto"/>
                      </w:divBdr>
                    </w:div>
                    <w:div w:id="749623410">
                      <w:marLeft w:val="0"/>
                      <w:marRight w:val="0"/>
                      <w:marTop w:val="0"/>
                      <w:marBottom w:val="0"/>
                      <w:divBdr>
                        <w:top w:val="none" w:sz="0" w:space="0" w:color="auto"/>
                        <w:left w:val="none" w:sz="0" w:space="0" w:color="auto"/>
                        <w:bottom w:val="none" w:sz="0" w:space="0" w:color="auto"/>
                        <w:right w:val="none" w:sz="0" w:space="0" w:color="auto"/>
                      </w:divBdr>
                    </w:div>
                  </w:divsChild>
                </w:div>
                <w:div w:id="1252161918">
                  <w:marLeft w:val="0"/>
                  <w:marRight w:val="0"/>
                  <w:marTop w:val="0"/>
                  <w:marBottom w:val="0"/>
                  <w:divBdr>
                    <w:top w:val="none" w:sz="0" w:space="0" w:color="auto"/>
                    <w:left w:val="none" w:sz="0" w:space="0" w:color="auto"/>
                    <w:bottom w:val="none" w:sz="0" w:space="0" w:color="auto"/>
                    <w:right w:val="none" w:sz="0" w:space="0" w:color="auto"/>
                  </w:divBdr>
                  <w:divsChild>
                    <w:div w:id="1005789945">
                      <w:marLeft w:val="0"/>
                      <w:marRight w:val="0"/>
                      <w:marTop w:val="0"/>
                      <w:marBottom w:val="0"/>
                      <w:divBdr>
                        <w:top w:val="none" w:sz="0" w:space="0" w:color="auto"/>
                        <w:left w:val="none" w:sz="0" w:space="0" w:color="auto"/>
                        <w:bottom w:val="none" w:sz="0" w:space="0" w:color="auto"/>
                        <w:right w:val="none" w:sz="0" w:space="0" w:color="auto"/>
                      </w:divBdr>
                    </w:div>
                  </w:divsChild>
                </w:div>
                <w:div w:id="1371300036">
                  <w:marLeft w:val="0"/>
                  <w:marRight w:val="0"/>
                  <w:marTop w:val="0"/>
                  <w:marBottom w:val="0"/>
                  <w:divBdr>
                    <w:top w:val="none" w:sz="0" w:space="0" w:color="auto"/>
                    <w:left w:val="none" w:sz="0" w:space="0" w:color="auto"/>
                    <w:bottom w:val="none" w:sz="0" w:space="0" w:color="auto"/>
                    <w:right w:val="none" w:sz="0" w:space="0" w:color="auto"/>
                  </w:divBdr>
                  <w:divsChild>
                    <w:div w:id="1766999367">
                      <w:marLeft w:val="0"/>
                      <w:marRight w:val="0"/>
                      <w:marTop w:val="0"/>
                      <w:marBottom w:val="0"/>
                      <w:divBdr>
                        <w:top w:val="none" w:sz="0" w:space="0" w:color="auto"/>
                        <w:left w:val="none" w:sz="0" w:space="0" w:color="auto"/>
                        <w:bottom w:val="none" w:sz="0" w:space="0" w:color="auto"/>
                        <w:right w:val="none" w:sz="0" w:space="0" w:color="auto"/>
                      </w:divBdr>
                    </w:div>
                  </w:divsChild>
                </w:div>
                <w:div w:id="1377313999">
                  <w:marLeft w:val="0"/>
                  <w:marRight w:val="0"/>
                  <w:marTop w:val="0"/>
                  <w:marBottom w:val="0"/>
                  <w:divBdr>
                    <w:top w:val="none" w:sz="0" w:space="0" w:color="auto"/>
                    <w:left w:val="none" w:sz="0" w:space="0" w:color="auto"/>
                    <w:bottom w:val="none" w:sz="0" w:space="0" w:color="auto"/>
                    <w:right w:val="none" w:sz="0" w:space="0" w:color="auto"/>
                  </w:divBdr>
                  <w:divsChild>
                    <w:div w:id="595597686">
                      <w:marLeft w:val="0"/>
                      <w:marRight w:val="0"/>
                      <w:marTop w:val="0"/>
                      <w:marBottom w:val="0"/>
                      <w:divBdr>
                        <w:top w:val="none" w:sz="0" w:space="0" w:color="auto"/>
                        <w:left w:val="none" w:sz="0" w:space="0" w:color="auto"/>
                        <w:bottom w:val="none" w:sz="0" w:space="0" w:color="auto"/>
                        <w:right w:val="none" w:sz="0" w:space="0" w:color="auto"/>
                      </w:divBdr>
                    </w:div>
                  </w:divsChild>
                </w:div>
                <w:div w:id="1377779963">
                  <w:marLeft w:val="0"/>
                  <w:marRight w:val="0"/>
                  <w:marTop w:val="0"/>
                  <w:marBottom w:val="0"/>
                  <w:divBdr>
                    <w:top w:val="none" w:sz="0" w:space="0" w:color="auto"/>
                    <w:left w:val="none" w:sz="0" w:space="0" w:color="auto"/>
                    <w:bottom w:val="none" w:sz="0" w:space="0" w:color="auto"/>
                    <w:right w:val="none" w:sz="0" w:space="0" w:color="auto"/>
                  </w:divBdr>
                  <w:divsChild>
                    <w:div w:id="446776160">
                      <w:marLeft w:val="0"/>
                      <w:marRight w:val="0"/>
                      <w:marTop w:val="0"/>
                      <w:marBottom w:val="0"/>
                      <w:divBdr>
                        <w:top w:val="none" w:sz="0" w:space="0" w:color="auto"/>
                        <w:left w:val="none" w:sz="0" w:space="0" w:color="auto"/>
                        <w:bottom w:val="none" w:sz="0" w:space="0" w:color="auto"/>
                        <w:right w:val="none" w:sz="0" w:space="0" w:color="auto"/>
                      </w:divBdr>
                    </w:div>
                  </w:divsChild>
                </w:div>
                <w:div w:id="1410734183">
                  <w:marLeft w:val="0"/>
                  <w:marRight w:val="0"/>
                  <w:marTop w:val="0"/>
                  <w:marBottom w:val="0"/>
                  <w:divBdr>
                    <w:top w:val="none" w:sz="0" w:space="0" w:color="auto"/>
                    <w:left w:val="none" w:sz="0" w:space="0" w:color="auto"/>
                    <w:bottom w:val="none" w:sz="0" w:space="0" w:color="auto"/>
                    <w:right w:val="none" w:sz="0" w:space="0" w:color="auto"/>
                  </w:divBdr>
                  <w:divsChild>
                    <w:div w:id="980039242">
                      <w:marLeft w:val="0"/>
                      <w:marRight w:val="0"/>
                      <w:marTop w:val="0"/>
                      <w:marBottom w:val="0"/>
                      <w:divBdr>
                        <w:top w:val="none" w:sz="0" w:space="0" w:color="auto"/>
                        <w:left w:val="none" w:sz="0" w:space="0" w:color="auto"/>
                        <w:bottom w:val="none" w:sz="0" w:space="0" w:color="auto"/>
                        <w:right w:val="none" w:sz="0" w:space="0" w:color="auto"/>
                      </w:divBdr>
                    </w:div>
                  </w:divsChild>
                </w:div>
                <w:div w:id="1435444422">
                  <w:marLeft w:val="0"/>
                  <w:marRight w:val="0"/>
                  <w:marTop w:val="0"/>
                  <w:marBottom w:val="0"/>
                  <w:divBdr>
                    <w:top w:val="none" w:sz="0" w:space="0" w:color="auto"/>
                    <w:left w:val="none" w:sz="0" w:space="0" w:color="auto"/>
                    <w:bottom w:val="none" w:sz="0" w:space="0" w:color="auto"/>
                    <w:right w:val="none" w:sz="0" w:space="0" w:color="auto"/>
                  </w:divBdr>
                  <w:divsChild>
                    <w:div w:id="1426729866">
                      <w:marLeft w:val="0"/>
                      <w:marRight w:val="0"/>
                      <w:marTop w:val="0"/>
                      <w:marBottom w:val="0"/>
                      <w:divBdr>
                        <w:top w:val="none" w:sz="0" w:space="0" w:color="auto"/>
                        <w:left w:val="none" w:sz="0" w:space="0" w:color="auto"/>
                        <w:bottom w:val="none" w:sz="0" w:space="0" w:color="auto"/>
                        <w:right w:val="none" w:sz="0" w:space="0" w:color="auto"/>
                      </w:divBdr>
                    </w:div>
                  </w:divsChild>
                </w:div>
                <w:div w:id="1449088361">
                  <w:marLeft w:val="0"/>
                  <w:marRight w:val="0"/>
                  <w:marTop w:val="0"/>
                  <w:marBottom w:val="0"/>
                  <w:divBdr>
                    <w:top w:val="none" w:sz="0" w:space="0" w:color="auto"/>
                    <w:left w:val="none" w:sz="0" w:space="0" w:color="auto"/>
                    <w:bottom w:val="none" w:sz="0" w:space="0" w:color="auto"/>
                    <w:right w:val="none" w:sz="0" w:space="0" w:color="auto"/>
                  </w:divBdr>
                  <w:divsChild>
                    <w:div w:id="1569262608">
                      <w:marLeft w:val="0"/>
                      <w:marRight w:val="0"/>
                      <w:marTop w:val="0"/>
                      <w:marBottom w:val="0"/>
                      <w:divBdr>
                        <w:top w:val="none" w:sz="0" w:space="0" w:color="auto"/>
                        <w:left w:val="none" w:sz="0" w:space="0" w:color="auto"/>
                        <w:bottom w:val="none" w:sz="0" w:space="0" w:color="auto"/>
                        <w:right w:val="none" w:sz="0" w:space="0" w:color="auto"/>
                      </w:divBdr>
                    </w:div>
                  </w:divsChild>
                </w:div>
                <w:div w:id="1576820538">
                  <w:marLeft w:val="0"/>
                  <w:marRight w:val="0"/>
                  <w:marTop w:val="0"/>
                  <w:marBottom w:val="0"/>
                  <w:divBdr>
                    <w:top w:val="none" w:sz="0" w:space="0" w:color="auto"/>
                    <w:left w:val="none" w:sz="0" w:space="0" w:color="auto"/>
                    <w:bottom w:val="none" w:sz="0" w:space="0" w:color="auto"/>
                    <w:right w:val="none" w:sz="0" w:space="0" w:color="auto"/>
                  </w:divBdr>
                  <w:divsChild>
                    <w:div w:id="1717924501">
                      <w:marLeft w:val="0"/>
                      <w:marRight w:val="0"/>
                      <w:marTop w:val="0"/>
                      <w:marBottom w:val="0"/>
                      <w:divBdr>
                        <w:top w:val="none" w:sz="0" w:space="0" w:color="auto"/>
                        <w:left w:val="none" w:sz="0" w:space="0" w:color="auto"/>
                        <w:bottom w:val="none" w:sz="0" w:space="0" w:color="auto"/>
                        <w:right w:val="none" w:sz="0" w:space="0" w:color="auto"/>
                      </w:divBdr>
                    </w:div>
                  </w:divsChild>
                </w:div>
                <w:div w:id="1617985209">
                  <w:marLeft w:val="0"/>
                  <w:marRight w:val="0"/>
                  <w:marTop w:val="0"/>
                  <w:marBottom w:val="0"/>
                  <w:divBdr>
                    <w:top w:val="none" w:sz="0" w:space="0" w:color="auto"/>
                    <w:left w:val="none" w:sz="0" w:space="0" w:color="auto"/>
                    <w:bottom w:val="none" w:sz="0" w:space="0" w:color="auto"/>
                    <w:right w:val="none" w:sz="0" w:space="0" w:color="auto"/>
                  </w:divBdr>
                  <w:divsChild>
                    <w:div w:id="682245233">
                      <w:marLeft w:val="0"/>
                      <w:marRight w:val="0"/>
                      <w:marTop w:val="0"/>
                      <w:marBottom w:val="0"/>
                      <w:divBdr>
                        <w:top w:val="none" w:sz="0" w:space="0" w:color="auto"/>
                        <w:left w:val="none" w:sz="0" w:space="0" w:color="auto"/>
                        <w:bottom w:val="none" w:sz="0" w:space="0" w:color="auto"/>
                        <w:right w:val="none" w:sz="0" w:space="0" w:color="auto"/>
                      </w:divBdr>
                    </w:div>
                  </w:divsChild>
                </w:div>
                <w:div w:id="1668896055">
                  <w:marLeft w:val="0"/>
                  <w:marRight w:val="0"/>
                  <w:marTop w:val="0"/>
                  <w:marBottom w:val="0"/>
                  <w:divBdr>
                    <w:top w:val="none" w:sz="0" w:space="0" w:color="auto"/>
                    <w:left w:val="none" w:sz="0" w:space="0" w:color="auto"/>
                    <w:bottom w:val="none" w:sz="0" w:space="0" w:color="auto"/>
                    <w:right w:val="none" w:sz="0" w:space="0" w:color="auto"/>
                  </w:divBdr>
                  <w:divsChild>
                    <w:div w:id="1503428049">
                      <w:marLeft w:val="0"/>
                      <w:marRight w:val="0"/>
                      <w:marTop w:val="0"/>
                      <w:marBottom w:val="0"/>
                      <w:divBdr>
                        <w:top w:val="none" w:sz="0" w:space="0" w:color="auto"/>
                        <w:left w:val="none" w:sz="0" w:space="0" w:color="auto"/>
                        <w:bottom w:val="none" w:sz="0" w:space="0" w:color="auto"/>
                        <w:right w:val="none" w:sz="0" w:space="0" w:color="auto"/>
                      </w:divBdr>
                    </w:div>
                  </w:divsChild>
                </w:div>
                <w:div w:id="1670593424">
                  <w:marLeft w:val="0"/>
                  <w:marRight w:val="0"/>
                  <w:marTop w:val="0"/>
                  <w:marBottom w:val="0"/>
                  <w:divBdr>
                    <w:top w:val="none" w:sz="0" w:space="0" w:color="auto"/>
                    <w:left w:val="none" w:sz="0" w:space="0" w:color="auto"/>
                    <w:bottom w:val="none" w:sz="0" w:space="0" w:color="auto"/>
                    <w:right w:val="none" w:sz="0" w:space="0" w:color="auto"/>
                  </w:divBdr>
                  <w:divsChild>
                    <w:div w:id="1036855815">
                      <w:marLeft w:val="0"/>
                      <w:marRight w:val="0"/>
                      <w:marTop w:val="0"/>
                      <w:marBottom w:val="0"/>
                      <w:divBdr>
                        <w:top w:val="none" w:sz="0" w:space="0" w:color="auto"/>
                        <w:left w:val="none" w:sz="0" w:space="0" w:color="auto"/>
                        <w:bottom w:val="none" w:sz="0" w:space="0" w:color="auto"/>
                        <w:right w:val="none" w:sz="0" w:space="0" w:color="auto"/>
                      </w:divBdr>
                    </w:div>
                  </w:divsChild>
                </w:div>
                <w:div w:id="1672029000">
                  <w:marLeft w:val="0"/>
                  <w:marRight w:val="0"/>
                  <w:marTop w:val="0"/>
                  <w:marBottom w:val="0"/>
                  <w:divBdr>
                    <w:top w:val="none" w:sz="0" w:space="0" w:color="auto"/>
                    <w:left w:val="none" w:sz="0" w:space="0" w:color="auto"/>
                    <w:bottom w:val="none" w:sz="0" w:space="0" w:color="auto"/>
                    <w:right w:val="none" w:sz="0" w:space="0" w:color="auto"/>
                  </w:divBdr>
                  <w:divsChild>
                    <w:div w:id="55975737">
                      <w:marLeft w:val="0"/>
                      <w:marRight w:val="0"/>
                      <w:marTop w:val="0"/>
                      <w:marBottom w:val="0"/>
                      <w:divBdr>
                        <w:top w:val="none" w:sz="0" w:space="0" w:color="auto"/>
                        <w:left w:val="none" w:sz="0" w:space="0" w:color="auto"/>
                        <w:bottom w:val="none" w:sz="0" w:space="0" w:color="auto"/>
                        <w:right w:val="none" w:sz="0" w:space="0" w:color="auto"/>
                      </w:divBdr>
                    </w:div>
                  </w:divsChild>
                </w:div>
                <w:div w:id="1690326540">
                  <w:marLeft w:val="0"/>
                  <w:marRight w:val="0"/>
                  <w:marTop w:val="0"/>
                  <w:marBottom w:val="0"/>
                  <w:divBdr>
                    <w:top w:val="none" w:sz="0" w:space="0" w:color="auto"/>
                    <w:left w:val="none" w:sz="0" w:space="0" w:color="auto"/>
                    <w:bottom w:val="none" w:sz="0" w:space="0" w:color="auto"/>
                    <w:right w:val="none" w:sz="0" w:space="0" w:color="auto"/>
                  </w:divBdr>
                  <w:divsChild>
                    <w:div w:id="1949266758">
                      <w:marLeft w:val="0"/>
                      <w:marRight w:val="0"/>
                      <w:marTop w:val="0"/>
                      <w:marBottom w:val="0"/>
                      <w:divBdr>
                        <w:top w:val="none" w:sz="0" w:space="0" w:color="auto"/>
                        <w:left w:val="none" w:sz="0" w:space="0" w:color="auto"/>
                        <w:bottom w:val="none" w:sz="0" w:space="0" w:color="auto"/>
                        <w:right w:val="none" w:sz="0" w:space="0" w:color="auto"/>
                      </w:divBdr>
                    </w:div>
                  </w:divsChild>
                </w:div>
                <w:div w:id="1693143180">
                  <w:marLeft w:val="0"/>
                  <w:marRight w:val="0"/>
                  <w:marTop w:val="0"/>
                  <w:marBottom w:val="0"/>
                  <w:divBdr>
                    <w:top w:val="none" w:sz="0" w:space="0" w:color="auto"/>
                    <w:left w:val="none" w:sz="0" w:space="0" w:color="auto"/>
                    <w:bottom w:val="none" w:sz="0" w:space="0" w:color="auto"/>
                    <w:right w:val="none" w:sz="0" w:space="0" w:color="auto"/>
                  </w:divBdr>
                  <w:divsChild>
                    <w:div w:id="1228683684">
                      <w:marLeft w:val="0"/>
                      <w:marRight w:val="0"/>
                      <w:marTop w:val="0"/>
                      <w:marBottom w:val="0"/>
                      <w:divBdr>
                        <w:top w:val="none" w:sz="0" w:space="0" w:color="auto"/>
                        <w:left w:val="none" w:sz="0" w:space="0" w:color="auto"/>
                        <w:bottom w:val="none" w:sz="0" w:space="0" w:color="auto"/>
                        <w:right w:val="none" w:sz="0" w:space="0" w:color="auto"/>
                      </w:divBdr>
                    </w:div>
                  </w:divsChild>
                </w:div>
                <w:div w:id="1697075421">
                  <w:marLeft w:val="0"/>
                  <w:marRight w:val="0"/>
                  <w:marTop w:val="0"/>
                  <w:marBottom w:val="0"/>
                  <w:divBdr>
                    <w:top w:val="none" w:sz="0" w:space="0" w:color="auto"/>
                    <w:left w:val="none" w:sz="0" w:space="0" w:color="auto"/>
                    <w:bottom w:val="none" w:sz="0" w:space="0" w:color="auto"/>
                    <w:right w:val="none" w:sz="0" w:space="0" w:color="auto"/>
                  </w:divBdr>
                  <w:divsChild>
                    <w:div w:id="362172237">
                      <w:marLeft w:val="0"/>
                      <w:marRight w:val="0"/>
                      <w:marTop w:val="0"/>
                      <w:marBottom w:val="0"/>
                      <w:divBdr>
                        <w:top w:val="none" w:sz="0" w:space="0" w:color="auto"/>
                        <w:left w:val="none" w:sz="0" w:space="0" w:color="auto"/>
                        <w:bottom w:val="none" w:sz="0" w:space="0" w:color="auto"/>
                        <w:right w:val="none" w:sz="0" w:space="0" w:color="auto"/>
                      </w:divBdr>
                    </w:div>
                  </w:divsChild>
                </w:div>
                <w:div w:id="1701130537">
                  <w:marLeft w:val="0"/>
                  <w:marRight w:val="0"/>
                  <w:marTop w:val="0"/>
                  <w:marBottom w:val="0"/>
                  <w:divBdr>
                    <w:top w:val="none" w:sz="0" w:space="0" w:color="auto"/>
                    <w:left w:val="none" w:sz="0" w:space="0" w:color="auto"/>
                    <w:bottom w:val="none" w:sz="0" w:space="0" w:color="auto"/>
                    <w:right w:val="none" w:sz="0" w:space="0" w:color="auto"/>
                  </w:divBdr>
                  <w:divsChild>
                    <w:div w:id="770246199">
                      <w:marLeft w:val="0"/>
                      <w:marRight w:val="0"/>
                      <w:marTop w:val="0"/>
                      <w:marBottom w:val="0"/>
                      <w:divBdr>
                        <w:top w:val="none" w:sz="0" w:space="0" w:color="auto"/>
                        <w:left w:val="none" w:sz="0" w:space="0" w:color="auto"/>
                        <w:bottom w:val="none" w:sz="0" w:space="0" w:color="auto"/>
                        <w:right w:val="none" w:sz="0" w:space="0" w:color="auto"/>
                      </w:divBdr>
                    </w:div>
                  </w:divsChild>
                </w:div>
                <w:div w:id="1758557755">
                  <w:marLeft w:val="0"/>
                  <w:marRight w:val="0"/>
                  <w:marTop w:val="0"/>
                  <w:marBottom w:val="0"/>
                  <w:divBdr>
                    <w:top w:val="none" w:sz="0" w:space="0" w:color="auto"/>
                    <w:left w:val="none" w:sz="0" w:space="0" w:color="auto"/>
                    <w:bottom w:val="none" w:sz="0" w:space="0" w:color="auto"/>
                    <w:right w:val="none" w:sz="0" w:space="0" w:color="auto"/>
                  </w:divBdr>
                  <w:divsChild>
                    <w:div w:id="2091585179">
                      <w:marLeft w:val="0"/>
                      <w:marRight w:val="0"/>
                      <w:marTop w:val="0"/>
                      <w:marBottom w:val="0"/>
                      <w:divBdr>
                        <w:top w:val="none" w:sz="0" w:space="0" w:color="auto"/>
                        <w:left w:val="none" w:sz="0" w:space="0" w:color="auto"/>
                        <w:bottom w:val="none" w:sz="0" w:space="0" w:color="auto"/>
                        <w:right w:val="none" w:sz="0" w:space="0" w:color="auto"/>
                      </w:divBdr>
                    </w:div>
                  </w:divsChild>
                </w:div>
                <w:div w:id="1817722228">
                  <w:marLeft w:val="0"/>
                  <w:marRight w:val="0"/>
                  <w:marTop w:val="0"/>
                  <w:marBottom w:val="0"/>
                  <w:divBdr>
                    <w:top w:val="none" w:sz="0" w:space="0" w:color="auto"/>
                    <w:left w:val="none" w:sz="0" w:space="0" w:color="auto"/>
                    <w:bottom w:val="none" w:sz="0" w:space="0" w:color="auto"/>
                    <w:right w:val="none" w:sz="0" w:space="0" w:color="auto"/>
                  </w:divBdr>
                  <w:divsChild>
                    <w:div w:id="266693515">
                      <w:marLeft w:val="0"/>
                      <w:marRight w:val="0"/>
                      <w:marTop w:val="0"/>
                      <w:marBottom w:val="0"/>
                      <w:divBdr>
                        <w:top w:val="none" w:sz="0" w:space="0" w:color="auto"/>
                        <w:left w:val="none" w:sz="0" w:space="0" w:color="auto"/>
                        <w:bottom w:val="none" w:sz="0" w:space="0" w:color="auto"/>
                        <w:right w:val="none" w:sz="0" w:space="0" w:color="auto"/>
                      </w:divBdr>
                    </w:div>
                  </w:divsChild>
                </w:div>
                <w:div w:id="1818916717">
                  <w:marLeft w:val="0"/>
                  <w:marRight w:val="0"/>
                  <w:marTop w:val="0"/>
                  <w:marBottom w:val="0"/>
                  <w:divBdr>
                    <w:top w:val="none" w:sz="0" w:space="0" w:color="auto"/>
                    <w:left w:val="none" w:sz="0" w:space="0" w:color="auto"/>
                    <w:bottom w:val="none" w:sz="0" w:space="0" w:color="auto"/>
                    <w:right w:val="none" w:sz="0" w:space="0" w:color="auto"/>
                  </w:divBdr>
                  <w:divsChild>
                    <w:div w:id="2141999316">
                      <w:marLeft w:val="0"/>
                      <w:marRight w:val="0"/>
                      <w:marTop w:val="0"/>
                      <w:marBottom w:val="0"/>
                      <w:divBdr>
                        <w:top w:val="none" w:sz="0" w:space="0" w:color="auto"/>
                        <w:left w:val="none" w:sz="0" w:space="0" w:color="auto"/>
                        <w:bottom w:val="none" w:sz="0" w:space="0" w:color="auto"/>
                        <w:right w:val="none" w:sz="0" w:space="0" w:color="auto"/>
                      </w:divBdr>
                    </w:div>
                  </w:divsChild>
                </w:div>
                <w:div w:id="1825927133">
                  <w:marLeft w:val="0"/>
                  <w:marRight w:val="0"/>
                  <w:marTop w:val="0"/>
                  <w:marBottom w:val="0"/>
                  <w:divBdr>
                    <w:top w:val="none" w:sz="0" w:space="0" w:color="auto"/>
                    <w:left w:val="none" w:sz="0" w:space="0" w:color="auto"/>
                    <w:bottom w:val="none" w:sz="0" w:space="0" w:color="auto"/>
                    <w:right w:val="none" w:sz="0" w:space="0" w:color="auto"/>
                  </w:divBdr>
                  <w:divsChild>
                    <w:div w:id="1428233281">
                      <w:marLeft w:val="0"/>
                      <w:marRight w:val="0"/>
                      <w:marTop w:val="0"/>
                      <w:marBottom w:val="0"/>
                      <w:divBdr>
                        <w:top w:val="none" w:sz="0" w:space="0" w:color="auto"/>
                        <w:left w:val="none" w:sz="0" w:space="0" w:color="auto"/>
                        <w:bottom w:val="none" w:sz="0" w:space="0" w:color="auto"/>
                        <w:right w:val="none" w:sz="0" w:space="0" w:color="auto"/>
                      </w:divBdr>
                    </w:div>
                  </w:divsChild>
                </w:div>
                <w:div w:id="1971206141">
                  <w:marLeft w:val="0"/>
                  <w:marRight w:val="0"/>
                  <w:marTop w:val="0"/>
                  <w:marBottom w:val="0"/>
                  <w:divBdr>
                    <w:top w:val="none" w:sz="0" w:space="0" w:color="auto"/>
                    <w:left w:val="none" w:sz="0" w:space="0" w:color="auto"/>
                    <w:bottom w:val="none" w:sz="0" w:space="0" w:color="auto"/>
                    <w:right w:val="none" w:sz="0" w:space="0" w:color="auto"/>
                  </w:divBdr>
                  <w:divsChild>
                    <w:div w:id="821317424">
                      <w:marLeft w:val="0"/>
                      <w:marRight w:val="0"/>
                      <w:marTop w:val="0"/>
                      <w:marBottom w:val="0"/>
                      <w:divBdr>
                        <w:top w:val="none" w:sz="0" w:space="0" w:color="auto"/>
                        <w:left w:val="none" w:sz="0" w:space="0" w:color="auto"/>
                        <w:bottom w:val="none" w:sz="0" w:space="0" w:color="auto"/>
                        <w:right w:val="none" w:sz="0" w:space="0" w:color="auto"/>
                      </w:divBdr>
                    </w:div>
                  </w:divsChild>
                </w:div>
                <w:div w:id="2007319643">
                  <w:marLeft w:val="0"/>
                  <w:marRight w:val="0"/>
                  <w:marTop w:val="0"/>
                  <w:marBottom w:val="0"/>
                  <w:divBdr>
                    <w:top w:val="none" w:sz="0" w:space="0" w:color="auto"/>
                    <w:left w:val="none" w:sz="0" w:space="0" w:color="auto"/>
                    <w:bottom w:val="none" w:sz="0" w:space="0" w:color="auto"/>
                    <w:right w:val="none" w:sz="0" w:space="0" w:color="auto"/>
                  </w:divBdr>
                  <w:divsChild>
                    <w:div w:id="934478561">
                      <w:marLeft w:val="0"/>
                      <w:marRight w:val="0"/>
                      <w:marTop w:val="0"/>
                      <w:marBottom w:val="0"/>
                      <w:divBdr>
                        <w:top w:val="none" w:sz="0" w:space="0" w:color="auto"/>
                        <w:left w:val="none" w:sz="0" w:space="0" w:color="auto"/>
                        <w:bottom w:val="none" w:sz="0" w:space="0" w:color="auto"/>
                        <w:right w:val="none" w:sz="0" w:space="0" w:color="auto"/>
                      </w:divBdr>
                    </w:div>
                  </w:divsChild>
                </w:div>
                <w:div w:id="2040162458">
                  <w:marLeft w:val="0"/>
                  <w:marRight w:val="0"/>
                  <w:marTop w:val="0"/>
                  <w:marBottom w:val="0"/>
                  <w:divBdr>
                    <w:top w:val="none" w:sz="0" w:space="0" w:color="auto"/>
                    <w:left w:val="none" w:sz="0" w:space="0" w:color="auto"/>
                    <w:bottom w:val="none" w:sz="0" w:space="0" w:color="auto"/>
                    <w:right w:val="none" w:sz="0" w:space="0" w:color="auto"/>
                  </w:divBdr>
                  <w:divsChild>
                    <w:div w:id="1133332154">
                      <w:marLeft w:val="0"/>
                      <w:marRight w:val="0"/>
                      <w:marTop w:val="0"/>
                      <w:marBottom w:val="0"/>
                      <w:divBdr>
                        <w:top w:val="none" w:sz="0" w:space="0" w:color="auto"/>
                        <w:left w:val="none" w:sz="0" w:space="0" w:color="auto"/>
                        <w:bottom w:val="none" w:sz="0" w:space="0" w:color="auto"/>
                        <w:right w:val="none" w:sz="0" w:space="0" w:color="auto"/>
                      </w:divBdr>
                    </w:div>
                  </w:divsChild>
                </w:div>
                <w:div w:id="2121409071">
                  <w:marLeft w:val="0"/>
                  <w:marRight w:val="0"/>
                  <w:marTop w:val="0"/>
                  <w:marBottom w:val="0"/>
                  <w:divBdr>
                    <w:top w:val="none" w:sz="0" w:space="0" w:color="auto"/>
                    <w:left w:val="none" w:sz="0" w:space="0" w:color="auto"/>
                    <w:bottom w:val="none" w:sz="0" w:space="0" w:color="auto"/>
                    <w:right w:val="none" w:sz="0" w:space="0" w:color="auto"/>
                  </w:divBdr>
                  <w:divsChild>
                    <w:div w:id="370886751">
                      <w:marLeft w:val="0"/>
                      <w:marRight w:val="0"/>
                      <w:marTop w:val="0"/>
                      <w:marBottom w:val="0"/>
                      <w:divBdr>
                        <w:top w:val="none" w:sz="0" w:space="0" w:color="auto"/>
                        <w:left w:val="none" w:sz="0" w:space="0" w:color="auto"/>
                        <w:bottom w:val="none" w:sz="0" w:space="0" w:color="auto"/>
                        <w:right w:val="none" w:sz="0" w:space="0" w:color="auto"/>
                      </w:divBdr>
                    </w:div>
                  </w:divsChild>
                </w:div>
                <w:div w:id="2147314673">
                  <w:marLeft w:val="0"/>
                  <w:marRight w:val="0"/>
                  <w:marTop w:val="0"/>
                  <w:marBottom w:val="0"/>
                  <w:divBdr>
                    <w:top w:val="none" w:sz="0" w:space="0" w:color="auto"/>
                    <w:left w:val="none" w:sz="0" w:space="0" w:color="auto"/>
                    <w:bottom w:val="none" w:sz="0" w:space="0" w:color="auto"/>
                    <w:right w:val="none" w:sz="0" w:space="0" w:color="auto"/>
                  </w:divBdr>
                  <w:divsChild>
                    <w:div w:id="51060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072576">
          <w:marLeft w:val="0"/>
          <w:marRight w:val="0"/>
          <w:marTop w:val="0"/>
          <w:marBottom w:val="0"/>
          <w:divBdr>
            <w:top w:val="none" w:sz="0" w:space="0" w:color="auto"/>
            <w:left w:val="none" w:sz="0" w:space="0" w:color="auto"/>
            <w:bottom w:val="none" w:sz="0" w:space="0" w:color="auto"/>
            <w:right w:val="none" w:sz="0" w:space="0" w:color="auto"/>
          </w:divBdr>
          <w:divsChild>
            <w:div w:id="354694873">
              <w:marLeft w:val="0"/>
              <w:marRight w:val="0"/>
              <w:marTop w:val="30"/>
              <w:marBottom w:val="30"/>
              <w:divBdr>
                <w:top w:val="none" w:sz="0" w:space="0" w:color="auto"/>
                <w:left w:val="none" w:sz="0" w:space="0" w:color="auto"/>
                <w:bottom w:val="none" w:sz="0" w:space="0" w:color="auto"/>
                <w:right w:val="none" w:sz="0" w:space="0" w:color="auto"/>
              </w:divBdr>
              <w:divsChild>
                <w:div w:id="23599731">
                  <w:marLeft w:val="0"/>
                  <w:marRight w:val="0"/>
                  <w:marTop w:val="0"/>
                  <w:marBottom w:val="0"/>
                  <w:divBdr>
                    <w:top w:val="none" w:sz="0" w:space="0" w:color="auto"/>
                    <w:left w:val="none" w:sz="0" w:space="0" w:color="auto"/>
                    <w:bottom w:val="none" w:sz="0" w:space="0" w:color="auto"/>
                    <w:right w:val="none" w:sz="0" w:space="0" w:color="auto"/>
                  </w:divBdr>
                  <w:divsChild>
                    <w:div w:id="734157397">
                      <w:marLeft w:val="0"/>
                      <w:marRight w:val="0"/>
                      <w:marTop w:val="0"/>
                      <w:marBottom w:val="0"/>
                      <w:divBdr>
                        <w:top w:val="none" w:sz="0" w:space="0" w:color="auto"/>
                        <w:left w:val="none" w:sz="0" w:space="0" w:color="auto"/>
                        <w:bottom w:val="none" w:sz="0" w:space="0" w:color="auto"/>
                        <w:right w:val="none" w:sz="0" w:space="0" w:color="auto"/>
                      </w:divBdr>
                    </w:div>
                  </w:divsChild>
                </w:div>
                <w:div w:id="38285815">
                  <w:marLeft w:val="0"/>
                  <w:marRight w:val="0"/>
                  <w:marTop w:val="0"/>
                  <w:marBottom w:val="0"/>
                  <w:divBdr>
                    <w:top w:val="none" w:sz="0" w:space="0" w:color="auto"/>
                    <w:left w:val="none" w:sz="0" w:space="0" w:color="auto"/>
                    <w:bottom w:val="none" w:sz="0" w:space="0" w:color="auto"/>
                    <w:right w:val="none" w:sz="0" w:space="0" w:color="auto"/>
                  </w:divBdr>
                  <w:divsChild>
                    <w:div w:id="1087995115">
                      <w:marLeft w:val="0"/>
                      <w:marRight w:val="0"/>
                      <w:marTop w:val="0"/>
                      <w:marBottom w:val="0"/>
                      <w:divBdr>
                        <w:top w:val="none" w:sz="0" w:space="0" w:color="auto"/>
                        <w:left w:val="none" w:sz="0" w:space="0" w:color="auto"/>
                        <w:bottom w:val="none" w:sz="0" w:space="0" w:color="auto"/>
                        <w:right w:val="none" w:sz="0" w:space="0" w:color="auto"/>
                      </w:divBdr>
                    </w:div>
                  </w:divsChild>
                </w:div>
                <w:div w:id="50740381">
                  <w:marLeft w:val="0"/>
                  <w:marRight w:val="0"/>
                  <w:marTop w:val="0"/>
                  <w:marBottom w:val="0"/>
                  <w:divBdr>
                    <w:top w:val="none" w:sz="0" w:space="0" w:color="auto"/>
                    <w:left w:val="none" w:sz="0" w:space="0" w:color="auto"/>
                    <w:bottom w:val="none" w:sz="0" w:space="0" w:color="auto"/>
                    <w:right w:val="none" w:sz="0" w:space="0" w:color="auto"/>
                  </w:divBdr>
                  <w:divsChild>
                    <w:div w:id="1015497469">
                      <w:marLeft w:val="0"/>
                      <w:marRight w:val="0"/>
                      <w:marTop w:val="0"/>
                      <w:marBottom w:val="0"/>
                      <w:divBdr>
                        <w:top w:val="none" w:sz="0" w:space="0" w:color="auto"/>
                        <w:left w:val="none" w:sz="0" w:space="0" w:color="auto"/>
                        <w:bottom w:val="none" w:sz="0" w:space="0" w:color="auto"/>
                        <w:right w:val="none" w:sz="0" w:space="0" w:color="auto"/>
                      </w:divBdr>
                    </w:div>
                  </w:divsChild>
                </w:div>
                <w:div w:id="76286990">
                  <w:marLeft w:val="0"/>
                  <w:marRight w:val="0"/>
                  <w:marTop w:val="0"/>
                  <w:marBottom w:val="0"/>
                  <w:divBdr>
                    <w:top w:val="none" w:sz="0" w:space="0" w:color="auto"/>
                    <w:left w:val="none" w:sz="0" w:space="0" w:color="auto"/>
                    <w:bottom w:val="none" w:sz="0" w:space="0" w:color="auto"/>
                    <w:right w:val="none" w:sz="0" w:space="0" w:color="auto"/>
                  </w:divBdr>
                  <w:divsChild>
                    <w:div w:id="784542199">
                      <w:marLeft w:val="0"/>
                      <w:marRight w:val="0"/>
                      <w:marTop w:val="0"/>
                      <w:marBottom w:val="0"/>
                      <w:divBdr>
                        <w:top w:val="none" w:sz="0" w:space="0" w:color="auto"/>
                        <w:left w:val="none" w:sz="0" w:space="0" w:color="auto"/>
                        <w:bottom w:val="none" w:sz="0" w:space="0" w:color="auto"/>
                        <w:right w:val="none" w:sz="0" w:space="0" w:color="auto"/>
                      </w:divBdr>
                    </w:div>
                  </w:divsChild>
                </w:div>
                <w:div w:id="97454430">
                  <w:marLeft w:val="0"/>
                  <w:marRight w:val="0"/>
                  <w:marTop w:val="0"/>
                  <w:marBottom w:val="0"/>
                  <w:divBdr>
                    <w:top w:val="none" w:sz="0" w:space="0" w:color="auto"/>
                    <w:left w:val="none" w:sz="0" w:space="0" w:color="auto"/>
                    <w:bottom w:val="none" w:sz="0" w:space="0" w:color="auto"/>
                    <w:right w:val="none" w:sz="0" w:space="0" w:color="auto"/>
                  </w:divBdr>
                  <w:divsChild>
                    <w:div w:id="1907563842">
                      <w:marLeft w:val="0"/>
                      <w:marRight w:val="0"/>
                      <w:marTop w:val="0"/>
                      <w:marBottom w:val="0"/>
                      <w:divBdr>
                        <w:top w:val="none" w:sz="0" w:space="0" w:color="auto"/>
                        <w:left w:val="none" w:sz="0" w:space="0" w:color="auto"/>
                        <w:bottom w:val="none" w:sz="0" w:space="0" w:color="auto"/>
                        <w:right w:val="none" w:sz="0" w:space="0" w:color="auto"/>
                      </w:divBdr>
                    </w:div>
                  </w:divsChild>
                </w:div>
                <w:div w:id="107168033">
                  <w:marLeft w:val="0"/>
                  <w:marRight w:val="0"/>
                  <w:marTop w:val="0"/>
                  <w:marBottom w:val="0"/>
                  <w:divBdr>
                    <w:top w:val="none" w:sz="0" w:space="0" w:color="auto"/>
                    <w:left w:val="none" w:sz="0" w:space="0" w:color="auto"/>
                    <w:bottom w:val="none" w:sz="0" w:space="0" w:color="auto"/>
                    <w:right w:val="none" w:sz="0" w:space="0" w:color="auto"/>
                  </w:divBdr>
                  <w:divsChild>
                    <w:div w:id="1955016921">
                      <w:marLeft w:val="0"/>
                      <w:marRight w:val="0"/>
                      <w:marTop w:val="0"/>
                      <w:marBottom w:val="0"/>
                      <w:divBdr>
                        <w:top w:val="none" w:sz="0" w:space="0" w:color="auto"/>
                        <w:left w:val="none" w:sz="0" w:space="0" w:color="auto"/>
                        <w:bottom w:val="none" w:sz="0" w:space="0" w:color="auto"/>
                        <w:right w:val="none" w:sz="0" w:space="0" w:color="auto"/>
                      </w:divBdr>
                    </w:div>
                  </w:divsChild>
                </w:div>
                <w:div w:id="147789883">
                  <w:marLeft w:val="0"/>
                  <w:marRight w:val="0"/>
                  <w:marTop w:val="0"/>
                  <w:marBottom w:val="0"/>
                  <w:divBdr>
                    <w:top w:val="none" w:sz="0" w:space="0" w:color="auto"/>
                    <w:left w:val="none" w:sz="0" w:space="0" w:color="auto"/>
                    <w:bottom w:val="none" w:sz="0" w:space="0" w:color="auto"/>
                    <w:right w:val="none" w:sz="0" w:space="0" w:color="auto"/>
                  </w:divBdr>
                  <w:divsChild>
                    <w:div w:id="186988952">
                      <w:marLeft w:val="0"/>
                      <w:marRight w:val="0"/>
                      <w:marTop w:val="0"/>
                      <w:marBottom w:val="0"/>
                      <w:divBdr>
                        <w:top w:val="none" w:sz="0" w:space="0" w:color="auto"/>
                        <w:left w:val="none" w:sz="0" w:space="0" w:color="auto"/>
                        <w:bottom w:val="none" w:sz="0" w:space="0" w:color="auto"/>
                        <w:right w:val="none" w:sz="0" w:space="0" w:color="auto"/>
                      </w:divBdr>
                    </w:div>
                  </w:divsChild>
                </w:div>
                <w:div w:id="156191234">
                  <w:marLeft w:val="0"/>
                  <w:marRight w:val="0"/>
                  <w:marTop w:val="0"/>
                  <w:marBottom w:val="0"/>
                  <w:divBdr>
                    <w:top w:val="none" w:sz="0" w:space="0" w:color="auto"/>
                    <w:left w:val="none" w:sz="0" w:space="0" w:color="auto"/>
                    <w:bottom w:val="none" w:sz="0" w:space="0" w:color="auto"/>
                    <w:right w:val="none" w:sz="0" w:space="0" w:color="auto"/>
                  </w:divBdr>
                  <w:divsChild>
                    <w:div w:id="264575111">
                      <w:marLeft w:val="0"/>
                      <w:marRight w:val="0"/>
                      <w:marTop w:val="0"/>
                      <w:marBottom w:val="0"/>
                      <w:divBdr>
                        <w:top w:val="none" w:sz="0" w:space="0" w:color="auto"/>
                        <w:left w:val="none" w:sz="0" w:space="0" w:color="auto"/>
                        <w:bottom w:val="none" w:sz="0" w:space="0" w:color="auto"/>
                        <w:right w:val="none" w:sz="0" w:space="0" w:color="auto"/>
                      </w:divBdr>
                    </w:div>
                  </w:divsChild>
                </w:div>
                <w:div w:id="197857723">
                  <w:marLeft w:val="0"/>
                  <w:marRight w:val="0"/>
                  <w:marTop w:val="0"/>
                  <w:marBottom w:val="0"/>
                  <w:divBdr>
                    <w:top w:val="none" w:sz="0" w:space="0" w:color="auto"/>
                    <w:left w:val="none" w:sz="0" w:space="0" w:color="auto"/>
                    <w:bottom w:val="none" w:sz="0" w:space="0" w:color="auto"/>
                    <w:right w:val="none" w:sz="0" w:space="0" w:color="auto"/>
                  </w:divBdr>
                  <w:divsChild>
                    <w:div w:id="1971281016">
                      <w:marLeft w:val="0"/>
                      <w:marRight w:val="0"/>
                      <w:marTop w:val="0"/>
                      <w:marBottom w:val="0"/>
                      <w:divBdr>
                        <w:top w:val="none" w:sz="0" w:space="0" w:color="auto"/>
                        <w:left w:val="none" w:sz="0" w:space="0" w:color="auto"/>
                        <w:bottom w:val="none" w:sz="0" w:space="0" w:color="auto"/>
                        <w:right w:val="none" w:sz="0" w:space="0" w:color="auto"/>
                      </w:divBdr>
                    </w:div>
                  </w:divsChild>
                </w:div>
                <w:div w:id="243883314">
                  <w:marLeft w:val="0"/>
                  <w:marRight w:val="0"/>
                  <w:marTop w:val="0"/>
                  <w:marBottom w:val="0"/>
                  <w:divBdr>
                    <w:top w:val="none" w:sz="0" w:space="0" w:color="auto"/>
                    <w:left w:val="none" w:sz="0" w:space="0" w:color="auto"/>
                    <w:bottom w:val="none" w:sz="0" w:space="0" w:color="auto"/>
                    <w:right w:val="none" w:sz="0" w:space="0" w:color="auto"/>
                  </w:divBdr>
                  <w:divsChild>
                    <w:div w:id="1509440253">
                      <w:marLeft w:val="0"/>
                      <w:marRight w:val="0"/>
                      <w:marTop w:val="0"/>
                      <w:marBottom w:val="0"/>
                      <w:divBdr>
                        <w:top w:val="none" w:sz="0" w:space="0" w:color="auto"/>
                        <w:left w:val="none" w:sz="0" w:space="0" w:color="auto"/>
                        <w:bottom w:val="none" w:sz="0" w:space="0" w:color="auto"/>
                        <w:right w:val="none" w:sz="0" w:space="0" w:color="auto"/>
                      </w:divBdr>
                    </w:div>
                  </w:divsChild>
                </w:div>
                <w:div w:id="263805704">
                  <w:marLeft w:val="0"/>
                  <w:marRight w:val="0"/>
                  <w:marTop w:val="0"/>
                  <w:marBottom w:val="0"/>
                  <w:divBdr>
                    <w:top w:val="none" w:sz="0" w:space="0" w:color="auto"/>
                    <w:left w:val="none" w:sz="0" w:space="0" w:color="auto"/>
                    <w:bottom w:val="none" w:sz="0" w:space="0" w:color="auto"/>
                    <w:right w:val="none" w:sz="0" w:space="0" w:color="auto"/>
                  </w:divBdr>
                  <w:divsChild>
                    <w:div w:id="252279090">
                      <w:marLeft w:val="0"/>
                      <w:marRight w:val="0"/>
                      <w:marTop w:val="0"/>
                      <w:marBottom w:val="0"/>
                      <w:divBdr>
                        <w:top w:val="none" w:sz="0" w:space="0" w:color="auto"/>
                        <w:left w:val="none" w:sz="0" w:space="0" w:color="auto"/>
                        <w:bottom w:val="none" w:sz="0" w:space="0" w:color="auto"/>
                        <w:right w:val="none" w:sz="0" w:space="0" w:color="auto"/>
                      </w:divBdr>
                    </w:div>
                  </w:divsChild>
                </w:div>
                <w:div w:id="278878800">
                  <w:marLeft w:val="0"/>
                  <w:marRight w:val="0"/>
                  <w:marTop w:val="0"/>
                  <w:marBottom w:val="0"/>
                  <w:divBdr>
                    <w:top w:val="none" w:sz="0" w:space="0" w:color="auto"/>
                    <w:left w:val="none" w:sz="0" w:space="0" w:color="auto"/>
                    <w:bottom w:val="none" w:sz="0" w:space="0" w:color="auto"/>
                    <w:right w:val="none" w:sz="0" w:space="0" w:color="auto"/>
                  </w:divBdr>
                  <w:divsChild>
                    <w:div w:id="1472676268">
                      <w:marLeft w:val="0"/>
                      <w:marRight w:val="0"/>
                      <w:marTop w:val="0"/>
                      <w:marBottom w:val="0"/>
                      <w:divBdr>
                        <w:top w:val="none" w:sz="0" w:space="0" w:color="auto"/>
                        <w:left w:val="none" w:sz="0" w:space="0" w:color="auto"/>
                        <w:bottom w:val="none" w:sz="0" w:space="0" w:color="auto"/>
                        <w:right w:val="none" w:sz="0" w:space="0" w:color="auto"/>
                      </w:divBdr>
                    </w:div>
                  </w:divsChild>
                </w:div>
                <w:div w:id="282425919">
                  <w:marLeft w:val="0"/>
                  <w:marRight w:val="0"/>
                  <w:marTop w:val="0"/>
                  <w:marBottom w:val="0"/>
                  <w:divBdr>
                    <w:top w:val="none" w:sz="0" w:space="0" w:color="auto"/>
                    <w:left w:val="none" w:sz="0" w:space="0" w:color="auto"/>
                    <w:bottom w:val="none" w:sz="0" w:space="0" w:color="auto"/>
                    <w:right w:val="none" w:sz="0" w:space="0" w:color="auto"/>
                  </w:divBdr>
                  <w:divsChild>
                    <w:div w:id="1810248614">
                      <w:marLeft w:val="0"/>
                      <w:marRight w:val="0"/>
                      <w:marTop w:val="0"/>
                      <w:marBottom w:val="0"/>
                      <w:divBdr>
                        <w:top w:val="none" w:sz="0" w:space="0" w:color="auto"/>
                        <w:left w:val="none" w:sz="0" w:space="0" w:color="auto"/>
                        <w:bottom w:val="none" w:sz="0" w:space="0" w:color="auto"/>
                        <w:right w:val="none" w:sz="0" w:space="0" w:color="auto"/>
                      </w:divBdr>
                    </w:div>
                  </w:divsChild>
                </w:div>
                <w:div w:id="317541165">
                  <w:marLeft w:val="0"/>
                  <w:marRight w:val="0"/>
                  <w:marTop w:val="0"/>
                  <w:marBottom w:val="0"/>
                  <w:divBdr>
                    <w:top w:val="none" w:sz="0" w:space="0" w:color="auto"/>
                    <w:left w:val="none" w:sz="0" w:space="0" w:color="auto"/>
                    <w:bottom w:val="none" w:sz="0" w:space="0" w:color="auto"/>
                    <w:right w:val="none" w:sz="0" w:space="0" w:color="auto"/>
                  </w:divBdr>
                  <w:divsChild>
                    <w:div w:id="1524130276">
                      <w:marLeft w:val="0"/>
                      <w:marRight w:val="0"/>
                      <w:marTop w:val="0"/>
                      <w:marBottom w:val="0"/>
                      <w:divBdr>
                        <w:top w:val="none" w:sz="0" w:space="0" w:color="auto"/>
                        <w:left w:val="none" w:sz="0" w:space="0" w:color="auto"/>
                        <w:bottom w:val="none" w:sz="0" w:space="0" w:color="auto"/>
                        <w:right w:val="none" w:sz="0" w:space="0" w:color="auto"/>
                      </w:divBdr>
                    </w:div>
                  </w:divsChild>
                </w:div>
                <w:div w:id="390423691">
                  <w:marLeft w:val="0"/>
                  <w:marRight w:val="0"/>
                  <w:marTop w:val="0"/>
                  <w:marBottom w:val="0"/>
                  <w:divBdr>
                    <w:top w:val="none" w:sz="0" w:space="0" w:color="auto"/>
                    <w:left w:val="none" w:sz="0" w:space="0" w:color="auto"/>
                    <w:bottom w:val="none" w:sz="0" w:space="0" w:color="auto"/>
                    <w:right w:val="none" w:sz="0" w:space="0" w:color="auto"/>
                  </w:divBdr>
                  <w:divsChild>
                    <w:div w:id="595476639">
                      <w:marLeft w:val="0"/>
                      <w:marRight w:val="0"/>
                      <w:marTop w:val="0"/>
                      <w:marBottom w:val="0"/>
                      <w:divBdr>
                        <w:top w:val="none" w:sz="0" w:space="0" w:color="auto"/>
                        <w:left w:val="none" w:sz="0" w:space="0" w:color="auto"/>
                        <w:bottom w:val="none" w:sz="0" w:space="0" w:color="auto"/>
                        <w:right w:val="none" w:sz="0" w:space="0" w:color="auto"/>
                      </w:divBdr>
                    </w:div>
                    <w:div w:id="785122518">
                      <w:marLeft w:val="0"/>
                      <w:marRight w:val="0"/>
                      <w:marTop w:val="0"/>
                      <w:marBottom w:val="0"/>
                      <w:divBdr>
                        <w:top w:val="none" w:sz="0" w:space="0" w:color="auto"/>
                        <w:left w:val="none" w:sz="0" w:space="0" w:color="auto"/>
                        <w:bottom w:val="none" w:sz="0" w:space="0" w:color="auto"/>
                        <w:right w:val="none" w:sz="0" w:space="0" w:color="auto"/>
                      </w:divBdr>
                    </w:div>
                  </w:divsChild>
                </w:div>
                <w:div w:id="401756786">
                  <w:marLeft w:val="0"/>
                  <w:marRight w:val="0"/>
                  <w:marTop w:val="0"/>
                  <w:marBottom w:val="0"/>
                  <w:divBdr>
                    <w:top w:val="none" w:sz="0" w:space="0" w:color="auto"/>
                    <w:left w:val="none" w:sz="0" w:space="0" w:color="auto"/>
                    <w:bottom w:val="none" w:sz="0" w:space="0" w:color="auto"/>
                    <w:right w:val="none" w:sz="0" w:space="0" w:color="auto"/>
                  </w:divBdr>
                  <w:divsChild>
                    <w:div w:id="1528790589">
                      <w:marLeft w:val="0"/>
                      <w:marRight w:val="0"/>
                      <w:marTop w:val="0"/>
                      <w:marBottom w:val="0"/>
                      <w:divBdr>
                        <w:top w:val="none" w:sz="0" w:space="0" w:color="auto"/>
                        <w:left w:val="none" w:sz="0" w:space="0" w:color="auto"/>
                        <w:bottom w:val="none" w:sz="0" w:space="0" w:color="auto"/>
                        <w:right w:val="none" w:sz="0" w:space="0" w:color="auto"/>
                      </w:divBdr>
                    </w:div>
                  </w:divsChild>
                </w:div>
                <w:div w:id="414861981">
                  <w:marLeft w:val="0"/>
                  <w:marRight w:val="0"/>
                  <w:marTop w:val="0"/>
                  <w:marBottom w:val="0"/>
                  <w:divBdr>
                    <w:top w:val="none" w:sz="0" w:space="0" w:color="auto"/>
                    <w:left w:val="none" w:sz="0" w:space="0" w:color="auto"/>
                    <w:bottom w:val="none" w:sz="0" w:space="0" w:color="auto"/>
                    <w:right w:val="none" w:sz="0" w:space="0" w:color="auto"/>
                  </w:divBdr>
                  <w:divsChild>
                    <w:div w:id="1022897509">
                      <w:marLeft w:val="0"/>
                      <w:marRight w:val="0"/>
                      <w:marTop w:val="0"/>
                      <w:marBottom w:val="0"/>
                      <w:divBdr>
                        <w:top w:val="none" w:sz="0" w:space="0" w:color="auto"/>
                        <w:left w:val="none" w:sz="0" w:space="0" w:color="auto"/>
                        <w:bottom w:val="none" w:sz="0" w:space="0" w:color="auto"/>
                        <w:right w:val="none" w:sz="0" w:space="0" w:color="auto"/>
                      </w:divBdr>
                    </w:div>
                  </w:divsChild>
                </w:div>
                <w:div w:id="454297126">
                  <w:marLeft w:val="0"/>
                  <w:marRight w:val="0"/>
                  <w:marTop w:val="0"/>
                  <w:marBottom w:val="0"/>
                  <w:divBdr>
                    <w:top w:val="none" w:sz="0" w:space="0" w:color="auto"/>
                    <w:left w:val="none" w:sz="0" w:space="0" w:color="auto"/>
                    <w:bottom w:val="none" w:sz="0" w:space="0" w:color="auto"/>
                    <w:right w:val="none" w:sz="0" w:space="0" w:color="auto"/>
                  </w:divBdr>
                  <w:divsChild>
                    <w:div w:id="86386191">
                      <w:marLeft w:val="0"/>
                      <w:marRight w:val="0"/>
                      <w:marTop w:val="0"/>
                      <w:marBottom w:val="0"/>
                      <w:divBdr>
                        <w:top w:val="none" w:sz="0" w:space="0" w:color="auto"/>
                        <w:left w:val="none" w:sz="0" w:space="0" w:color="auto"/>
                        <w:bottom w:val="none" w:sz="0" w:space="0" w:color="auto"/>
                        <w:right w:val="none" w:sz="0" w:space="0" w:color="auto"/>
                      </w:divBdr>
                    </w:div>
                  </w:divsChild>
                </w:div>
                <w:div w:id="501510397">
                  <w:marLeft w:val="0"/>
                  <w:marRight w:val="0"/>
                  <w:marTop w:val="0"/>
                  <w:marBottom w:val="0"/>
                  <w:divBdr>
                    <w:top w:val="none" w:sz="0" w:space="0" w:color="auto"/>
                    <w:left w:val="none" w:sz="0" w:space="0" w:color="auto"/>
                    <w:bottom w:val="none" w:sz="0" w:space="0" w:color="auto"/>
                    <w:right w:val="none" w:sz="0" w:space="0" w:color="auto"/>
                  </w:divBdr>
                  <w:divsChild>
                    <w:div w:id="2024934068">
                      <w:marLeft w:val="0"/>
                      <w:marRight w:val="0"/>
                      <w:marTop w:val="0"/>
                      <w:marBottom w:val="0"/>
                      <w:divBdr>
                        <w:top w:val="none" w:sz="0" w:space="0" w:color="auto"/>
                        <w:left w:val="none" w:sz="0" w:space="0" w:color="auto"/>
                        <w:bottom w:val="none" w:sz="0" w:space="0" w:color="auto"/>
                        <w:right w:val="none" w:sz="0" w:space="0" w:color="auto"/>
                      </w:divBdr>
                    </w:div>
                  </w:divsChild>
                </w:div>
                <w:div w:id="561017277">
                  <w:marLeft w:val="0"/>
                  <w:marRight w:val="0"/>
                  <w:marTop w:val="0"/>
                  <w:marBottom w:val="0"/>
                  <w:divBdr>
                    <w:top w:val="none" w:sz="0" w:space="0" w:color="auto"/>
                    <w:left w:val="none" w:sz="0" w:space="0" w:color="auto"/>
                    <w:bottom w:val="none" w:sz="0" w:space="0" w:color="auto"/>
                    <w:right w:val="none" w:sz="0" w:space="0" w:color="auto"/>
                  </w:divBdr>
                  <w:divsChild>
                    <w:div w:id="687684036">
                      <w:marLeft w:val="0"/>
                      <w:marRight w:val="0"/>
                      <w:marTop w:val="0"/>
                      <w:marBottom w:val="0"/>
                      <w:divBdr>
                        <w:top w:val="none" w:sz="0" w:space="0" w:color="auto"/>
                        <w:left w:val="none" w:sz="0" w:space="0" w:color="auto"/>
                        <w:bottom w:val="none" w:sz="0" w:space="0" w:color="auto"/>
                        <w:right w:val="none" w:sz="0" w:space="0" w:color="auto"/>
                      </w:divBdr>
                    </w:div>
                  </w:divsChild>
                </w:div>
                <w:div w:id="563613593">
                  <w:marLeft w:val="0"/>
                  <w:marRight w:val="0"/>
                  <w:marTop w:val="0"/>
                  <w:marBottom w:val="0"/>
                  <w:divBdr>
                    <w:top w:val="none" w:sz="0" w:space="0" w:color="auto"/>
                    <w:left w:val="none" w:sz="0" w:space="0" w:color="auto"/>
                    <w:bottom w:val="none" w:sz="0" w:space="0" w:color="auto"/>
                    <w:right w:val="none" w:sz="0" w:space="0" w:color="auto"/>
                  </w:divBdr>
                  <w:divsChild>
                    <w:div w:id="1391803310">
                      <w:marLeft w:val="0"/>
                      <w:marRight w:val="0"/>
                      <w:marTop w:val="0"/>
                      <w:marBottom w:val="0"/>
                      <w:divBdr>
                        <w:top w:val="none" w:sz="0" w:space="0" w:color="auto"/>
                        <w:left w:val="none" w:sz="0" w:space="0" w:color="auto"/>
                        <w:bottom w:val="none" w:sz="0" w:space="0" w:color="auto"/>
                        <w:right w:val="none" w:sz="0" w:space="0" w:color="auto"/>
                      </w:divBdr>
                    </w:div>
                  </w:divsChild>
                </w:div>
                <w:div w:id="581187033">
                  <w:marLeft w:val="0"/>
                  <w:marRight w:val="0"/>
                  <w:marTop w:val="0"/>
                  <w:marBottom w:val="0"/>
                  <w:divBdr>
                    <w:top w:val="none" w:sz="0" w:space="0" w:color="auto"/>
                    <w:left w:val="none" w:sz="0" w:space="0" w:color="auto"/>
                    <w:bottom w:val="none" w:sz="0" w:space="0" w:color="auto"/>
                    <w:right w:val="none" w:sz="0" w:space="0" w:color="auto"/>
                  </w:divBdr>
                  <w:divsChild>
                    <w:div w:id="2062362634">
                      <w:marLeft w:val="0"/>
                      <w:marRight w:val="0"/>
                      <w:marTop w:val="0"/>
                      <w:marBottom w:val="0"/>
                      <w:divBdr>
                        <w:top w:val="none" w:sz="0" w:space="0" w:color="auto"/>
                        <w:left w:val="none" w:sz="0" w:space="0" w:color="auto"/>
                        <w:bottom w:val="none" w:sz="0" w:space="0" w:color="auto"/>
                        <w:right w:val="none" w:sz="0" w:space="0" w:color="auto"/>
                      </w:divBdr>
                    </w:div>
                  </w:divsChild>
                </w:div>
                <w:div w:id="621304101">
                  <w:marLeft w:val="0"/>
                  <w:marRight w:val="0"/>
                  <w:marTop w:val="0"/>
                  <w:marBottom w:val="0"/>
                  <w:divBdr>
                    <w:top w:val="none" w:sz="0" w:space="0" w:color="auto"/>
                    <w:left w:val="none" w:sz="0" w:space="0" w:color="auto"/>
                    <w:bottom w:val="none" w:sz="0" w:space="0" w:color="auto"/>
                    <w:right w:val="none" w:sz="0" w:space="0" w:color="auto"/>
                  </w:divBdr>
                  <w:divsChild>
                    <w:div w:id="1313827345">
                      <w:marLeft w:val="0"/>
                      <w:marRight w:val="0"/>
                      <w:marTop w:val="0"/>
                      <w:marBottom w:val="0"/>
                      <w:divBdr>
                        <w:top w:val="none" w:sz="0" w:space="0" w:color="auto"/>
                        <w:left w:val="none" w:sz="0" w:space="0" w:color="auto"/>
                        <w:bottom w:val="none" w:sz="0" w:space="0" w:color="auto"/>
                        <w:right w:val="none" w:sz="0" w:space="0" w:color="auto"/>
                      </w:divBdr>
                    </w:div>
                  </w:divsChild>
                </w:div>
                <w:div w:id="660041377">
                  <w:marLeft w:val="0"/>
                  <w:marRight w:val="0"/>
                  <w:marTop w:val="0"/>
                  <w:marBottom w:val="0"/>
                  <w:divBdr>
                    <w:top w:val="none" w:sz="0" w:space="0" w:color="auto"/>
                    <w:left w:val="none" w:sz="0" w:space="0" w:color="auto"/>
                    <w:bottom w:val="none" w:sz="0" w:space="0" w:color="auto"/>
                    <w:right w:val="none" w:sz="0" w:space="0" w:color="auto"/>
                  </w:divBdr>
                  <w:divsChild>
                    <w:div w:id="1652174672">
                      <w:marLeft w:val="0"/>
                      <w:marRight w:val="0"/>
                      <w:marTop w:val="0"/>
                      <w:marBottom w:val="0"/>
                      <w:divBdr>
                        <w:top w:val="none" w:sz="0" w:space="0" w:color="auto"/>
                        <w:left w:val="none" w:sz="0" w:space="0" w:color="auto"/>
                        <w:bottom w:val="none" w:sz="0" w:space="0" w:color="auto"/>
                        <w:right w:val="none" w:sz="0" w:space="0" w:color="auto"/>
                      </w:divBdr>
                    </w:div>
                  </w:divsChild>
                </w:div>
                <w:div w:id="714622925">
                  <w:marLeft w:val="0"/>
                  <w:marRight w:val="0"/>
                  <w:marTop w:val="0"/>
                  <w:marBottom w:val="0"/>
                  <w:divBdr>
                    <w:top w:val="none" w:sz="0" w:space="0" w:color="auto"/>
                    <w:left w:val="none" w:sz="0" w:space="0" w:color="auto"/>
                    <w:bottom w:val="none" w:sz="0" w:space="0" w:color="auto"/>
                    <w:right w:val="none" w:sz="0" w:space="0" w:color="auto"/>
                  </w:divBdr>
                  <w:divsChild>
                    <w:div w:id="1153906846">
                      <w:marLeft w:val="0"/>
                      <w:marRight w:val="0"/>
                      <w:marTop w:val="0"/>
                      <w:marBottom w:val="0"/>
                      <w:divBdr>
                        <w:top w:val="none" w:sz="0" w:space="0" w:color="auto"/>
                        <w:left w:val="none" w:sz="0" w:space="0" w:color="auto"/>
                        <w:bottom w:val="none" w:sz="0" w:space="0" w:color="auto"/>
                        <w:right w:val="none" w:sz="0" w:space="0" w:color="auto"/>
                      </w:divBdr>
                    </w:div>
                  </w:divsChild>
                </w:div>
                <w:div w:id="764573831">
                  <w:marLeft w:val="0"/>
                  <w:marRight w:val="0"/>
                  <w:marTop w:val="0"/>
                  <w:marBottom w:val="0"/>
                  <w:divBdr>
                    <w:top w:val="none" w:sz="0" w:space="0" w:color="auto"/>
                    <w:left w:val="none" w:sz="0" w:space="0" w:color="auto"/>
                    <w:bottom w:val="none" w:sz="0" w:space="0" w:color="auto"/>
                    <w:right w:val="none" w:sz="0" w:space="0" w:color="auto"/>
                  </w:divBdr>
                  <w:divsChild>
                    <w:div w:id="2048868821">
                      <w:marLeft w:val="0"/>
                      <w:marRight w:val="0"/>
                      <w:marTop w:val="0"/>
                      <w:marBottom w:val="0"/>
                      <w:divBdr>
                        <w:top w:val="none" w:sz="0" w:space="0" w:color="auto"/>
                        <w:left w:val="none" w:sz="0" w:space="0" w:color="auto"/>
                        <w:bottom w:val="none" w:sz="0" w:space="0" w:color="auto"/>
                        <w:right w:val="none" w:sz="0" w:space="0" w:color="auto"/>
                      </w:divBdr>
                    </w:div>
                  </w:divsChild>
                </w:div>
                <w:div w:id="768046781">
                  <w:marLeft w:val="0"/>
                  <w:marRight w:val="0"/>
                  <w:marTop w:val="0"/>
                  <w:marBottom w:val="0"/>
                  <w:divBdr>
                    <w:top w:val="none" w:sz="0" w:space="0" w:color="auto"/>
                    <w:left w:val="none" w:sz="0" w:space="0" w:color="auto"/>
                    <w:bottom w:val="none" w:sz="0" w:space="0" w:color="auto"/>
                    <w:right w:val="none" w:sz="0" w:space="0" w:color="auto"/>
                  </w:divBdr>
                  <w:divsChild>
                    <w:div w:id="370350801">
                      <w:marLeft w:val="0"/>
                      <w:marRight w:val="0"/>
                      <w:marTop w:val="0"/>
                      <w:marBottom w:val="0"/>
                      <w:divBdr>
                        <w:top w:val="none" w:sz="0" w:space="0" w:color="auto"/>
                        <w:left w:val="none" w:sz="0" w:space="0" w:color="auto"/>
                        <w:bottom w:val="none" w:sz="0" w:space="0" w:color="auto"/>
                        <w:right w:val="none" w:sz="0" w:space="0" w:color="auto"/>
                      </w:divBdr>
                    </w:div>
                    <w:div w:id="1363824026">
                      <w:marLeft w:val="0"/>
                      <w:marRight w:val="0"/>
                      <w:marTop w:val="0"/>
                      <w:marBottom w:val="0"/>
                      <w:divBdr>
                        <w:top w:val="none" w:sz="0" w:space="0" w:color="auto"/>
                        <w:left w:val="none" w:sz="0" w:space="0" w:color="auto"/>
                        <w:bottom w:val="none" w:sz="0" w:space="0" w:color="auto"/>
                        <w:right w:val="none" w:sz="0" w:space="0" w:color="auto"/>
                      </w:divBdr>
                    </w:div>
                  </w:divsChild>
                </w:div>
                <w:div w:id="789709981">
                  <w:marLeft w:val="0"/>
                  <w:marRight w:val="0"/>
                  <w:marTop w:val="0"/>
                  <w:marBottom w:val="0"/>
                  <w:divBdr>
                    <w:top w:val="none" w:sz="0" w:space="0" w:color="auto"/>
                    <w:left w:val="none" w:sz="0" w:space="0" w:color="auto"/>
                    <w:bottom w:val="none" w:sz="0" w:space="0" w:color="auto"/>
                    <w:right w:val="none" w:sz="0" w:space="0" w:color="auto"/>
                  </w:divBdr>
                  <w:divsChild>
                    <w:div w:id="737171026">
                      <w:marLeft w:val="0"/>
                      <w:marRight w:val="0"/>
                      <w:marTop w:val="0"/>
                      <w:marBottom w:val="0"/>
                      <w:divBdr>
                        <w:top w:val="none" w:sz="0" w:space="0" w:color="auto"/>
                        <w:left w:val="none" w:sz="0" w:space="0" w:color="auto"/>
                        <w:bottom w:val="none" w:sz="0" w:space="0" w:color="auto"/>
                        <w:right w:val="none" w:sz="0" w:space="0" w:color="auto"/>
                      </w:divBdr>
                    </w:div>
                  </w:divsChild>
                </w:div>
                <w:div w:id="876313025">
                  <w:marLeft w:val="0"/>
                  <w:marRight w:val="0"/>
                  <w:marTop w:val="0"/>
                  <w:marBottom w:val="0"/>
                  <w:divBdr>
                    <w:top w:val="none" w:sz="0" w:space="0" w:color="auto"/>
                    <w:left w:val="none" w:sz="0" w:space="0" w:color="auto"/>
                    <w:bottom w:val="none" w:sz="0" w:space="0" w:color="auto"/>
                    <w:right w:val="none" w:sz="0" w:space="0" w:color="auto"/>
                  </w:divBdr>
                  <w:divsChild>
                    <w:div w:id="173810371">
                      <w:marLeft w:val="0"/>
                      <w:marRight w:val="0"/>
                      <w:marTop w:val="0"/>
                      <w:marBottom w:val="0"/>
                      <w:divBdr>
                        <w:top w:val="none" w:sz="0" w:space="0" w:color="auto"/>
                        <w:left w:val="none" w:sz="0" w:space="0" w:color="auto"/>
                        <w:bottom w:val="none" w:sz="0" w:space="0" w:color="auto"/>
                        <w:right w:val="none" w:sz="0" w:space="0" w:color="auto"/>
                      </w:divBdr>
                    </w:div>
                  </w:divsChild>
                </w:div>
                <w:div w:id="905919769">
                  <w:marLeft w:val="0"/>
                  <w:marRight w:val="0"/>
                  <w:marTop w:val="0"/>
                  <w:marBottom w:val="0"/>
                  <w:divBdr>
                    <w:top w:val="none" w:sz="0" w:space="0" w:color="auto"/>
                    <w:left w:val="none" w:sz="0" w:space="0" w:color="auto"/>
                    <w:bottom w:val="none" w:sz="0" w:space="0" w:color="auto"/>
                    <w:right w:val="none" w:sz="0" w:space="0" w:color="auto"/>
                  </w:divBdr>
                  <w:divsChild>
                    <w:div w:id="2092000311">
                      <w:marLeft w:val="0"/>
                      <w:marRight w:val="0"/>
                      <w:marTop w:val="0"/>
                      <w:marBottom w:val="0"/>
                      <w:divBdr>
                        <w:top w:val="none" w:sz="0" w:space="0" w:color="auto"/>
                        <w:left w:val="none" w:sz="0" w:space="0" w:color="auto"/>
                        <w:bottom w:val="none" w:sz="0" w:space="0" w:color="auto"/>
                        <w:right w:val="none" w:sz="0" w:space="0" w:color="auto"/>
                      </w:divBdr>
                    </w:div>
                  </w:divsChild>
                </w:div>
                <w:div w:id="934677235">
                  <w:marLeft w:val="0"/>
                  <w:marRight w:val="0"/>
                  <w:marTop w:val="0"/>
                  <w:marBottom w:val="0"/>
                  <w:divBdr>
                    <w:top w:val="none" w:sz="0" w:space="0" w:color="auto"/>
                    <w:left w:val="none" w:sz="0" w:space="0" w:color="auto"/>
                    <w:bottom w:val="none" w:sz="0" w:space="0" w:color="auto"/>
                    <w:right w:val="none" w:sz="0" w:space="0" w:color="auto"/>
                  </w:divBdr>
                  <w:divsChild>
                    <w:div w:id="495650104">
                      <w:marLeft w:val="0"/>
                      <w:marRight w:val="0"/>
                      <w:marTop w:val="0"/>
                      <w:marBottom w:val="0"/>
                      <w:divBdr>
                        <w:top w:val="none" w:sz="0" w:space="0" w:color="auto"/>
                        <w:left w:val="none" w:sz="0" w:space="0" w:color="auto"/>
                        <w:bottom w:val="none" w:sz="0" w:space="0" w:color="auto"/>
                        <w:right w:val="none" w:sz="0" w:space="0" w:color="auto"/>
                      </w:divBdr>
                    </w:div>
                  </w:divsChild>
                </w:div>
                <w:div w:id="962928871">
                  <w:marLeft w:val="0"/>
                  <w:marRight w:val="0"/>
                  <w:marTop w:val="0"/>
                  <w:marBottom w:val="0"/>
                  <w:divBdr>
                    <w:top w:val="none" w:sz="0" w:space="0" w:color="auto"/>
                    <w:left w:val="none" w:sz="0" w:space="0" w:color="auto"/>
                    <w:bottom w:val="none" w:sz="0" w:space="0" w:color="auto"/>
                    <w:right w:val="none" w:sz="0" w:space="0" w:color="auto"/>
                  </w:divBdr>
                  <w:divsChild>
                    <w:div w:id="372772429">
                      <w:marLeft w:val="0"/>
                      <w:marRight w:val="0"/>
                      <w:marTop w:val="0"/>
                      <w:marBottom w:val="0"/>
                      <w:divBdr>
                        <w:top w:val="none" w:sz="0" w:space="0" w:color="auto"/>
                        <w:left w:val="none" w:sz="0" w:space="0" w:color="auto"/>
                        <w:bottom w:val="none" w:sz="0" w:space="0" w:color="auto"/>
                        <w:right w:val="none" w:sz="0" w:space="0" w:color="auto"/>
                      </w:divBdr>
                    </w:div>
                  </w:divsChild>
                </w:div>
                <w:div w:id="1045837011">
                  <w:marLeft w:val="0"/>
                  <w:marRight w:val="0"/>
                  <w:marTop w:val="0"/>
                  <w:marBottom w:val="0"/>
                  <w:divBdr>
                    <w:top w:val="none" w:sz="0" w:space="0" w:color="auto"/>
                    <w:left w:val="none" w:sz="0" w:space="0" w:color="auto"/>
                    <w:bottom w:val="none" w:sz="0" w:space="0" w:color="auto"/>
                    <w:right w:val="none" w:sz="0" w:space="0" w:color="auto"/>
                  </w:divBdr>
                  <w:divsChild>
                    <w:div w:id="549342368">
                      <w:marLeft w:val="0"/>
                      <w:marRight w:val="0"/>
                      <w:marTop w:val="0"/>
                      <w:marBottom w:val="0"/>
                      <w:divBdr>
                        <w:top w:val="none" w:sz="0" w:space="0" w:color="auto"/>
                        <w:left w:val="none" w:sz="0" w:space="0" w:color="auto"/>
                        <w:bottom w:val="none" w:sz="0" w:space="0" w:color="auto"/>
                        <w:right w:val="none" w:sz="0" w:space="0" w:color="auto"/>
                      </w:divBdr>
                    </w:div>
                  </w:divsChild>
                </w:div>
                <w:div w:id="1058477938">
                  <w:marLeft w:val="0"/>
                  <w:marRight w:val="0"/>
                  <w:marTop w:val="0"/>
                  <w:marBottom w:val="0"/>
                  <w:divBdr>
                    <w:top w:val="none" w:sz="0" w:space="0" w:color="auto"/>
                    <w:left w:val="none" w:sz="0" w:space="0" w:color="auto"/>
                    <w:bottom w:val="none" w:sz="0" w:space="0" w:color="auto"/>
                    <w:right w:val="none" w:sz="0" w:space="0" w:color="auto"/>
                  </w:divBdr>
                  <w:divsChild>
                    <w:div w:id="1093629992">
                      <w:marLeft w:val="0"/>
                      <w:marRight w:val="0"/>
                      <w:marTop w:val="0"/>
                      <w:marBottom w:val="0"/>
                      <w:divBdr>
                        <w:top w:val="none" w:sz="0" w:space="0" w:color="auto"/>
                        <w:left w:val="none" w:sz="0" w:space="0" w:color="auto"/>
                        <w:bottom w:val="none" w:sz="0" w:space="0" w:color="auto"/>
                        <w:right w:val="none" w:sz="0" w:space="0" w:color="auto"/>
                      </w:divBdr>
                    </w:div>
                  </w:divsChild>
                </w:div>
                <w:div w:id="1079522694">
                  <w:marLeft w:val="0"/>
                  <w:marRight w:val="0"/>
                  <w:marTop w:val="0"/>
                  <w:marBottom w:val="0"/>
                  <w:divBdr>
                    <w:top w:val="none" w:sz="0" w:space="0" w:color="auto"/>
                    <w:left w:val="none" w:sz="0" w:space="0" w:color="auto"/>
                    <w:bottom w:val="none" w:sz="0" w:space="0" w:color="auto"/>
                    <w:right w:val="none" w:sz="0" w:space="0" w:color="auto"/>
                  </w:divBdr>
                  <w:divsChild>
                    <w:div w:id="890724213">
                      <w:marLeft w:val="0"/>
                      <w:marRight w:val="0"/>
                      <w:marTop w:val="0"/>
                      <w:marBottom w:val="0"/>
                      <w:divBdr>
                        <w:top w:val="none" w:sz="0" w:space="0" w:color="auto"/>
                        <w:left w:val="none" w:sz="0" w:space="0" w:color="auto"/>
                        <w:bottom w:val="none" w:sz="0" w:space="0" w:color="auto"/>
                        <w:right w:val="none" w:sz="0" w:space="0" w:color="auto"/>
                      </w:divBdr>
                    </w:div>
                  </w:divsChild>
                </w:div>
                <w:div w:id="1146163569">
                  <w:marLeft w:val="0"/>
                  <w:marRight w:val="0"/>
                  <w:marTop w:val="0"/>
                  <w:marBottom w:val="0"/>
                  <w:divBdr>
                    <w:top w:val="none" w:sz="0" w:space="0" w:color="auto"/>
                    <w:left w:val="none" w:sz="0" w:space="0" w:color="auto"/>
                    <w:bottom w:val="none" w:sz="0" w:space="0" w:color="auto"/>
                    <w:right w:val="none" w:sz="0" w:space="0" w:color="auto"/>
                  </w:divBdr>
                  <w:divsChild>
                    <w:div w:id="509685278">
                      <w:marLeft w:val="0"/>
                      <w:marRight w:val="0"/>
                      <w:marTop w:val="0"/>
                      <w:marBottom w:val="0"/>
                      <w:divBdr>
                        <w:top w:val="none" w:sz="0" w:space="0" w:color="auto"/>
                        <w:left w:val="none" w:sz="0" w:space="0" w:color="auto"/>
                        <w:bottom w:val="none" w:sz="0" w:space="0" w:color="auto"/>
                        <w:right w:val="none" w:sz="0" w:space="0" w:color="auto"/>
                      </w:divBdr>
                    </w:div>
                  </w:divsChild>
                </w:div>
                <w:div w:id="1153327000">
                  <w:marLeft w:val="0"/>
                  <w:marRight w:val="0"/>
                  <w:marTop w:val="0"/>
                  <w:marBottom w:val="0"/>
                  <w:divBdr>
                    <w:top w:val="none" w:sz="0" w:space="0" w:color="auto"/>
                    <w:left w:val="none" w:sz="0" w:space="0" w:color="auto"/>
                    <w:bottom w:val="none" w:sz="0" w:space="0" w:color="auto"/>
                    <w:right w:val="none" w:sz="0" w:space="0" w:color="auto"/>
                  </w:divBdr>
                  <w:divsChild>
                    <w:div w:id="1592471957">
                      <w:marLeft w:val="0"/>
                      <w:marRight w:val="0"/>
                      <w:marTop w:val="0"/>
                      <w:marBottom w:val="0"/>
                      <w:divBdr>
                        <w:top w:val="none" w:sz="0" w:space="0" w:color="auto"/>
                        <w:left w:val="none" w:sz="0" w:space="0" w:color="auto"/>
                        <w:bottom w:val="none" w:sz="0" w:space="0" w:color="auto"/>
                        <w:right w:val="none" w:sz="0" w:space="0" w:color="auto"/>
                      </w:divBdr>
                    </w:div>
                  </w:divsChild>
                </w:div>
                <w:div w:id="1167017726">
                  <w:marLeft w:val="0"/>
                  <w:marRight w:val="0"/>
                  <w:marTop w:val="0"/>
                  <w:marBottom w:val="0"/>
                  <w:divBdr>
                    <w:top w:val="none" w:sz="0" w:space="0" w:color="auto"/>
                    <w:left w:val="none" w:sz="0" w:space="0" w:color="auto"/>
                    <w:bottom w:val="none" w:sz="0" w:space="0" w:color="auto"/>
                    <w:right w:val="none" w:sz="0" w:space="0" w:color="auto"/>
                  </w:divBdr>
                  <w:divsChild>
                    <w:div w:id="2051951800">
                      <w:marLeft w:val="0"/>
                      <w:marRight w:val="0"/>
                      <w:marTop w:val="0"/>
                      <w:marBottom w:val="0"/>
                      <w:divBdr>
                        <w:top w:val="none" w:sz="0" w:space="0" w:color="auto"/>
                        <w:left w:val="none" w:sz="0" w:space="0" w:color="auto"/>
                        <w:bottom w:val="none" w:sz="0" w:space="0" w:color="auto"/>
                        <w:right w:val="none" w:sz="0" w:space="0" w:color="auto"/>
                      </w:divBdr>
                    </w:div>
                  </w:divsChild>
                </w:div>
                <w:div w:id="1208104880">
                  <w:marLeft w:val="0"/>
                  <w:marRight w:val="0"/>
                  <w:marTop w:val="0"/>
                  <w:marBottom w:val="0"/>
                  <w:divBdr>
                    <w:top w:val="none" w:sz="0" w:space="0" w:color="auto"/>
                    <w:left w:val="none" w:sz="0" w:space="0" w:color="auto"/>
                    <w:bottom w:val="none" w:sz="0" w:space="0" w:color="auto"/>
                    <w:right w:val="none" w:sz="0" w:space="0" w:color="auto"/>
                  </w:divBdr>
                  <w:divsChild>
                    <w:div w:id="1567766073">
                      <w:marLeft w:val="0"/>
                      <w:marRight w:val="0"/>
                      <w:marTop w:val="0"/>
                      <w:marBottom w:val="0"/>
                      <w:divBdr>
                        <w:top w:val="none" w:sz="0" w:space="0" w:color="auto"/>
                        <w:left w:val="none" w:sz="0" w:space="0" w:color="auto"/>
                        <w:bottom w:val="none" w:sz="0" w:space="0" w:color="auto"/>
                        <w:right w:val="none" w:sz="0" w:space="0" w:color="auto"/>
                      </w:divBdr>
                    </w:div>
                  </w:divsChild>
                </w:div>
                <w:div w:id="1277521241">
                  <w:marLeft w:val="0"/>
                  <w:marRight w:val="0"/>
                  <w:marTop w:val="0"/>
                  <w:marBottom w:val="0"/>
                  <w:divBdr>
                    <w:top w:val="none" w:sz="0" w:space="0" w:color="auto"/>
                    <w:left w:val="none" w:sz="0" w:space="0" w:color="auto"/>
                    <w:bottom w:val="none" w:sz="0" w:space="0" w:color="auto"/>
                    <w:right w:val="none" w:sz="0" w:space="0" w:color="auto"/>
                  </w:divBdr>
                  <w:divsChild>
                    <w:div w:id="511802483">
                      <w:marLeft w:val="0"/>
                      <w:marRight w:val="0"/>
                      <w:marTop w:val="0"/>
                      <w:marBottom w:val="0"/>
                      <w:divBdr>
                        <w:top w:val="none" w:sz="0" w:space="0" w:color="auto"/>
                        <w:left w:val="none" w:sz="0" w:space="0" w:color="auto"/>
                        <w:bottom w:val="none" w:sz="0" w:space="0" w:color="auto"/>
                        <w:right w:val="none" w:sz="0" w:space="0" w:color="auto"/>
                      </w:divBdr>
                    </w:div>
                    <w:div w:id="1881086309">
                      <w:marLeft w:val="0"/>
                      <w:marRight w:val="0"/>
                      <w:marTop w:val="0"/>
                      <w:marBottom w:val="0"/>
                      <w:divBdr>
                        <w:top w:val="none" w:sz="0" w:space="0" w:color="auto"/>
                        <w:left w:val="none" w:sz="0" w:space="0" w:color="auto"/>
                        <w:bottom w:val="none" w:sz="0" w:space="0" w:color="auto"/>
                        <w:right w:val="none" w:sz="0" w:space="0" w:color="auto"/>
                      </w:divBdr>
                    </w:div>
                  </w:divsChild>
                </w:div>
                <w:div w:id="1315915703">
                  <w:marLeft w:val="0"/>
                  <w:marRight w:val="0"/>
                  <w:marTop w:val="0"/>
                  <w:marBottom w:val="0"/>
                  <w:divBdr>
                    <w:top w:val="none" w:sz="0" w:space="0" w:color="auto"/>
                    <w:left w:val="none" w:sz="0" w:space="0" w:color="auto"/>
                    <w:bottom w:val="none" w:sz="0" w:space="0" w:color="auto"/>
                    <w:right w:val="none" w:sz="0" w:space="0" w:color="auto"/>
                  </w:divBdr>
                  <w:divsChild>
                    <w:div w:id="1156068658">
                      <w:marLeft w:val="0"/>
                      <w:marRight w:val="0"/>
                      <w:marTop w:val="0"/>
                      <w:marBottom w:val="0"/>
                      <w:divBdr>
                        <w:top w:val="none" w:sz="0" w:space="0" w:color="auto"/>
                        <w:left w:val="none" w:sz="0" w:space="0" w:color="auto"/>
                        <w:bottom w:val="none" w:sz="0" w:space="0" w:color="auto"/>
                        <w:right w:val="none" w:sz="0" w:space="0" w:color="auto"/>
                      </w:divBdr>
                    </w:div>
                  </w:divsChild>
                </w:div>
                <w:div w:id="1318148015">
                  <w:marLeft w:val="0"/>
                  <w:marRight w:val="0"/>
                  <w:marTop w:val="0"/>
                  <w:marBottom w:val="0"/>
                  <w:divBdr>
                    <w:top w:val="none" w:sz="0" w:space="0" w:color="auto"/>
                    <w:left w:val="none" w:sz="0" w:space="0" w:color="auto"/>
                    <w:bottom w:val="none" w:sz="0" w:space="0" w:color="auto"/>
                    <w:right w:val="none" w:sz="0" w:space="0" w:color="auto"/>
                  </w:divBdr>
                  <w:divsChild>
                    <w:div w:id="1969699576">
                      <w:marLeft w:val="0"/>
                      <w:marRight w:val="0"/>
                      <w:marTop w:val="0"/>
                      <w:marBottom w:val="0"/>
                      <w:divBdr>
                        <w:top w:val="none" w:sz="0" w:space="0" w:color="auto"/>
                        <w:left w:val="none" w:sz="0" w:space="0" w:color="auto"/>
                        <w:bottom w:val="none" w:sz="0" w:space="0" w:color="auto"/>
                        <w:right w:val="none" w:sz="0" w:space="0" w:color="auto"/>
                      </w:divBdr>
                    </w:div>
                  </w:divsChild>
                </w:div>
                <w:div w:id="1326739331">
                  <w:marLeft w:val="0"/>
                  <w:marRight w:val="0"/>
                  <w:marTop w:val="0"/>
                  <w:marBottom w:val="0"/>
                  <w:divBdr>
                    <w:top w:val="none" w:sz="0" w:space="0" w:color="auto"/>
                    <w:left w:val="none" w:sz="0" w:space="0" w:color="auto"/>
                    <w:bottom w:val="none" w:sz="0" w:space="0" w:color="auto"/>
                    <w:right w:val="none" w:sz="0" w:space="0" w:color="auto"/>
                  </w:divBdr>
                  <w:divsChild>
                    <w:div w:id="570237322">
                      <w:marLeft w:val="0"/>
                      <w:marRight w:val="0"/>
                      <w:marTop w:val="0"/>
                      <w:marBottom w:val="0"/>
                      <w:divBdr>
                        <w:top w:val="none" w:sz="0" w:space="0" w:color="auto"/>
                        <w:left w:val="none" w:sz="0" w:space="0" w:color="auto"/>
                        <w:bottom w:val="none" w:sz="0" w:space="0" w:color="auto"/>
                        <w:right w:val="none" w:sz="0" w:space="0" w:color="auto"/>
                      </w:divBdr>
                    </w:div>
                  </w:divsChild>
                </w:div>
                <w:div w:id="1334260470">
                  <w:marLeft w:val="0"/>
                  <w:marRight w:val="0"/>
                  <w:marTop w:val="0"/>
                  <w:marBottom w:val="0"/>
                  <w:divBdr>
                    <w:top w:val="none" w:sz="0" w:space="0" w:color="auto"/>
                    <w:left w:val="none" w:sz="0" w:space="0" w:color="auto"/>
                    <w:bottom w:val="none" w:sz="0" w:space="0" w:color="auto"/>
                    <w:right w:val="none" w:sz="0" w:space="0" w:color="auto"/>
                  </w:divBdr>
                  <w:divsChild>
                    <w:div w:id="1172719186">
                      <w:marLeft w:val="0"/>
                      <w:marRight w:val="0"/>
                      <w:marTop w:val="0"/>
                      <w:marBottom w:val="0"/>
                      <w:divBdr>
                        <w:top w:val="none" w:sz="0" w:space="0" w:color="auto"/>
                        <w:left w:val="none" w:sz="0" w:space="0" w:color="auto"/>
                        <w:bottom w:val="none" w:sz="0" w:space="0" w:color="auto"/>
                        <w:right w:val="none" w:sz="0" w:space="0" w:color="auto"/>
                      </w:divBdr>
                    </w:div>
                  </w:divsChild>
                </w:div>
                <w:div w:id="1383603385">
                  <w:marLeft w:val="0"/>
                  <w:marRight w:val="0"/>
                  <w:marTop w:val="0"/>
                  <w:marBottom w:val="0"/>
                  <w:divBdr>
                    <w:top w:val="none" w:sz="0" w:space="0" w:color="auto"/>
                    <w:left w:val="none" w:sz="0" w:space="0" w:color="auto"/>
                    <w:bottom w:val="none" w:sz="0" w:space="0" w:color="auto"/>
                    <w:right w:val="none" w:sz="0" w:space="0" w:color="auto"/>
                  </w:divBdr>
                  <w:divsChild>
                    <w:div w:id="35743873">
                      <w:marLeft w:val="0"/>
                      <w:marRight w:val="0"/>
                      <w:marTop w:val="0"/>
                      <w:marBottom w:val="0"/>
                      <w:divBdr>
                        <w:top w:val="none" w:sz="0" w:space="0" w:color="auto"/>
                        <w:left w:val="none" w:sz="0" w:space="0" w:color="auto"/>
                        <w:bottom w:val="none" w:sz="0" w:space="0" w:color="auto"/>
                        <w:right w:val="none" w:sz="0" w:space="0" w:color="auto"/>
                      </w:divBdr>
                    </w:div>
                  </w:divsChild>
                </w:div>
                <w:div w:id="1443067265">
                  <w:marLeft w:val="0"/>
                  <w:marRight w:val="0"/>
                  <w:marTop w:val="0"/>
                  <w:marBottom w:val="0"/>
                  <w:divBdr>
                    <w:top w:val="none" w:sz="0" w:space="0" w:color="auto"/>
                    <w:left w:val="none" w:sz="0" w:space="0" w:color="auto"/>
                    <w:bottom w:val="none" w:sz="0" w:space="0" w:color="auto"/>
                    <w:right w:val="none" w:sz="0" w:space="0" w:color="auto"/>
                  </w:divBdr>
                  <w:divsChild>
                    <w:div w:id="31149277">
                      <w:marLeft w:val="0"/>
                      <w:marRight w:val="0"/>
                      <w:marTop w:val="0"/>
                      <w:marBottom w:val="0"/>
                      <w:divBdr>
                        <w:top w:val="none" w:sz="0" w:space="0" w:color="auto"/>
                        <w:left w:val="none" w:sz="0" w:space="0" w:color="auto"/>
                        <w:bottom w:val="none" w:sz="0" w:space="0" w:color="auto"/>
                        <w:right w:val="none" w:sz="0" w:space="0" w:color="auto"/>
                      </w:divBdr>
                    </w:div>
                  </w:divsChild>
                </w:div>
                <w:div w:id="1619529639">
                  <w:marLeft w:val="0"/>
                  <w:marRight w:val="0"/>
                  <w:marTop w:val="0"/>
                  <w:marBottom w:val="0"/>
                  <w:divBdr>
                    <w:top w:val="none" w:sz="0" w:space="0" w:color="auto"/>
                    <w:left w:val="none" w:sz="0" w:space="0" w:color="auto"/>
                    <w:bottom w:val="none" w:sz="0" w:space="0" w:color="auto"/>
                    <w:right w:val="none" w:sz="0" w:space="0" w:color="auto"/>
                  </w:divBdr>
                  <w:divsChild>
                    <w:div w:id="1379622381">
                      <w:marLeft w:val="0"/>
                      <w:marRight w:val="0"/>
                      <w:marTop w:val="0"/>
                      <w:marBottom w:val="0"/>
                      <w:divBdr>
                        <w:top w:val="none" w:sz="0" w:space="0" w:color="auto"/>
                        <w:left w:val="none" w:sz="0" w:space="0" w:color="auto"/>
                        <w:bottom w:val="none" w:sz="0" w:space="0" w:color="auto"/>
                        <w:right w:val="none" w:sz="0" w:space="0" w:color="auto"/>
                      </w:divBdr>
                    </w:div>
                  </w:divsChild>
                </w:div>
                <w:div w:id="1672295755">
                  <w:marLeft w:val="0"/>
                  <w:marRight w:val="0"/>
                  <w:marTop w:val="0"/>
                  <w:marBottom w:val="0"/>
                  <w:divBdr>
                    <w:top w:val="none" w:sz="0" w:space="0" w:color="auto"/>
                    <w:left w:val="none" w:sz="0" w:space="0" w:color="auto"/>
                    <w:bottom w:val="none" w:sz="0" w:space="0" w:color="auto"/>
                    <w:right w:val="none" w:sz="0" w:space="0" w:color="auto"/>
                  </w:divBdr>
                  <w:divsChild>
                    <w:div w:id="1552035439">
                      <w:marLeft w:val="0"/>
                      <w:marRight w:val="0"/>
                      <w:marTop w:val="0"/>
                      <w:marBottom w:val="0"/>
                      <w:divBdr>
                        <w:top w:val="none" w:sz="0" w:space="0" w:color="auto"/>
                        <w:left w:val="none" w:sz="0" w:space="0" w:color="auto"/>
                        <w:bottom w:val="none" w:sz="0" w:space="0" w:color="auto"/>
                        <w:right w:val="none" w:sz="0" w:space="0" w:color="auto"/>
                      </w:divBdr>
                    </w:div>
                  </w:divsChild>
                </w:div>
                <w:div w:id="1687638358">
                  <w:marLeft w:val="0"/>
                  <w:marRight w:val="0"/>
                  <w:marTop w:val="0"/>
                  <w:marBottom w:val="0"/>
                  <w:divBdr>
                    <w:top w:val="none" w:sz="0" w:space="0" w:color="auto"/>
                    <w:left w:val="none" w:sz="0" w:space="0" w:color="auto"/>
                    <w:bottom w:val="none" w:sz="0" w:space="0" w:color="auto"/>
                    <w:right w:val="none" w:sz="0" w:space="0" w:color="auto"/>
                  </w:divBdr>
                  <w:divsChild>
                    <w:div w:id="820584736">
                      <w:marLeft w:val="0"/>
                      <w:marRight w:val="0"/>
                      <w:marTop w:val="0"/>
                      <w:marBottom w:val="0"/>
                      <w:divBdr>
                        <w:top w:val="none" w:sz="0" w:space="0" w:color="auto"/>
                        <w:left w:val="none" w:sz="0" w:space="0" w:color="auto"/>
                        <w:bottom w:val="none" w:sz="0" w:space="0" w:color="auto"/>
                        <w:right w:val="none" w:sz="0" w:space="0" w:color="auto"/>
                      </w:divBdr>
                    </w:div>
                  </w:divsChild>
                </w:div>
                <w:div w:id="1704942547">
                  <w:marLeft w:val="0"/>
                  <w:marRight w:val="0"/>
                  <w:marTop w:val="0"/>
                  <w:marBottom w:val="0"/>
                  <w:divBdr>
                    <w:top w:val="none" w:sz="0" w:space="0" w:color="auto"/>
                    <w:left w:val="none" w:sz="0" w:space="0" w:color="auto"/>
                    <w:bottom w:val="none" w:sz="0" w:space="0" w:color="auto"/>
                    <w:right w:val="none" w:sz="0" w:space="0" w:color="auto"/>
                  </w:divBdr>
                  <w:divsChild>
                    <w:div w:id="1975283769">
                      <w:marLeft w:val="0"/>
                      <w:marRight w:val="0"/>
                      <w:marTop w:val="0"/>
                      <w:marBottom w:val="0"/>
                      <w:divBdr>
                        <w:top w:val="none" w:sz="0" w:space="0" w:color="auto"/>
                        <w:left w:val="none" w:sz="0" w:space="0" w:color="auto"/>
                        <w:bottom w:val="none" w:sz="0" w:space="0" w:color="auto"/>
                        <w:right w:val="none" w:sz="0" w:space="0" w:color="auto"/>
                      </w:divBdr>
                    </w:div>
                  </w:divsChild>
                </w:div>
                <w:div w:id="1741636589">
                  <w:marLeft w:val="0"/>
                  <w:marRight w:val="0"/>
                  <w:marTop w:val="0"/>
                  <w:marBottom w:val="0"/>
                  <w:divBdr>
                    <w:top w:val="none" w:sz="0" w:space="0" w:color="auto"/>
                    <w:left w:val="none" w:sz="0" w:space="0" w:color="auto"/>
                    <w:bottom w:val="none" w:sz="0" w:space="0" w:color="auto"/>
                    <w:right w:val="none" w:sz="0" w:space="0" w:color="auto"/>
                  </w:divBdr>
                  <w:divsChild>
                    <w:div w:id="482089250">
                      <w:marLeft w:val="0"/>
                      <w:marRight w:val="0"/>
                      <w:marTop w:val="0"/>
                      <w:marBottom w:val="0"/>
                      <w:divBdr>
                        <w:top w:val="none" w:sz="0" w:space="0" w:color="auto"/>
                        <w:left w:val="none" w:sz="0" w:space="0" w:color="auto"/>
                        <w:bottom w:val="none" w:sz="0" w:space="0" w:color="auto"/>
                        <w:right w:val="none" w:sz="0" w:space="0" w:color="auto"/>
                      </w:divBdr>
                    </w:div>
                    <w:div w:id="903754104">
                      <w:marLeft w:val="0"/>
                      <w:marRight w:val="0"/>
                      <w:marTop w:val="0"/>
                      <w:marBottom w:val="0"/>
                      <w:divBdr>
                        <w:top w:val="none" w:sz="0" w:space="0" w:color="auto"/>
                        <w:left w:val="none" w:sz="0" w:space="0" w:color="auto"/>
                        <w:bottom w:val="none" w:sz="0" w:space="0" w:color="auto"/>
                        <w:right w:val="none" w:sz="0" w:space="0" w:color="auto"/>
                      </w:divBdr>
                    </w:div>
                    <w:div w:id="1041367254">
                      <w:marLeft w:val="0"/>
                      <w:marRight w:val="0"/>
                      <w:marTop w:val="0"/>
                      <w:marBottom w:val="0"/>
                      <w:divBdr>
                        <w:top w:val="none" w:sz="0" w:space="0" w:color="auto"/>
                        <w:left w:val="none" w:sz="0" w:space="0" w:color="auto"/>
                        <w:bottom w:val="none" w:sz="0" w:space="0" w:color="auto"/>
                        <w:right w:val="none" w:sz="0" w:space="0" w:color="auto"/>
                      </w:divBdr>
                    </w:div>
                  </w:divsChild>
                </w:div>
                <w:div w:id="1758674398">
                  <w:marLeft w:val="0"/>
                  <w:marRight w:val="0"/>
                  <w:marTop w:val="0"/>
                  <w:marBottom w:val="0"/>
                  <w:divBdr>
                    <w:top w:val="none" w:sz="0" w:space="0" w:color="auto"/>
                    <w:left w:val="none" w:sz="0" w:space="0" w:color="auto"/>
                    <w:bottom w:val="none" w:sz="0" w:space="0" w:color="auto"/>
                    <w:right w:val="none" w:sz="0" w:space="0" w:color="auto"/>
                  </w:divBdr>
                  <w:divsChild>
                    <w:div w:id="1710446067">
                      <w:marLeft w:val="0"/>
                      <w:marRight w:val="0"/>
                      <w:marTop w:val="0"/>
                      <w:marBottom w:val="0"/>
                      <w:divBdr>
                        <w:top w:val="none" w:sz="0" w:space="0" w:color="auto"/>
                        <w:left w:val="none" w:sz="0" w:space="0" w:color="auto"/>
                        <w:bottom w:val="none" w:sz="0" w:space="0" w:color="auto"/>
                        <w:right w:val="none" w:sz="0" w:space="0" w:color="auto"/>
                      </w:divBdr>
                    </w:div>
                  </w:divsChild>
                </w:div>
                <w:div w:id="1826387156">
                  <w:marLeft w:val="0"/>
                  <w:marRight w:val="0"/>
                  <w:marTop w:val="0"/>
                  <w:marBottom w:val="0"/>
                  <w:divBdr>
                    <w:top w:val="none" w:sz="0" w:space="0" w:color="auto"/>
                    <w:left w:val="none" w:sz="0" w:space="0" w:color="auto"/>
                    <w:bottom w:val="none" w:sz="0" w:space="0" w:color="auto"/>
                    <w:right w:val="none" w:sz="0" w:space="0" w:color="auto"/>
                  </w:divBdr>
                  <w:divsChild>
                    <w:div w:id="1294480357">
                      <w:marLeft w:val="0"/>
                      <w:marRight w:val="0"/>
                      <w:marTop w:val="0"/>
                      <w:marBottom w:val="0"/>
                      <w:divBdr>
                        <w:top w:val="none" w:sz="0" w:space="0" w:color="auto"/>
                        <w:left w:val="none" w:sz="0" w:space="0" w:color="auto"/>
                        <w:bottom w:val="none" w:sz="0" w:space="0" w:color="auto"/>
                        <w:right w:val="none" w:sz="0" w:space="0" w:color="auto"/>
                      </w:divBdr>
                    </w:div>
                  </w:divsChild>
                </w:div>
                <w:div w:id="1865829598">
                  <w:marLeft w:val="0"/>
                  <w:marRight w:val="0"/>
                  <w:marTop w:val="0"/>
                  <w:marBottom w:val="0"/>
                  <w:divBdr>
                    <w:top w:val="none" w:sz="0" w:space="0" w:color="auto"/>
                    <w:left w:val="none" w:sz="0" w:space="0" w:color="auto"/>
                    <w:bottom w:val="none" w:sz="0" w:space="0" w:color="auto"/>
                    <w:right w:val="none" w:sz="0" w:space="0" w:color="auto"/>
                  </w:divBdr>
                  <w:divsChild>
                    <w:div w:id="1008950171">
                      <w:marLeft w:val="0"/>
                      <w:marRight w:val="0"/>
                      <w:marTop w:val="0"/>
                      <w:marBottom w:val="0"/>
                      <w:divBdr>
                        <w:top w:val="none" w:sz="0" w:space="0" w:color="auto"/>
                        <w:left w:val="none" w:sz="0" w:space="0" w:color="auto"/>
                        <w:bottom w:val="none" w:sz="0" w:space="0" w:color="auto"/>
                        <w:right w:val="none" w:sz="0" w:space="0" w:color="auto"/>
                      </w:divBdr>
                    </w:div>
                  </w:divsChild>
                </w:div>
                <w:div w:id="1965840488">
                  <w:marLeft w:val="0"/>
                  <w:marRight w:val="0"/>
                  <w:marTop w:val="0"/>
                  <w:marBottom w:val="0"/>
                  <w:divBdr>
                    <w:top w:val="none" w:sz="0" w:space="0" w:color="auto"/>
                    <w:left w:val="none" w:sz="0" w:space="0" w:color="auto"/>
                    <w:bottom w:val="none" w:sz="0" w:space="0" w:color="auto"/>
                    <w:right w:val="none" w:sz="0" w:space="0" w:color="auto"/>
                  </w:divBdr>
                  <w:divsChild>
                    <w:div w:id="2121290280">
                      <w:marLeft w:val="0"/>
                      <w:marRight w:val="0"/>
                      <w:marTop w:val="0"/>
                      <w:marBottom w:val="0"/>
                      <w:divBdr>
                        <w:top w:val="none" w:sz="0" w:space="0" w:color="auto"/>
                        <w:left w:val="none" w:sz="0" w:space="0" w:color="auto"/>
                        <w:bottom w:val="none" w:sz="0" w:space="0" w:color="auto"/>
                        <w:right w:val="none" w:sz="0" w:space="0" w:color="auto"/>
                      </w:divBdr>
                    </w:div>
                  </w:divsChild>
                </w:div>
                <w:div w:id="1991985018">
                  <w:marLeft w:val="0"/>
                  <w:marRight w:val="0"/>
                  <w:marTop w:val="0"/>
                  <w:marBottom w:val="0"/>
                  <w:divBdr>
                    <w:top w:val="none" w:sz="0" w:space="0" w:color="auto"/>
                    <w:left w:val="none" w:sz="0" w:space="0" w:color="auto"/>
                    <w:bottom w:val="none" w:sz="0" w:space="0" w:color="auto"/>
                    <w:right w:val="none" w:sz="0" w:space="0" w:color="auto"/>
                  </w:divBdr>
                  <w:divsChild>
                    <w:div w:id="1903755320">
                      <w:marLeft w:val="0"/>
                      <w:marRight w:val="0"/>
                      <w:marTop w:val="0"/>
                      <w:marBottom w:val="0"/>
                      <w:divBdr>
                        <w:top w:val="none" w:sz="0" w:space="0" w:color="auto"/>
                        <w:left w:val="none" w:sz="0" w:space="0" w:color="auto"/>
                        <w:bottom w:val="none" w:sz="0" w:space="0" w:color="auto"/>
                        <w:right w:val="none" w:sz="0" w:space="0" w:color="auto"/>
                      </w:divBdr>
                    </w:div>
                  </w:divsChild>
                </w:div>
                <w:div w:id="2036347682">
                  <w:marLeft w:val="0"/>
                  <w:marRight w:val="0"/>
                  <w:marTop w:val="0"/>
                  <w:marBottom w:val="0"/>
                  <w:divBdr>
                    <w:top w:val="none" w:sz="0" w:space="0" w:color="auto"/>
                    <w:left w:val="none" w:sz="0" w:space="0" w:color="auto"/>
                    <w:bottom w:val="none" w:sz="0" w:space="0" w:color="auto"/>
                    <w:right w:val="none" w:sz="0" w:space="0" w:color="auto"/>
                  </w:divBdr>
                  <w:divsChild>
                    <w:div w:id="545605393">
                      <w:marLeft w:val="0"/>
                      <w:marRight w:val="0"/>
                      <w:marTop w:val="0"/>
                      <w:marBottom w:val="0"/>
                      <w:divBdr>
                        <w:top w:val="none" w:sz="0" w:space="0" w:color="auto"/>
                        <w:left w:val="none" w:sz="0" w:space="0" w:color="auto"/>
                        <w:bottom w:val="none" w:sz="0" w:space="0" w:color="auto"/>
                        <w:right w:val="none" w:sz="0" w:space="0" w:color="auto"/>
                      </w:divBdr>
                    </w:div>
                  </w:divsChild>
                </w:div>
                <w:div w:id="2059356125">
                  <w:marLeft w:val="0"/>
                  <w:marRight w:val="0"/>
                  <w:marTop w:val="0"/>
                  <w:marBottom w:val="0"/>
                  <w:divBdr>
                    <w:top w:val="none" w:sz="0" w:space="0" w:color="auto"/>
                    <w:left w:val="none" w:sz="0" w:space="0" w:color="auto"/>
                    <w:bottom w:val="none" w:sz="0" w:space="0" w:color="auto"/>
                    <w:right w:val="none" w:sz="0" w:space="0" w:color="auto"/>
                  </w:divBdr>
                  <w:divsChild>
                    <w:div w:id="1827668228">
                      <w:marLeft w:val="0"/>
                      <w:marRight w:val="0"/>
                      <w:marTop w:val="0"/>
                      <w:marBottom w:val="0"/>
                      <w:divBdr>
                        <w:top w:val="none" w:sz="0" w:space="0" w:color="auto"/>
                        <w:left w:val="none" w:sz="0" w:space="0" w:color="auto"/>
                        <w:bottom w:val="none" w:sz="0" w:space="0" w:color="auto"/>
                        <w:right w:val="none" w:sz="0" w:space="0" w:color="auto"/>
                      </w:divBdr>
                    </w:div>
                  </w:divsChild>
                </w:div>
                <w:div w:id="2060477094">
                  <w:marLeft w:val="0"/>
                  <w:marRight w:val="0"/>
                  <w:marTop w:val="0"/>
                  <w:marBottom w:val="0"/>
                  <w:divBdr>
                    <w:top w:val="none" w:sz="0" w:space="0" w:color="auto"/>
                    <w:left w:val="none" w:sz="0" w:space="0" w:color="auto"/>
                    <w:bottom w:val="none" w:sz="0" w:space="0" w:color="auto"/>
                    <w:right w:val="none" w:sz="0" w:space="0" w:color="auto"/>
                  </w:divBdr>
                  <w:divsChild>
                    <w:div w:id="157036884">
                      <w:marLeft w:val="0"/>
                      <w:marRight w:val="0"/>
                      <w:marTop w:val="0"/>
                      <w:marBottom w:val="0"/>
                      <w:divBdr>
                        <w:top w:val="none" w:sz="0" w:space="0" w:color="auto"/>
                        <w:left w:val="none" w:sz="0" w:space="0" w:color="auto"/>
                        <w:bottom w:val="none" w:sz="0" w:space="0" w:color="auto"/>
                        <w:right w:val="none" w:sz="0" w:space="0" w:color="auto"/>
                      </w:divBdr>
                    </w:div>
                  </w:divsChild>
                </w:div>
                <w:div w:id="2124765538">
                  <w:marLeft w:val="0"/>
                  <w:marRight w:val="0"/>
                  <w:marTop w:val="0"/>
                  <w:marBottom w:val="0"/>
                  <w:divBdr>
                    <w:top w:val="none" w:sz="0" w:space="0" w:color="auto"/>
                    <w:left w:val="none" w:sz="0" w:space="0" w:color="auto"/>
                    <w:bottom w:val="none" w:sz="0" w:space="0" w:color="auto"/>
                    <w:right w:val="none" w:sz="0" w:space="0" w:color="auto"/>
                  </w:divBdr>
                  <w:divsChild>
                    <w:div w:id="237179615">
                      <w:marLeft w:val="0"/>
                      <w:marRight w:val="0"/>
                      <w:marTop w:val="0"/>
                      <w:marBottom w:val="0"/>
                      <w:divBdr>
                        <w:top w:val="none" w:sz="0" w:space="0" w:color="auto"/>
                        <w:left w:val="none" w:sz="0" w:space="0" w:color="auto"/>
                        <w:bottom w:val="none" w:sz="0" w:space="0" w:color="auto"/>
                        <w:right w:val="none" w:sz="0" w:space="0" w:color="auto"/>
                      </w:divBdr>
                    </w:div>
                  </w:divsChild>
                </w:div>
                <w:div w:id="2128115966">
                  <w:marLeft w:val="0"/>
                  <w:marRight w:val="0"/>
                  <w:marTop w:val="0"/>
                  <w:marBottom w:val="0"/>
                  <w:divBdr>
                    <w:top w:val="none" w:sz="0" w:space="0" w:color="auto"/>
                    <w:left w:val="none" w:sz="0" w:space="0" w:color="auto"/>
                    <w:bottom w:val="none" w:sz="0" w:space="0" w:color="auto"/>
                    <w:right w:val="none" w:sz="0" w:space="0" w:color="auto"/>
                  </w:divBdr>
                  <w:divsChild>
                    <w:div w:id="328601995">
                      <w:marLeft w:val="0"/>
                      <w:marRight w:val="0"/>
                      <w:marTop w:val="0"/>
                      <w:marBottom w:val="0"/>
                      <w:divBdr>
                        <w:top w:val="none" w:sz="0" w:space="0" w:color="auto"/>
                        <w:left w:val="none" w:sz="0" w:space="0" w:color="auto"/>
                        <w:bottom w:val="none" w:sz="0" w:space="0" w:color="auto"/>
                        <w:right w:val="none" w:sz="0" w:space="0" w:color="auto"/>
                      </w:divBdr>
                    </w:div>
                  </w:divsChild>
                </w:div>
                <w:div w:id="2128768408">
                  <w:marLeft w:val="0"/>
                  <w:marRight w:val="0"/>
                  <w:marTop w:val="0"/>
                  <w:marBottom w:val="0"/>
                  <w:divBdr>
                    <w:top w:val="none" w:sz="0" w:space="0" w:color="auto"/>
                    <w:left w:val="none" w:sz="0" w:space="0" w:color="auto"/>
                    <w:bottom w:val="none" w:sz="0" w:space="0" w:color="auto"/>
                    <w:right w:val="none" w:sz="0" w:space="0" w:color="auto"/>
                  </w:divBdr>
                  <w:divsChild>
                    <w:div w:id="344021205">
                      <w:marLeft w:val="0"/>
                      <w:marRight w:val="0"/>
                      <w:marTop w:val="0"/>
                      <w:marBottom w:val="0"/>
                      <w:divBdr>
                        <w:top w:val="none" w:sz="0" w:space="0" w:color="auto"/>
                        <w:left w:val="none" w:sz="0" w:space="0" w:color="auto"/>
                        <w:bottom w:val="none" w:sz="0" w:space="0" w:color="auto"/>
                        <w:right w:val="none" w:sz="0" w:space="0" w:color="auto"/>
                      </w:divBdr>
                    </w:div>
                    <w:div w:id="627592034">
                      <w:marLeft w:val="0"/>
                      <w:marRight w:val="0"/>
                      <w:marTop w:val="0"/>
                      <w:marBottom w:val="0"/>
                      <w:divBdr>
                        <w:top w:val="none" w:sz="0" w:space="0" w:color="auto"/>
                        <w:left w:val="none" w:sz="0" w:space="0" w:color="auto"/>
                        <w:bottom w:val="none" w:sz="0" w:space="0" w:color="auto"/>
                        <w:right w:val="none" w:sz="0" w:space="0" w:color="auto"/>
                      </w:divBdr>
                    </w:div>
                  </w:divsChild>
                </w:div>
                <w:div w:id="2140953005">
                  <w:marLeft w:val="0"/>
                  <w:marRight w:val="0"/>
                  <w:marTop w:val="0"/>
                  <w:marBottom w:val="0"/>
                  <w:divBdr>
                    <w:top w:val="none" w:sz="0" w:space="0" w:color="auto"/>
                    <w:left w:val="none" w:sz="0" w:space="0" w:color="auto"/>
                    <w:bottom w:val="none" w:sz="0" w:space="0" w:color="auto"/>
                    <w:right w:val="none" w:sz="0" w:space="0" w:color="auto"/>
                  </w:divBdr>
                  <w:divsChild>
                    <w:div w:id="1215628718">
                      <w:marLeft w:val="0"/>
                      <w:marRight w:val="0"/>
                      <w:marTop w:val="0"/>
                      <w:marBottom w:val="0"/>
                      <w:divBdr>
                        <w:top w:val="none" w:sz="0" w:space="0" w:color="auto"/>
                        <w:left w:val="none" w:sz="0" w:space="0" w:color="auto"/>
                        <w:bottom w:val="none" w:sz="0" w:space="0" w:color="auto"/>
                        <w:right w:val="none" w:sz="0" w:space="0" w:color="auto"/>
                      </w:divBdr>
                    </w:div>
                  </w:divsChild>
                </w:div>
                <w:div w:id="2142310061">
                  <w:marLeft w:val="0"/>
                  <w:marRight w:val="0"/>
                  <w:marTop w:val="0"/>
                  <w:marBottom w:val="0"/>
                  <w:divBdr>
                    <w:top w:val="none" w:sz="0" w:space="0" w:color="auto"/>
                    <w:left w:val="none" w:sz="0" w:space="0" w:color="auto"/>
                    <w:bottom w:val="none" w:sz="0" w:space="0" w:color="auto"/>
                    <w:right w:val="none" w:sz="0" w:space="0" w:color="auto"/>
                  </w:divBdr>
                  <w:divsChild>
                    <w:div w:id="10396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388247">
          <w:marLeft w:val="0"/>
          <w:marRight w:val="0"/>
          <w:marTop w:val="0"/>
          <w:marBottom w:val="0"/>
          <w:divBdr>
            <w:top w:val="none" w:sz="0" w:space="0" w:color="auto"/>
            <w:left w:val="none" w:sz="0" w:space="0" w:color="auto"/>
            <w:bottom w:val="none" w:sz="0" w:space="0" w:color="auto"/>
            <w:right w:val="none" w:sz="0" w:space="0" w:color="auto"/>
          </w:divBdr>
        </w:div>
        <w:div w:id="948707272">
          <w:marLeft w:val="0"/>
          <w:marRight w:val="0"/>
          <w:marTop w:val="0"/>
          <w:marBottom w:val="0"/>
          <w:divBdr>
            <w:top w:val="none" w:sz="0" w:space="0" w:color="auto"/>
            <w:left w:val="none" w:sz="0" w:space="0" w:color="auto"/>
            <w:bottom w:val="none" w:sz="0" w:space="0" w:color="auto"/>
            <w:right w:val="none" w:sz="0" w:space="0" w:color="auto"/>
          </w:divBdr>
        </w:div>
        <w:div w:id="1109005863">
          <w:marLeft w:val="0"/>
          <w:marRight w:val="0"/>
          <w:marTop w:val="0"/>
          <w:marBottom w:val="0"/>
          <w:divBdr>
            <w:top w:val="none" w:sz="0" w:space="0" w:color="auto"/>
            <w:left w:val="none" w:sz="0" w:space="0" w:color="auto"/>
            <w:bottom w:val="none" w:sz="0" w:space="0" w:color="auto"/>
            <w:right w:val="none" w:sz="0" w:space="0" w:color="auto"/>
          </w:divBdr>
        </w:div>
        <w:div w:id="1270510823">
          <w:marLeft w:val="0"/>
          <w:marRight w:val="0"/>
          <w:marTop w:val="0"/>
          <w:marBottom w:val="0"/>
          <w:divBdr>
            <w:top w:val="none" w:sz="0" w:space="0" w:color="auto"/>
            <w:left w:val="none" w:sz="0" w:space="0" w:color="auto"/>
            <w:bottom w:val="none" w:sz="0" w:space="0" w:color="auto"/>
            <w:right w:val="none" w:sz="0" w:space="0" w:color="auto"/>
          </w:divBdr>
        </w:div>
        <w:div w:id="1404336245">
          <w:marLeft w:val="0"/>
          <w:marRight w:val="0"/>
          <w:marTop w:val="0"/>
          <w:marBottom w:val="0"/>
          <w:divBdr>
            <w:top w:val="none" w:sz="0" w:space="0" w:color="auto"/>
            <w:left w:val="none" w:sz="0" w:space="0" w:color="auto"/>
            <w:bottom w:val="none" w:sz="0" w:space="0" w:color="auto"/>
            <w:right w:val="none" w:sz="0" w:space="0" w:color="auto"/>
          </w:divBdr>
        </w:div>
        <w:div w:id="1562985136">
          <w:marLeft w:val="0"/>
          <w:marRight w:val="0"/>
          <w:marTop w:val="0"/>
          <w:marBottom w:val="0"/>
          <w:divBdr>
            <w:top w:val="none" w:sz="0" w:space="0" w:color="auto"/>
            <w:left w:val="none" w:sz="0" w:space="0" w:color="auto"/>
            <w:bottom w:val="none" w:sz="0" w:space="0" w:color="auto"/>
            <w:right w:val="none" w:sz="0" w:space="0" w:color="auto"/>
          </w:divBdr>
        </w:div>
        <w:div w:id="1735618390">
          <w:marLeft w:val="0"/>
          <w:marRight w:val="0"/>
          <w:marTop w:val="0"/>
          <w:marBottom w:val="0"/>
          <w:divBdr>
            <w:top w:val="none" w:sz="0" w:space="0" w:color="auto"/>
            <w:left w:val="none" w:sz="0" w:space="0" w:color="auto"/>
            <w:bottom w:val="none" w:sz="0" w:space="0" w:color="auto"/>
            <w:right w:val="none" w:sz="0" w:space="0" w:color="auto"/>
          </w:divBdr>
        </w:div>
        <w:div w:id="1749493629">
          <w:marLeft w:val="0"/>
          <w:marRight w:val="0"/>
          <w:marTop w:val="0"/>
          <w:marBottom w:val="0"/>
          <w:divBdr>
            <w:top w:val="none" w:sz="0" w:space="0" w:color="auto"/>
            <w:left w:val="none" w:sz="0" w:space="0" w:color="auto"/>
            <w:bottom w:val="none" w:sz="0" w:space="0" w:color="auto"/>
            <w:right w:val="none" w:sz="0" w:space="0" w:color="auto"/>
          </w:divBdr>
          <w:divsChild>
            <w:div w:id="1923565249">
              <w:marLeft w:val="0"/>
              <w:marRight w:val="0"/>
              <w:marTop w:val="30"/>
              <w:marBottom w:val="30"/>
              <w:divBdr>
                <w:top w:val="none" w:sz="0" w:space="0" w:color="auto"/>
                <w:left w:val="none" w:sz="0" w:space="0" w:color="auto"/>
                <w:bottom w:val="none" w:sz="0" w:space="0" w:color="auto"/>
                <w:right w:val="none" w:sz="0" w:space="0" w:color="auto"/>
              </w:divBdr>
              <w:divsChild>
                <w:div w:id="9190321">
                  <w:marLeft w:val="0"/>
                  <w:marRight w:val="0"/>
                  <w:marTop w:val="0"/>
                  <w:marBottom w:val="0"/>
                  <w:divBdr>
                    <w:top w:val="none" w:sz="0" w:space="0" w:color="auto"/>
                    <w:left w:val="none" w:sz="0" w:space="0" w:color="auto"/>
                    <w:bottom w:val="none" w:sz="0" w:space="0" w:color="auto"/>
                    <w:right w:val="none" w:sz="0" w:space="0" w:color="auto"/>
                  </w:divBdr>
                  <w:divsChild>
                    <w:div w:id="839277187">
                      <w:marLeft w:val="0"/>
                      <w:marRight w:val="0"/>
                      <w:marTop w:val="0"/>
                      <w:marBottom w:val="0"/>
                      <w:divBdr>
                        <w:top w:val="none" w:sz="0" w:space="0" w:color="auto"/>
                        <w:left w:val="none" w:sz="0" w:space="0" w:color="auto"/>
                        <w:bottom w:val="none" w:sz="0" w:space="0" w:color="auto"/>
                        <w:right w:val="none" w:sz="0" w:space="0" w:color="auto"/>
                      </w:divBdr>
                    </w:div>
                  </w:divsChild>
                </w:div>
                <w:div w:id="72776993">
                  <w:marLeft w:val="0"/>
                  <w:marRight w:val="0"/>
                  <w:marTop w:val="0"/>
                  <w:marBottom w:val="0"/>
                  <w:divBdr>
                    <w:top w:val="none" w:sz="0" w:space="0" w:color="auto"/>
                    <w:left w:val="none" w:sz="0" w:space="0" w:color="auto"/>
                    <w:bottom w:val="none" w:sz="0" w:space="0" w:color="auto"/>
                    <w:right w:val="none" w:sz="0" w:space="0" w:color="auto"/>
                  </w:divBdr>
                  <w:divsChild>
                    <w:div w:id="1994135343">
                      <w:marLeft w:val="0"/>
                      <w:marRight w:val="0"/>
                      <w:marTop w:val="0"/>
                      <w:marBottom w:val="0"/>
                      <w:divBdr>
                        <w:top w:val="none" w:sz="0" w:space="0" w:color="auto"/>
                        <w:left w:val="none" w:sz="0" w:space="0" w:color="auto"/>
                        <w:bottom w:val="none" w:sz="0" w:space="0" w:color="auto"/>
                        <w:right w:val="none" w:sz="0" w:space="0" w:color="auto"/>
                      </w:divBdr>
                    </w:div>
                  </w:divsChild>
                </w:div>
                <w:div w:id="88963650">
                  <w:marLeft w:val="0"/>
                  <w:marRight w:val="0"/>
                  <w:marTop w:val="0"/>
                  <w:marBottom w:val="0"/>
                  <w:divBdr>
                    <w:top w:val="none" w:sz="0" w:space="0" w:color="auto"/>
                    <w:left w:val="none" w:sz="0" w:space="0" w:color="auto"/>
                    <w:bottom w:val="none" w:sz="0" w:space="0" w:color="auto"/>
                    <w:right w:val="none" w:sz="0" w:space="0" w:color="auto"/>
                  </w:divBdr>
                  <w:divsChild>
                    <w:div w:id="384715738">
                      <w:marLeft w:val="0"/>
                      <w:marRight w:val="0"/>
                      <w:marTop w:val="0"/>
                      <w:marBottom w:val="0"/>
                      <w:divBdr>
                        <w:top w:val="none" w:sz="0" w:space="0" w:color="auto"/>
                        <w:left w:val="none" w:sz="0" w:space="0" w:color="auto"/>
                        <w:bottom w:val="none" w:sz="0" w:space="0" w:color="auto"/>
                        <w:right w:val="none" w:sz="0" w:space="0" w:color="auto"/>
                      </w:divBdr>
                    </w:div>
                  </w:divsChild>
                </w:div>
                <w:div w:id="121121503">
                  <w:marLeft w:val="0"/>
                  <w:marRight w:val="0"/>
                  <w:marTop w:val="0"/>
                  <w:marBottom w:val="0"/>
                  <w:divBdr>
                    <w:top w:val="none" w:sz="0" w:space="0" w:color="auto"/>
                    <w:left w:val="none" w:sz="0" w:space="0" w:color="auto"/>
                    <w:bottom w:val="none" w:sz="0" w:space="0" w:color="auto"/>
                    <w:right w:val="none" w:sz="0" w:space="0" w:color="auto"/>
                  </w:divBdr>
                  <w:divsChild>
                    <w:div w:id="302391902">
                      <w:marLeft w:val="0"/>
                      <w:marRight w:val="0"/>
                      <w:marTop w:val="0"/>
                      <w:marBottom w:val="0"/>
                      <w:divBdr>
                        <w:top w:val="none" w:sz="0" w:space="0" w:color="auto"/>
                        <w:left w:val="none" w:sz="0" w:space="0" w:color="auto"/>
                        <w:bottom w:val="none" w:sz="0" w:space="0" w:color="auto"/>
                        <w:right w:val="none" w:sz="0" w:space="0" w:color="auto"/>
                      </w:divBdr>
                    </w:div>
                  </w:divsChild>
                </w:div>
                <w:div w:id="172302132">
                  <w:marLeft w:val="0"/>
                  <w:marRight w:val="0"/>
                  <w:marTop w:val="0"/>
                  <w:marBottom w:val="0"/>
                  <w:divBdr>
                    <w:top w:val="none" w:sz="0" w:space="0" w:color="auto"/>
                    <w:left w:val="none" w:sz="0" w:space="0" w:color="auto"/>
                    <w:bottom w:val="none" w:sz="0" w:space="0" w:color="auto"/>
                    <w:right w:val="none" w:sz="0" w:space="0" w:color="auto"/>
                  </w:divBdr>
                  <w:divsChild>
                    <w:div w:id="144245166">
                      <w:marLeft w:val="0"/>
                      <w:marRight w:val="0"/>
                      <w:marTop w:val="0"/>
                      <w:marBottom w:val="0"/>
                      <w:divBdr>
                        <w:top w:val="none" w:sz="0" w:space="0" w:color="auto"/>
                        <w:left w:val="none" w:sz="0" w:space="0" w:color="auto"/>
                        <w:bottom w:val="none" w:sz="0" w:space="0" w:color="auto"/>
                        <w:right w:val="none" w:sz="0" w:space="0" w:color="auto"/>
                      </w:divBdr>
                    </w:div>
                  </w:divsChild>
                </w:div>
                <w:div w:id="181012817">
                  <w:marLeft w:val="0"/>
                  <w:marRight w:val="0"/>
                  <w:marTop w:val="0"/>
                  <w:marBottom w:val="0"/>
                  <w:divBdr>
                    <w:top w:val="none" w:sz="0" w:space="0" w:color="auto"/>
                    <w:left w:val="none" w:sz="0" w:space="0" w:color="auto"/>
                    <w:bottom w:val="none" w:sz="0" w:space="0" w:color="auto"/>
                    <w:right w:val="none" w:sz="0" w:space="0" w:color="auto"/>
                  </w:divBdr>
                  <w:divsChild>
                    <w:div w:id="2046905166">
                      <w:marLeft w:val="0"/>
                      <w:marRight w:val="0"/>
                      <w:marTop w:val="0"/>
                      <w:marBottom w:val="0"/>
                      <w:divBdr>
                        <w:top w:val="none" w:sz="0" w:space="0" w:color="auto"/>
                        <w:left w:val="none" w:sz="0" w:space="0" w:color="auto"/>
                        <w:bottom w:val="none" w:sz="0" w:space="0" w:color="auto"/>
                        <w:right w:val="none" w:sz="0" w:space="0" w:color="auto"/>
                      </w:divBdr>
                    </w:div>
                  </w:divsChild>
                </w:div>
                <w:div w:id="258299129">
                  <w:marLeft w:val="0"/>
                  <w:marRight w:val="0"/>
                  <w:marTop w:val="0"/>
                  <w:marBottom w:val="0"/>
                  <w:divBdr>
                    <w:top w:val="none" w:sz="0" w:space="0" w:color="auto"/>
                    <w:left w:val="none" w:sz="0" w:space="0" w:color="auto"/>
                    <w:bottom w:val="none" w:sz="0" w:space="0" w:color="auto"/>
                    <w:right w:val="none" w:sz="0" w:space="0" w:color="auto"/>
                  </w:divBdr>
                  <w:divsChild>
                    <w:div w:id="1430083647">
                      <w:marLeft w:val="0"/>
                      <w:marRight w:val="0"/>
                      <w:marTop w:val="0"/>
                      <w:marBottom w:val="0"/>
                      <w:divBdr>
                        <w:top w:val="none" w:sz="0" w:space="0" w:color="auto"/>
                        <w:left w:val="none" w:sz="0" w:space="0" w:color="auto"/>
                        <w:bottom w:val="none" w:sz="0" w:space="0" w:color="auto"/>
                        <w:right w:val="none" w:sz="0" w:space="0" w:color="auto"/>
                      </w:divBdr>
                    </w:div>
                  </w:divsChild>
                </w:div>
                <w:div w:id="285160788">
                  <w:marLeft w:val="0"/>
                  <w:marRight w:val="0"/>
                  <w:marTop w:val="0"/>
                  <w:marBottom w:val="0"/>
                  <w:divBdr>
                    <w:top w:val="none" w:sz="0" w:space="0" w:color="auto"/>
                    <w:left w:val="none" w:sz="0" w:space="0" w:color="auto"/>
                    <w:bottom w:val="none" w:sz="0" w:space="0" w:color="auto"/>
                    <w:right w:val="none" w:sz="0" w:space="0" w:color="auto"/>
                  </w:divBdr>
                  <w:divsChild>
                    <w:div w:id="585771618">
                      <w:marLeft w:val="0"/>
                      <w:marRight w:val="0"/>
                      <w:marTop w:val="0"/>
                      <w:marBottom w:val="0"/>
                      <w:divBdr>
                        <w:top w:val="none" w:sz="0" w:space="0" w:color="auto"/>
                        <w:left w:val="none" w:sz="0" w:space="0" w:color="auto"/>
                        <w:bottom w:val="none" w:sz="0" w:space="0" w:color="auto"/>
                        <w:right w:val="none" w:sz="0" w:space="0" w:color="auto"/>
                      </w:divBdr>
                    </w:div>
                  </w:divsChild>
                </w:div>
                <w:div w:id="294679064">
                  <w:marLeft w:val="0"/>
                  <w:marRight w:val="0"/>
                  <w:marTop w:val="0"/>
                  <w:marBottom w:val="0"/>
                  <w:divBdr>
                    <w:top w:val="none" w:sz="0" w:space="0" w:color="auto"/>
                    <w:left w:val="none" w:sz="0" w:space="0" w:color="auto"/>
                    <w:bottom w:val="none" w:sz="0" w:space="0" w:color="auto"/>
                    <w:right w:val="none" w:sz="0" w:space="0" w:color="auto"/>
                  </w:divBdr>
                  <w:divsChild>
                    <w:div w:id="2047947923">
                      <w:marLeft w:val="0"/>
                      <w:marRight w:val="0"/>
                      <w:marTop w:val="0"/>
                      <w:marBottom w:val="0"/>
                      <w:divBdr>
                        <w:top w:val="none" w:sz="0" w:space="0" w:color="auto"/>
                        <w:left w:val="none" w:sz="0" w:space="0" w:color="auto"/>
                        <w:bottom w:val="none" w:sz="0" w:space="0" w:color="auto"/>
                        <w:right w:val="none" w:sz="0" w:space="0" w:color="auto"/>
                      </w:divBdr>
                    </w:div>
                  </w:divsChild>
                </w:div>
                <w:div w:id="307512961">
                  <w:marLeft w:val="0"/>
                  <w:marRight w:val="0"/>
                  <w:marTop w:val="0"/>
                  <w:marBottom w:val="0"/>
                  <w:divBdr>
                    <w:top w:val="none" w:sz="0" w:space="0" w:color="auto"/>
                    <w:left w:val="none" w:sz="0" w:space="0" w:color="auto"/>
                    <w:bottom w:val="none" w:sz="0" w:space="0" w:color="auto"/>
                    <w:right w:val="none" w:sz="0" w:space="0" w:color="auto"/>
                  </w:divBdr>
                  <w:divsChild>
                    <w:div w:id="60101821">
                      <w:marLeft w:val="0"/>
                      <w:marRight w:val="0"/>
                      <w:marTop w:val="0"/>
                      <w:marBottom w:val="0"/>
                      <w:divBdr>
                        <w:top w:val="none" w:sz="0" w:space="0" w:color="auto"/>
                        <w:left w:val="none" w:sz="0" w:space="0" w:color="auto"/>
                        <w:bottom w:val="none" w:sz="0" w:space="0" w:color="auto"/>
                        <w:right w:val="none" w:sz="0" w:space="0" w:color="auto"/>
                      </w:divBdr>
                    </w:div>
                  </w:divsChild>
                </w:div>
                <w:div w:id="329258445">
                  <w:marLeft w:val="0"/>
                  <w:marRight w:val="0"/>
                  <w:marTop w:val="0"/>
                  <w:marBottom w:val="0"/>
                  <w:divBdr>
                    <w:top w:val="none" w:sz="0" w:space="0" w:color="auto"/>
                    <w:left w:val="none" w:sz="0" w:space="0" w:color="auto"/>
                    <w:bottom w:val="none" w:sz="0" w:space="0" w:color="auto"/>
                    <w:right w:val="none" w:sz="0" w:space="0" w:color="auto"/>
                  </w:divBdr>
                  <w:divsChild>
                    <w:div w:id="1036271447">
                      <w:marLeft w:val="0"/>
                      <w:marRight w:val="0"/>
                      <w:marTop w:val="0"/>
                      <w:marBottom w:val="0"/>
                      <w:divBdr>
                        <w:top w:val="none" w:sz="0" w:space="0" w:color="auto"/>
                        <w:left w:val="none" w:sz="0" w:space="0" w:color="auto"/>
                        <w:bottom w:val="none" w:sz="0" w:space="0" w:color="auto"/>
                        <w:right w:val="none" w:sz="0" w:space="0" w:color="auto"/>
                      </w:divBdr>
                    </w:div>
                  </w:divsChild>
                </w:div>
                <w:div w:id="333648211">
                  <w:marLeft w:val="0"/>
                  <w:marRight w:val="0"/>
                  <w:marTop w:val="0"/>
                  <w:marBottom w:val="0"/>
                  <w:divBdr>
                    <w:top w:val="none" w:sz="0" w:space="0" w:color="auto"/>
                    <w:left w:val="none" w:sz="0" w:space="0" w:color="auto"/>
                    <w:bottom w:val="none" w:sz="0" w:space="0" w:color="auto"/>
                    <w:right w:val="none" w:sz="0" w:space="0" w:color="auto"/>
                  </w:divBdr>
                  <w:divsChild>
                    <w:div w:id="1730418843">
                      <w:marLeft w:val="0"/>
                      <w:marRight w:val="0"/>
                      <w:marTop w:val="0"/>
                      <w:marBottom w:val="0"/>
                      <w:divBdr>
                        <w:top w:val="none" w:sz="0" w:space="0" w:color="auto"/>
                        <w:left w:val="none" w:sz="0" w:space="0" w:color="auto"/>
                        <w:bottom w:val="none" w:sz="0" w:space="0" w:color="auto"/>
                        <w:right w:val="none" w:sz="0" w:space="0" w:color="auto"/>
                      </w:divBdr>
                    </w:div>
                  </w:divsChild>
                </w:div>
                <w:div w:id="379944390">
                  <w:marLeft w:val="0"/>
                  <w:marRight w:val="0"/>
                  <w:marTop w:val="0"/>
                  <w:marBottom w:val="0"/>
                  <w:divBdr>
                    <w:top w:val="none" w:sz="0" w:space="0" w:color="auto"/>
                    <w:left w:val="none" w:sz="0" w:space="0" w:color="auto"/>
                    <w:bottom w:val="none" w:sz="0" w:space="0" w:color="auto"/>
                    <w:right w:val="none" w:sz="0" w:space="0" w:color="auto"/>
                  </w:divBdr>
                  <w:divsChild>
                    <w:div w:id="153763688">
                      <w:marLeft w:val="0"/>
                      <w:marRight w:val="0"/>
                      <w:marTop w:val="0"/>
                      <w:marBottom w:val="0"/>
                      <w:divBdr>
                        <w:top w:val="none" w:sz="0" w:space="0" w:color="auto"/>
                        <w:left w:val="none" w:sz="0" w:space="0" w:color="auto"/>
                        <w:bottom w:val="none" w:sz="0" w:space="0" w:color="auto"/>
                        <w:right w:val="none" w:sz="0" w:space="0" w:color="auto"/>
                      </w:divBdr>
                    </w:div>
                  </w:divsChild>
                </w:div>
                <w:div w:id="400103703">
                  <w:marLeft w:val="0"/>
                  <w:marRight w:val="0"/>
                  <w:marTop w:val="0"/>
                  <w:marBottom w:val="0"/>
                  <w:divBdr>
                    <w:top w:val="none" w:sz="0" w:space="0" w:color="auto"/>
                    <w:left w:val="none" w:sz="0" w:space="0" w:color="auto"/>
                    <w:bottom w:val="none" w:sz="0" w:space="0" w:color="auto"/>
                    <w:right w:val="none" w:sz="0" w:space="0" w:color="auto"/>
                  </w:divBdr>
                  <w:divsChild>
                    <w:div w:id="1648972930">
                      <w:marLeft w:val="0"/>
                      <w:marRight w:val="0"/>
                      <w:marTop w:val="0"/>
                      <w:marBottom w:val="0"/>
                      <w:divBdr>
                        <w:top w:val="none" w:sz="0" w:space="0" w:color="auto"/>
                        <w:left w:val="none" w:sz="0" w:space="0" w:color="auto"/>
                        <w:bottom w:val="none" w:sz="0" w:space="0" w:color="auto"/>
                        <w:right w:val="none" w:sz="0" w:space="0" w:color="auto"/>
                      </w:divBdr>
                    </w:div>
                  </w:divsChild>
                </w:div>
                <w:div w:id="414908780">
                  <w:marLeft w:val="0"/>
                  <w:marRight w:val="0"/>
                  <w:marTop w:val="0"/>
                  <w:marBottom w:val="0"/>
                  <w:divBdr>
                    <w:top w:val="none" w:sz="0" w:space="0" w:color="auto"/>
                    <w:left w:val="none" w:sz="0" w:space="0" w:color="auto"/>
                    <w:bottom w:val="none" w:sz="0" w:space="0" w:color="auto"/>
                    <w:right w:val="none" w:sz="0" w:space="0" w:color="auto"/>
                  </w:divBdr>
                  <w:divsChild>
                    <w:div w:id="872423076">
                      <w:marLeft w:val="0"/>
                      <w:marRight w:val="0"/>
                      <w:marTop w:val="0"/>
                      <w:marBottom w:val="0"/>
                      <w:divBdr>
                        <w:top w:val="none" w:sz="0" w:space="0" w:color="auto"/>
                        <w:left w:val="none" w:sz="0" w:space="0" w:color="auto"/>
                        <w:bottom w:val="none" w:sz="0" w:space="0" w:color="auto"/>
                        <w:right w:val="none" w:sz="0" w:space="0" w:color="auto"/>
                      </w:divBdr>
                    </w:div>
                  </w:divsChild>
                </w:div>
                <w:div w:id="459345394">
                  <w:marLeft w:val="0"/>
                  <w:marRight w:val="0"/>
                  <w:marTop w:val="0"/>
                  <w:marBottom w:val="0"/>
                  <w:divBdr>
                    <w:top w:val="none" w:sz="0" w:space="0" w:color="auto"/>
                    <w:left w:val="none" w:sz="0" w:space="0" w:color="auto"/>
                    <w:bottom w:val="none" w:sz="0" w:space="0" w:color="auto"/>
                    <w:right w:val="none" w:sz="0" w:space="0" w:color="auto"/>
                  </w:divBdr>
                  <w:divsChild>
                    <w:div w:id="81610584">
                      <w:marLeft w:val="0"/>
                      <w:marRight w:val="0"/>
                      <w:marTop w:val="0"/>
                      <w:marBottom w:val="0"/>
                      <w:divBdr>
                        <w:top w:val="none" w:sz="0" w:space="0" w:color="auto"/>
                        <w:left w:val="none" w:sz="0" w:space="0" w:color="auto"/>
                        <w:bottom w:val="none" w:sz="0" w:space="0" w:color="auto"/>
                        <w:right w:val="none" w:sz="0" w:space="0" w:color="auto"/>
                      </w:divBdr>
                    </w:div>
                  </w:divsChild>
                </w:div>
                <w:div w:id="538202981">
                  <w:marLeft w:val="0"/>
                  <w:marRight w:val="0"/>
                  <w:marTop w:val="0"/>
                  <w:marBottom w:val="0"/>
                  <w:divBdr>
                    <w:top w:val="none" w:sz="0" w:space="0" w:color="auto"/>
                    <w:left w:val="none" w:sz="0" w:space="0" w:color="auto"/>
                    <w:bottom w:val="none" w:sz="0" w:space="0" w:color="auto"/>
                    <w:right w:val="none" w:sz="0" w:space="0" w:color="auto"/>
                  </w:divBdr>
                  <w:divsChild>
                    <w:div w:id="1478719117">
                      <w:marLeft w:val="0"/>
                      <w:marRight w:val="0"/>
                      <w:marTop w:val="0"/>
                      <w:marBottom w:val="0"/>
                      <w:divBdr>
                        <w:top w:val="none" w:sz="0" w:space="0" w:color="auto"/>
                        <w:left w:val="none" w:sz="0" w:space="0" w:color="auto"/>
                        <w:bottom w:val="none" w:sz="0" w:space="0" w:color="auto"/>
                        <w:right w:val="none" w:sz="0" w:space="0" w:color="auto"/>
                      </w:divBdr>
                    </w:div>
                  </w:divsChild>
                </w:div>
                <w:div w:id="576552704">
                  <w:marLeft w:val="0"/>
                  <w:marRight w:val="0"/>
                  <w:marTop w:val="0"/>
                  <w:marBottom w:val="0"/>
                  <w:divBdr>
                    <w:top w:val="none" w:sz="0" w:space="0" w:color="auto"/>
                    <w:left w:val="none" w:sz="0" w:space="0" w:color="auto"/>
                    <w:bottom w:val="none" w:sz="0" w:space="0" w:color="auto"/>
                    <w:right w:val="none" w:sz="0" w:space="0" w:color="auto"/>
                  </w:divBdr>
                  <w:divsChild>
                    <w:div w:id="1639653459">
                      <w:marLeft w:val="0"/>
                      <w:marRight w:val="0"/>
                      <w:marTop w:val="0"/>
                      <w:marBottom w:val="0"/>
                      <w:divBdr>
                        <w:top w:val="none" w:sz="0" w:space="0" w:color="auto"/>
                        <w:left w:val="none" w:sz="0" w:space="0" w:color="auto"/>
                        <w:bottom w:val="none" w:sz="0" w:space="0" w:color="auto"/>
                        <w:right w:val="none" w:sz="0" w:space="0" w:color="auto"/>
                      </w:divBdr>
                    </w:div>
                  </w:divsChild>
                </w:div>
                <w:div w:id="585651835">
                  <w:marLeft w:val="0"/>
                  <w:marRight w:val="0"/>
                  <w:marTop w:val="0"/>
                  <w:marBottom w:val="0"/>
                  <w:divBdr>
                    <w:top w:val="none" w:sz="0" w:space="0" w:color="auto"/>
                    <w:left w:val="none" w:sz="0" w:space="0" w:color="auto"/>
                    <w:bottom w:val="none" w:sz="0" w:space="0" w:color="auto"/>
                    <w:right w:val="none" w:sz="0" w:space="0" w:color="auto"/>
                  </w:divBdr>
                  <w:divsChild>
                    <w:div w:id="1104426105">
                      <w:marLeft w:val="0"/>
                      <w:marRight w:val="0"/>
                      <w:marTop w:val="0"/>
                      <w:marBottom w:val="0"/>
                      <w:divBdr>
                        <w:top w:val="none" w:sz="0" w:space="0" w:color="auto"/>
                        <w:left w:val="none" w:sz="0" w:space="0" w:color="auto"/>
                        <w:bottom w:val="none" w:sz="0" w:space="0" w:color="auto"/>
                        <w:right w:val="none" w:sz="0" w:space="0" w:color="auto"/>
                      </w:divBdr>
                    </w:div>
                  </w:divsChild>
                </w:div>
                <w:div w:id="594364907">
                  <w:marLeft w:val="0"/>
                  <w:marRight w:val="0"/>
                  <w:marTop w:val="0"/>
                  <w:marBottom w:val="0"/>
                  <w:divBdr>
                    <w:top w:val="none" w:sz="0" w:space="0" w:color="auto"/>
                    <w:left w:val="none" w:sz="0" w:space="0" w:color="auto"/>
                    <w:bottom w:val="none" w:sz="0" w:space="0" w:color="auto"/>
                    <w:right w:val="none" w:sz="0" w:space="0" w:color="auto"/>
                  </w:divBdr>
                  <w:divsChild>
                    <w:div w:id="541788071">
                      <w:marLeft w:val="0"/>
                      <w:marRight w:val="0"/>
                      <w:marTop w:val="0"/>
                      <w:marBottom w:val="0"/>
                      <w:divBdr>
                        <w:top w:val="none" w:sz="0" w:space="0" w:color="auto"/>
                        <w:left w:val="none" w:sz="0" w:space="0" w:color="auto"/>
                        <w:bottom w:val="none" w:sz="0" w:space="0" w:color="auto"/>
                        <w:right w:val="none" w:sz="0" w:space="0" w:color="auto"/>
                      </w:divBdr>
                    </w:div>
                  </w:divsChild>
                </w:div>
                <w:div w:id="601452023">
                  <w:marLeft w:val="0"/>
                  <w:marRight w:val="0"/>
                  <w:marTop w:val="0"/>
                  <w:marBottom w:val="0"/>
                  <w:divBdr>
                    <w:top w:val="none" w:sz="0" w:space="0" w:color="auto"/>
                    <w:left w:val="none" w:sz="0" w:space="0" w:color="auto"/>
                    <w:bottom w:val="none" w:sz="0" w:space="0" w:color="auto"/>
                    <w:right w:val="none" w:sz="0" w:space="0" w:color="auto"/>
                  </w:divBdr>
                  <w:divsChild>
                    <w:div w:id="549191911">
                      <w:marLeft w:val="0"/>
                      <w:marRight w:val="0"/>
                      <w:marTop w:val="0"/>
                      <w:marBottom w:val="0"/>
                      <w:divBdr>
                        <w:top w:val="none" w:sz="0" w:space="0" w:color="auto"/>
                        <w:left w:val="none" w:sz="0" w:space="0" w:color="auto"/>
                        <w:bottom w:val="none" w:sz="0" w:space="0" w:color="auto"/>
                        <w:right w:val="none" w:sz="0" w:space="0" w:color="auto"/>
                      </w:divBdr>
                    </w:div>
                  </w:divsChild>
                </w:div>
                <w:div w:id="606810734">
                  <w:marLeft w:val="0"/>
                  <w:marRight w:val="0"/>
                  <w:marTop w:val="0"/>
                  <w:marBottom w:val="0"/>
                  <w:divBdr>
                    <w:top w:val="none" w:sz="0" w:space="0" w:color="auto"/>
                    <w:left w:val="none" w:sz="0" w:space="0" w:color="auto"/>
                    <w:bottom w:val="none" w:sz="0" w:space="0" w:color="auto"/>
                    <w:right w:val="none" w:sz="0" w:space="0" w:color="auto"/>
                  </w:divBdr>
                  <w:divsChild>
                    <w:div w:id="1202128447">
                      <w:marLeft w:val="0"/>
                      <w:marRight w:val="0"/>
                      <w:marTop w:val="0"/>
                      <w:marBottom w:val="0"/>
                      <w:divBdr>
                        <w:top w:val="none" w:sz="0" w:space="0" w:color="auto"/>
                        <w:left w:val="none" w:sz="0" w:space="0" w:color="auto"/>
                        <w:bottom w:val="none" w:sz="0" w:space="0" w:color="auto"/>
                        <w:right w:val="none" w:sz="0" w:space="0" w:color="auto"/>
                      </w:divBdr>
                    </w:div>
                  </w:divsChild>
                </w:div>
                <w:div w:id="612321304">
                  <w:marLeft w:val="0"/>
                  <w:marRight w:val="0"/>
                  <w:marTop w:val="0"/>
                  <w:marBottom w:val="0"/>
                  <w:divBdr>
                    <w:top w:val="none" w:sz="0" w:space="0" w:color="auto"/>
                    <w:left w:val="none" w:sz="0" w:space="0" w:color="auto"/>
                    <w:bottom w:val="none" w:sz="0" w:space="0" w:color="auto"/>
                    <w:right w:val="none" w:sz="0" w:space="0" w:color="auto"/>
                  </w:divBdr>
                  <w:divsChild>
                    <w:div w:id="1051274604">
                      <w:marLeft w:val="0"/>
                      <w:marRight w:val="0"/>
                      <w:marTop w:val="0"/>
                      <w:marBottom w:val="0"/>
                      <w:divBdr>
                        <w:top w:val="none" w:sz="0" w:space="0" w:color="auto"/>
                        <w:left w:val="none" w:sz="0" w:space="0" w:color="auto"/>
                        <w:bottom w:val="none" w:sz="0" w:space="0" w:color="auto"/>
                        <w:right w:val="none" w:sz="0" w:space="0" w:color="auto"/>
                      </w:divBdr>
                    </w:div>
                  </w:divsChild>
                </w:div>
                <w:div w:id="612978981">
                  <w:marLeft w:val="0"/>
                  <w:marRight w:val="0"/>
                  <w:marTop w:val="0"/>
                  <w:marBottom w:val="0"/>
                  <w:divBdr>
                    <w:top w:val="none" w:sz="0" w:space="0" w:color="auto"/>
                    <w:left w:val="none" w:sz="0" w:space="0" w:color="auto"/>
                    <w:bottom w:val="none" w:sz="0" w:space="0" w:color="auto"/>
                    <w:right w:val="none" w:sz="0" w:space="0" w:color="auto"/>
                  </w:divBdr>
                  <w:divsChild>
                    <w:div w:id="673455611">
                      <w:marLeft w:val="0"/>
                      <w:marRight w:val="0"/>
                      <w:marTop w:val="0"/>
                      <w:marBottom w:val="0"/>
                      <w:divBdr>
                        <w:top w:val="none" w:sz="0" w:space="0" w:color="auto"/>
                        <w:left w:val="none" w:sz="0" w:space="0" w:color="auto"/>
                        <w:bottom w:val="none" w:sz="0" w:space="0" w:color="auto"/>
                        <w:right w:val="none" w:sz="0" w:space="0" w:color="auto"/>
                      </w:divBdr>
                    </w:div>
                  </w:divsChild>
                </w:div>
                <w:div w:id="655955428">
                  <w:marLeft w:val="0"/>
                  <w:marRight w:val="0"/>
                  <w:marTop w:val="0"/>
                  <w:marBottom w:val="0"/>
                  <w:divBdr>
                    <w:top w:val="none" w:sz="0" w:space="0" w:color="auto"/>
                    <w:left w:val="none" w:sz="0" w:space="0" w:color="auto"/>
                    <w:bottom w:val="none" w:sz="0" w:space="0" w:color="auto"/>
                    <w:right w:val="none" w:sz="0" w:space="0" w:color="auto"/>
                  </w:divBdr>
                  <w:divsChild>
                    <w:div w:id="102265732">
                      <w:marLeft w:val="0"/>
                      <w:marRight w:val="0"/>
                      <w:marTop w:val="0"/>
                      <w:marBottom w:val="0"/>
                      <w:divBdr>
                        <w:top w:val="none" w:sz="0" w:space="0" w:color="auto"/>
                        <w:left w:val="none" w:sz="0" w:space="0" w:color="auto"/>
                        <w:bottom w:val="none" w:sz="0" w:space="0" w:color="auto"/>
                        <w:right w:val="none" w:sz="0" w:space="0" w:color="auto"/>
                      </w:divBdr>
                    </w:div>
                    <w:div w:id="582615591">
                      <w:marLeft w:val="0"/>
                      <w:marRight w:val="0"/>
                      <w:marTop w:val="0"/>
                      <w:marBottom w:val="0"/>
                      <w:divBdr>
                        <w:top w:val="none" w:sz="0" w:space="0" w:color="auto"/>
                        <w:left w:val="none" w:sz="0" w:space="0" w:color="auto"/>
                        <w:bottom w:val="none" w:sz="0" w:space="0" w:color="auto"/>
                        <w:right w:val="none" w:sz="0" w:space="0" w:color="auto"/>
                      </w:divBdr>
                    </w:div>
                    <w:div w:id="1119765336">
                      <w:marLeft w:val="0"/>
                      <w:marRight w:val="0"/>
                      <w:marTop w:val="0"/>
                      <w:marBottom w:val="0"/>
                      <w:divBdr>
                        <w:top w:val="none" w:sz="0" w:space="0" w:color="auto"/>
                        <w:left w:val="none" w:sz="0" w:space="0" w:color="auto"/>
                        <w:bottom w:val="none" w:sz="0" w:space="0" w:color="auto"/>
                        <w:right w:val="none" w:sz="0" w:space="0" w:color="auto"/>
                      </w:divBdr>
                    </w:div>
                  </w:divsChild>
                </w:div>
                <w:div w:id="689138965">
                  <w:marLeft w:val="0"/>
                  <w:marRight w:val="0"/>
                  <w:marTop w:val="0"/>
                  <w:marBottom w:val="0"/>
                  <w:divBdr>
                    <w:top w:val="none" w:sz="0" w:space="0" w:color="auto"/>
                    <w:left w:val="none" w:sz="0" w:space="0" w:color="auto"/>
                    <w:bottom w:val="none" w:sz="0" w:space="0" w:color="auto"/>
                    <w:right w:val="none" w:sz="0" w:space="0" w:color="auto"/>
                  </w:divBdr>
                  <w:divsChild>
                    <w:div w:id="838542967">
                      <w:marLeft w:val="0"/>
                      <w:marRight w:val="0"/>
                      <w:marTop w:val="0"/>
                      <w:marBottom w:val="0"/>
                      <w:divBdr>
                        <w:top w:val="none" w:sz="0" w:space="0" w:color="auto"/>
                        <w:left w:val="none" w:sz="0" w:space="0" w:color="auto"/>
                        <w:bottom w:val="none" w:sz="0" w:space="0" w:color="auto"/>
                        <w:right w:val="none" w:sz="0" w:space="0" w:color="auto"/>
                      </w:divBdr>
                    </w:div>
                  </w:divsChild>
                </w:div>
                <w:div w:id="711613003">
                  <w:marLeft w:val="0"/>
                  <w:marRight w:val="0"/>
                  <w:marTop w:val="0"/>
                  <w:marBottom w:val="0"/>
                  <w:divBdr>
                    <w:top w:val="none" w:sz="0" w:space="0" w:color="auto"/>
                    <w:left w:val="none" w:sz="0" w:space="0" w:color="auto"/>
                    <w:bottom w:val="none" w:sz="0" w:space="0" w:color="auto"/>
                    <w:right w:val="none" w:sz="0" w:space="0" w:color="auto"/>
                  </w:divBdr>
                  <w:divsChild>
                    <w:div w:id="53815273">
                      <w:marLeft w:val="0"/>
                      <w:marRight w:val="0"/>
                      <w:marTop w:val="0"/>
                      <w:marBottom w:val="0"/>
                      <w:divBdr>
                        <w:top w:val="none" w:sz="0" w:space="0" w:color="auto"/>
                        <w:left w:val="none" w:sz="0" w:space="0" w:color="auto"/>
                        <w:bottom w:val="none" w:sz="0" w:space="0" w:color="auto"/>
                        <w:right w:val="none" w:sz="0" w:space="0" w:color="auto"/>
                      </w:divBdr>
                    </w:div>
                  </w:divsChild>
                </w:div>
                <w:div w:id="737944351">
                  <w:marLeft w:val="0"/>
                  <w:marRight w:val="0"/>
                  <w:marTop w:val="0"/>
                  <w:marBottom w:val="0"/>
                  <w:divBdr>
                    <w:top w:val="none" w:sz="0" w:space="0" w:color="auto"/>
                    <w:left w:val="none" w:sz="0" w:space="0" w:color="auto"/>
                    <w:bottom w:val="none" w:sz="0" w:space="0" w:color="auto"/>
                    <w:right w:val="none" w:sz="0" w:space="0" w:color="auto"/>
                  </w:divBdr>
                  <w:divsChild>
                    <w:div w:id="1194197950">
                      <w:marLeft w:val="0"/>
                      <w:marRight w:val="0"/>
                      <w:marTop w:val="0"/>
                      <w:marBottom w:val="0"/>
                      <w:divBdr>
                        <w:top w:val="none" w:sz="0" w:space="0" w:color="auto"/>
                        <w:left w:val="none" w:sz="0" w:space="0" w:color="auto"/>
                        <w:bottom w:val="none" w:sz="0" w:space="0" w:color="auto"/>
                        <w:right w:val="none" w:sz="0" w:space="0" w:color="auto"/>
                      </w:divBdr>
                    </w:div>
                  </w:divsChild>
                </w:div>
                <w:div w:id="746225058">
                  <w:marLeft w:val="0"/>
                  <w:marRight w:val="0"/>
                  <w:marTop w:val="0"/>
                  <w:marBottom w:val="0"/>
                  <w:divBdr>
                    <w:top w:val="none" w:sz="0" w:space="0" w:color="auto"/>
                    <w:left w:val="none" w:sz="0" w:space="0" w:color="auto"/>
                    <w:bottom w:val="none" w:sz="0" w:space="0" w:color="auto"/>
                    <w:right w:val="none" w:sz="0" w:space="0" w:color="auto"/>
                  </w:divBdr>
                  <w:divsChild>
                    <w:div w:id="1870995209">
                      <w:marLeft w:val="0"/>
                      <w:marRight w:val="0"/>
                      <w:marTop w:val="0"/>
                      <w:marBottom w:val="0"/>
                      <w:divBdr>
                        <w:top w:val="none" w:sz="0" w:space="0" w:color="auto"/>
                        <w:left w:val="none" w:sz="0" w:space="0" w:color="auto"/>
                        <w:bottom w:val="none" w:sz="0" w:space="0" w:color="auto"/>
                        <w:right w:val="none" w:sz="0" w:space="0" w:color="auto"/>
                      </w:divBdr>
                    </w:div>
                  </w:divsChild>
                </w:div>
                <w:div w:id="765423727">
                  <w:marLeft w:val="0"/>
                  <w:marRight w:val="0"/>
                  <w:marTop w:val="0"/>
                  <w:marBottom w:val="0"/>
                  <w:divBdr>
                    <w:top w:val="none" w:sz="0" w:space="0" w:color="auto"/>
                    <w:left w:val="none" w:sz="0" w:space="0" w:color="auto"/>
                    <w:bottom w:val="none" w:sz="0" w:space="0" w:color="auto"/>
                    <w:right w:val="none" w:sz="0" w:space="0" w:color="auto"/>
                  </w:divBdr>
                  <w:divsChild>
                    <w:div w:id="376009567">
                      <w:marLeft w:val="0"/>
                      <w:marRight w:val="0"/>
                      <w:marTop w:val="0"/>
                      <w:marBottom w:val="0"/>
                      <w:divBdr>
                        <w:top w:val="none" w:sz="0" w:space="0" w:color="auto"/>
                        <w:left w:val="none" w:sz="0" w:space="0" w:color="auto"/>
                        <w:bottom w:val="none" w:sz="0" w:space="0" w:color="auto"/>
                        <w:right w:val="none" w:sz="0" w:space="0" w:color="auto"/>
                      </w:divBdr>
                    </w:div>
                  </w:divsChild>
                </w:div>
                <w:div w:id="820467695">
                  <w:marLeft w:val="0"/>
                  <w:marRight w:val="0"/>
                  <w:marTop w:val="0"/>
                  <w:marBottom w:val="0"/>
                  <w:divBdr>
                    <w:top w:val="none" w:sz="0" w:space="0" w:color="auto"/>
                    <w:left w:val="none" w:sz="0" w:space="0" w:color="auto"/>
                    <w:bottom w:val="none" w:sz="0" w:space="0" w:color="auto"/>
                    <w:right w:val="none" w:sz="0" w:space="0" w:color="auto"/>
                  </w:divBdr>
                  <w:divsChild>
                    <w:div w:id="934215925">
                      <w:marLeft w:val="0"/>
                      <w:marRight w:val="0"/>
                      <w:marTop w:val="0"/>
                      <w:marBottom w:val="0"/>
                      <w:divBdr>
                        <w:top w:val="none" w:sz="0" w:space="0" w:color="auto"/>
                        <w:left w:val="none" w:sz="0" w:space="0" w:color="auto"/>
                        <w:bottom w:val="none" w:sz="0" w:space="0" w:color="auto"/>
                        <w:right w:val="none" w:sz="0" w:space="0" w:color="auto"/>
                      </w:divBdr>
                    </w:div>
                  </w:divsChild>
                </w:div>
                <w:div w:id="882061604">
                  <w:marLeft w:val="0"/>
                  <w:marRight w:val="0"/>
                  <w:marTop w:val="0"/>
                  <w:marBottom w:val="0"/>
                  <w:divBdr>
                    <w:top w:val="none" w:sz="0" w:space="0" w:color="auto"/>
                    <w:left w:val="none" w:sz="0" w:space="0" w:color="auto"/>
                    <w:bottom w:val="none" w:sz="0" w:space="0" w:color="auto"/>
                    <w:right w:val="none" w:sz="0" w:space="0" w:color="auto"/>
                  </w:divBdr>
                  <w:divsChild>
                    <w:div w:id="1913421694">
                      <w:marLeft w:val="0"/>
                      <w:marRight w:val="0"/>
                      <w:marTop w:val="0"/>
                      <w:marBottom w:val="0"/>
                      <w:divBdr>
                        <w:top w:val="none" w:sz="0" w:space="0" w:color="auto"/>
                        <w:left w:val="none" w:sz="0" w:space="0" w:color="auto"/>
                        <w:bottom w:val="none" w:sz="0" w:space="0" w:color="auto"/>
                        <w:right w:val="none" w:sz="0" w:space="0" w:color="auto"/>
                      </w:divBdr>
                    </w:div>
                  </w:divsChild>
                </w:div>
                <w:div w:id="912549189">
                  <w:marLeft w:val="0"/>
                  <w:marRight w:val="0"/>
                  <w:marTop w:val="0"/>
                  <w:marBottom w:val="0"/>
                  <w:divBdr>
                    <w:top w:val="none" w:sz="0" w:space="0" w:color="auto"/>
                    <w:left w:val="none" w:sz="0" w:space="0" w:color="auto"/>
                    <w:bottom w:val="none" w:sz="0" w:space="0" w:color="auto"/>
                    <w:right w:val="none" w:sz="0" w:space="0" w:color="auto"/>
                  </w:divBdr>
                  <w:divsChild>
                    <w:div w:id="1491094938">
                      <w:marLeft w:val="0"/>
                      <w:marRight w:val="0"/>
                      <w:marTop w:val="0"/>
                      <w:marBottom w:val="0"/>
                      <w:divBdr>
                        <w:top w:val="none" w:sz="0" w:space="0" w:color="auto"/>
                        <w:left w:val="none" w:sz="0" w:space="0" w:color="auto"/>
                        <w:bottom w:val="none" w:sz="0" w:space="0" w:color="auto"/>
                        <w:right w:val="none" w:sz="0" w:space="0" w:color="auto"/>
                      </w:divBdr>
                    </w:div>
                  </w:divsChild>
                </w:div>
                <w:div w:id="970403264">
                  <w:marLeft w:val="0"/>
                  <w:marRight w:val="0"/>
                  <w:marTop w:val="0"/>
                  <w:marBottom w:val="0"/>
                  <w:divBdr>
                    <w:top w:val="none" w:sz="0" w:space="0" w:color="auto"/>
                    <w:left w:val="none" w:sz="0" w:space="0" w:color="auto"/>
                    <w:bottom w:val="none" w:sz="0" w:space="0" w:color="auto"/>
                    <w:right w:val="none" w:sz="0" w:space="0" w:color="auto"/>
                  </w:divBdr>
                  <w:divsChild>
                    <w:div w:id="429357223">
                      <w:marLeft w:val="0"/>
                      <w:marRight w:val="0"/>
                      <w:marTop w:val="0"/>
                      <w:marBottom w:val="0"/>
                      <w:divBdr>
                        <w:top w:val="none" w:sz="0" w:space="0" w:color="auto"/>
                        <w:left w:val="none" w:sz="0" w:space="0" w:color="auto"/>
                        <w:bottom w:val="none" w:sz="0" w:space="0" w:color="auto"/>
                        <w:right w:val="none" w:sz="0" w:space="0" w:color="auto"/>
                      </w:divBdr>
                    </w:div>
                    <w:div w:id="1331834103">
                      <w:marLeft w:val="0"/>
                      <w:marRight w:val="0"/>
                      <w:marTop w:val="0"/>
                      <w:marBottom w:val="0"/>
                      <w:divBdr>
                        <w:top w:val="none" w:sz="0" w:space="0" w:color="auto"/>
                        <w:left w:val="none" w:sz="0" w:space="0" w:color="auto"/>
                        <w:bottom w:val="none" w:sz="0" w:space="0" w:color="auto"/>
                        <w:right w:val="none" w:sz="0" w:space="0" w:color="auto"/>
                      </w:divBdr>
                    </w:div>
                  </w:divsChild>
                </w:div>
                <w:div w:id="972826535">
                  <w:marLeft w:val="0"/>
                  <w:marRight w:val="0"/>
                  <w:marTop w:val="0"/>
                  <w:marBottom w:val="0"/>
                  <w:divBdr>
                    <w:top w:val="none" w:sz="0" w:space="0" w:color="auto"/>
                    <w:left w:val="none" w:sz="0" w:space="0" w:color="auto"/>
                    <w:bottom w:val="none" w:sz="0" w:space="0" w:color="auto"/>
                    <w:right w:val="none" w:sz="0" w:space="0" w:color="auto"/>
                  </w:divBdr>
                  <w:divsChild>
                    <w:div w:id="915627606">
                      <w:marLeft w:val="0"/>
                      <w:marRight w:val="0"/>
                      <w:marTop w:val="0"/>
                      <w:marBottom w:val="0"/>
                      <w:divBdr>
                        <w:top w:val="none" w:sz="0" w:space="0" w:color="auto"/>
                        <w:left w:val="none" w:sz="0" w:space="0" w:color="auto"/>
                        <w:bottom w:val="none" w:sz="0" w:space="0" w:color="auto"/>
                        <w:right w:val="none" w:sz="0" w:space="0" w:color="auto"/>
                      </w:divBdr>
                    </w:div>
                  </w:divsChild>
                </w:div>
                <w:div w:id="1024476132">
                  <w:marLeft w:val="0"/>
                  <w:marRight w:val="0"/>
                  <w:marTop w:val="0"/>
                  <w:marBottom w:val="0"/>
                  <w:divBdr>
                    <w:top w:val="none" w:sz="0" w:space="0" w:color="auto"/>
                    <w:left w:val="none" w:sz="0" w:space="0" w:color="auto"/>
                    <w:bottom w:val="none" w:sz="0" w:space="0" w:color="auto"/>
                    <w:right w:val="none" w:sz="0" w:space="0" w:color="auto"/>
                  </w:divBdr>
                  <w:divsChild>
                    <w:div w:id="2032025726">
                      <w:marLeft w:val="0"/>
                      <w:marRight w:val="0"/>
                      <w:marTop w:val="0"/>
                      <w:marBottom w:val="0"/>
                      <w:divBdr>
                        <w:top w:val="none" w:sz="0" w:space="0" w:color="auto"/>
                        <w:left w:val="none" w:sz="0" w:space="0" w:color="auto"/>
                        <w:bottom w:val="none" w:sz="0" w:space="0" w:color="auto"/>
                        <w:right w:val="none" w:sz="0" w:space="0" w:color="auto"/>
                      </w:divBdr>
                    </w:div>
                  </w:divsChild>
                </w:div>
                <w:div w:id="1066489438">
                  <w:marLeft w:val="0"/>
                  <w:marRight w:val="0"/>
                  <w:marTop w:val="0"/>
                  <w:marBottom w:val="0"/>
                  <w:divBdr>
                    <w:top w:val="none" w:sz="0" w:space="0" w:color="auto"/>
                    <w:left w:val="none" w:sz="0" w:space="0" w:color="auto"/>
                    <w:bottom w:val="none" w:sz="0" w:space="0" w:color="auto"/>
                    <w:right w:val="none" w:sz="0" w:space="0" w:color="auto"/>
                  </w:divBdr>
                  <w:divsChild>
                    <w:div w:id="577638596">
                      <w:marLeft w:val="0"/>
                      <w:marRight w:val="0"/>
                      <w:marTop w:val="0"/>
                      <w:marBottom w:val="0"/>
                      <w:divBdr>
                        <w:top w:val="none" w:sz="0" w:space="0" w:color="auto"/>
                        <w:left w:val="none" w:sz="0" w:space="0" w:color="auto"/>
                        <w:bottom w:val="none" w:sz="0" w:space="0" w:color="auto"/>
                        <w:right w:val="none" w:sz="0" w:space="0" w:color="auto"/>
                      </w:divBdr>
                    </w:div>
                  </w:divsChild>
                </w:div>
                <w:div w:id="1101922541">
                  <w:marLeft w:val="0"/>
                  <w:marRight w:val="0"/>
                  <w:marTop w:val="0"/>
                  <w:marBottom w:val="0"/>
                  <w:divBdr>
                    <w:top w:val="none" w:sz="0" w:space="0" w:color="auto"/>
                    <w:left w:val="none" w:sz="0" w:space="0" w:color="auto"/>
                    <w:bottom w:val="none" w:sz="0" w:space="0" w:color="auto"/>
                    <w:right w:val="none" w:sz="0" w:space="0" w:color="auto"/>
                  </w:divBdr>
                  <w:divsChild>
                    <w:div w:id="1097796634">
                      <w:marLeft w:val="0"/>
                      <w:marRight w:val="0"/>
                      <w:marTop w:val="0"/>
                      <w:marBottom w:val="0"/>
                      <w:divBdr>
                        <w:top w:val="none" w:sz="0" w:space="0" w:color="auto"/>
                        <w:left w:val="none" w:sz="0" w:space="0" w:color="auto"/>
                        <w:bottom w:val="none" w:sz="0" w:space="0" w:color="auto"/>
                        <w:right w:val="none" w:sz="0" w:space="0" w:color="auto"/>
                      </w:divBdr>
                    </w:div>
                  </w:divsChild>
                </w:div>
                <w:div w:id="1110784720">
                  <w:marLeft w:val="0"/>
                  <w:marRight w:val="0"/>
                  <w:marTop w:val="0"/>
                  <w:marBottom w:val="0"/>
                  <w:divBdr>
                    <w:top w:val="none" w:sz="0" w:space="0" w:color="auto"/>
                    <w:left w:val="none" w:sz="0" w:space="0" w:color="auto"/>
                    <w:bottom w:val="none" w:sz="0" w:space="0" w:color="auto"/>
                    <w:right w:val="none" w:sz="0" w:space="0" w:color="auto"/>
                  </w:divBdr>
                  <w:divsChild>
                    <w:div w:id="169568902">
                      <w:marLeft w:val="0"/>
                      <w:marRight w:val="0"/>
                      <w:marTop w:val="0"/>
                      <w:marBottom w:val="0"/>
                      <w:divBdr>
                        <w:top w:val="none" w:sz="0" w:space="0" w:color="auto"/>
                        <w:left w:val="none" w:sz="0" w:space="0" w:color="auto"/>
                        <w:bottom w:val="none" w:sz="0" w:space="0" w:color="auto"/>
                        <w:right w:val="none" w:sz="0" w:space="0" w:color="auto"/>
                      </w:divBdr>
                    </w:div>
                  </w:divsChild>
                </w:div>
                <w:div w:id="1126237635">
                  <w:marLeft w:val="0"/>
                  <w:marRight w:val="0"/>
                  <w:marTop w:val="0"/>
                  <w:marBottom w:val="0"/>
                  <w:divBdr>
                    <w:top w:val="none" w:sz="0" w:space="0" w:color="auto"/>
                    <w:left w:val="none" w:sz="0" w:space="0" w:color="auto"/>
                    <w:bottom w:val="none" w:sz="0" w:space="0" w:color="auto"/>
                    <w:right w:val="none" w:sz="0" w:space="0" w:color="auto"/>
                  </w:divBdr>
                  <w:divsChild>
                    <w:div w:id="2041970783">
                      <w:marLeft w:val="0"/>
                      <w:marRight w:val="0"/>
                      <w:marTop w:val="0"/>
                      <w:marBottom w:val="0"/>
                      <w:divBdr>
                        <w:top w:val="none" w:sz="0" w:space="0" w:color="auto"/>
                        <w:left w:val="none" w:sz="0" w:space="0" w:color="auto"/>
                        <w:bottom w:val="none" w:sz="0" w:space="0" w:color="auto"/>
                        <w:right w:val="none" w:sz="0" w:space="0" w:color="auto"/>
                      </w:divBdr>
                    </w:div>
                  </w:divsChild>
                </w:div>
                <w:div w:id="1128940176">
                  <w:marLeft w:val="0"/>
                  <w:marRight w:val="0"/>
                  <w:marTop w:val="0"/>
                  <w:marBottom w:val="0"/>
                  <w:divBdr>
                    <w:top w:val="none" w:sz="0" w:space="0" w:color="auto"/>
                    <w:left w:val="none" w:sz="0" w:space="0" w:color="auto"/>
                    <w:bottom w:val="none" w:sz="0" w:space="0" w:color="auto"/>
                    <w:right w:val="none" w:sz="0" w:space="0" w:color="auto"/>
                  </w:divBdr>
                  <w:divsChild>
                    <w:div w:id="289097001">
                      <w:marLeft w:val="0"/>
                      <w:marRight w:val="0"/>
                      <w:marTop w:val="0"/>
                      <w:marBottom w:val="0"/>
                      <w:divBdr>
                        <w:top w:val="none" w:sz="0" w:space="0" w:color="auto"/>
                        <w:left w:val="none" w:sz="0" w:space="0" w:color="auto"/>
                        <w:bottom w:val="none" w:sz="0" w:space="0" w:color="auto"/>
                        <w:right w:val="none" w:sz="0" w:space="0" w:color="auto"/>
                      </w:divBdr>
                    </w:div>
                  </w:divsChild>
                </w:div>
                <w:div w:id="1258948239">
                  <w:marLeft w:val="0"/>
                  <w:marRight w:val="0"/>
                  <w:marTop w:val="0"/>
                  <w:marBottom w:val="0"/>
                  <w:divBdr>
                    <w:top w:val="none" w:sz="0" w:space="0" w:color="auto"/>
                    <w:left w:val="none" w:sz="0" w:space="0" w:color="auto"/>
                    <w:bottom w:val="none" w:sz="0" w:space="0" w:color="auto"/>
                    <w:right w:val="none" w:sz="0" w:space="0" w:color="auto"/>
                  </w:divBdr>
                  <w:divsChild>
                    <w:div w:id="437990235">
                      <w:marLeft w:val="0"/>
                      <w:marRight w:val="0"/>
                      <w:marTop w:val="0"/>
                      <w:marBottom w:val="0"/>
                      <w:divBdr>
                        <w:top w:val="none" w:sz="0" w:space="0" w:color="auto"/>
                        <w:left w:val="none" w:sz="0" w:space="0" w:color="auto"/>
                        <w:bottom w:val="none" w:sz="0" w:space="0" w:color="auto"/>
                        <w:right w:val="none" w:sz="0" w:space="0" w:color="auto"/>
                      </w:divBdr>
                    </w:div>
                  </w:divsChild>
                </w:div>
                <w:div w:id="1269696836">
                  <w:marLeft w:val="0"/>
                  <w:marRight w:val="0"/>
                  <w:marTop w:val="0"/>
                  <w:marBottom w:val="0"/>
                  <w:divBdr>
                    <w:top w:val="none" w:sz="0" w:space="0" w:color="auto"/>
                    <w:left w:val="none" w:sz="0" w:space="0" w:color="auto"/>
                    <w:bottom w:val="none" w:sz="0" w:space="0" w:color="auto"/>
                    <w:right w:val="none" w:sz="0" w:space="0" w:color="auto"/>
                  </w:divBdr>
                  <w:divsChild>
                    <w:div w:id="584995604">
                      <w:marLeft w:val="0"/>
                      <w:marRight w:val="0"/>
                      <w:marTop w:val="0"/>
                      <w:marBottom w:val="0"/>
                      <w:divBdr>
                        <w:top w:val="none" w:sz="0" w:space="0" w:color="auto"/>
                        <w:left w:val="none" w:sz="0" w:space="0" w:color="auto"/>
                        <w:bottom w:val="none" w:sz="0" w:space="0" w:color="auto"/>
                        <w:right w:val="none" w:sz="0" w:space="0" w:color="auto"/>
                      </w:divBdr>
                    </w:div>
                  </w:divsChild>
                </w:div>
                <w:div w:id="1278564245">
                  <w:marLeft w:val="0"/>
                  <w:marRight w:val="0"/>
                  <w:marTop w:val="0"/>
                  <w:marBottom w:val="0"/>
                  <w:divBdr>
                    <w:top w:val="none" w:sz="0" w:space="0" w:color="auto"/>
                    <w:left w:val="none" w:sz="0" w:space="0" w:color="auto"/>
                    <w:bottom w:val="none" w:sz="0" w:space="0" w:color="auto"/>
                    <w:right w:val="none" w:sz="0" w:space="0" w:color="auto"/>
                  </w:divBdr>
                  <w:divsChild>
                    <w:div w:id="1900483307">
                      <w:marLeft w:val="0"/>
                      <w:marRight w:val="0"/>
                      <w:marTop w:val="0"/>
                      <w:marBottom w:val="0"/>
                      <w:divBdr>
                        <w:top w:val="none" w:sz="0" w:space="0" w:color="auto"/>
                        <w:left w:val="none" w:sz="0" w:space="0" w:color="auto"/>
                        <w:bottom w:val="none" w:sz="0" w:space="0" w:color="auto"/>
                        <w:right w:val="none" w:sz="0" w:space="0" w:color="auto"/>
                      </w:divBdr>
                    </w:div>
                  </w:divsChild>
                </w:div>
                <w:div w:id="1295982069">
                  <w:marLeft w:val="0"/>
                  <w:marRight w:val="0"/>
                  <w:marTop w:val="0"/>
                  <w:marBottom w:val="0"/>
                  <w:divBdr>
                    <w:top w:val="none" w:sz="0" w:space="0" w:color="auto"/>
                    <w:left w:val="none" w:sz="0" w:space="0" w:color="auto"/>
                    <w:bottom w:val="none" w:sz="0" w:space="0" w:color="auto"/>
                    <w:right w:val="none" w:sz="0" w:space="0" w:color="auto"/>
                  </w:divBdr>
                  <w:divsChild>
                    <w:div w:id="1513882342">
                      <w:marLeft w:val="0"/>
                      <w:marRight w:val="0"/>
                      <w:marTop w:val="0"/>
                      <w:marBottom w:val="0"/>
                      <w:divBdr>
                        <w:top w:val="none" w:sz="0" w:space="0" w:color="auto"/>
                        <w:left w:val="none" w:sz="0" w:space="0" w:color="auto"/>
                        <w:bottom w:val="none" w:sz="0" w:space="0" w:color="auto"/>
                        <w:right w:val="none" w:sz="0" w:space="0" w:color="auto"/>
                      </w:divBdr>
                    </w:div>
                  </w:divsChild>
                </w:div>
                <w:div w:id="1319843461">
                  <w:marLeft w:val="0"/>
                  <w:marRight w:val="0"/>
                  <w:marTop w:val="0"/>
                  <w:marBottom w:val="0"/>
                  <w:divBdr>
                    <w:top w:val="none" w:sz="0" w:space="0" w:color="auto"/>
                    <w:left w:val="none" w:sz="0" w:space="0" w:color="auto"/>
                    <w:bottom w:val="none" w:sz="0" w:space="0" w:color="auto"/>
                    <w:right w:val="none" w:sz="0" w:space="0" w:color="auto"/>
                  </w:divBdr>
                  <w:divsChild>
                    <w:div w:id="551966912">
                      <w:marLeft w:val="0"/>
                      <w:marRight w:val="0"/>
                      <w:marTop w:val="0"/>
                      <w:marBottom w:val="0"/>
                      <w:divBdr>
                        <w:top w:val="none" w:sz="0" w:space="0" w:color="auto"/>
                        <w:left w:val="none" w:sz="0" w:space="0" w:color="auto"/>
                        <w:bottom w:val="none" w:sz="0" w:space="0" w:color="auto"/>
                        <w:right w:val="none" w:sz="0" w:space="0" w:color="auto"/>
                      </w:divBdr>
                    </w:div>
                    <w:div w:id="1333996425">
                      <w:marLeft w:val="0"/>
                      <w:marRight w:val="0"/>
                      <w:marTop w:val="0"/>
                      <w:marBottom w:val="0"/>
                      <w:divBdr>
                        <w:top w:val="none" w:sz="0" w:space="0" w:color="auto"/>
                        <w:left w:val="none" w:sz="0" w:space="0" w:color="auto"/>
                        <w:bottom w:val="none" w:sz="0" w:space="0" w:color="auto"/>
                        <w:right w:val="none" w:sz="0" w:space="0" w:color="auto"/>
                      </w:divBdr>
                    </w:div>
                  </w:divsChild>
                </w:div>
                <w:div w:id="1377896263">
                  <w:marLeft w:val="0"/>
                  <w:marRight w:val="0"/>
                  <w:marTop w:val="0"/>
                  <w:marBottom w:val="0"/>
                  <w:divBdr>
                    <w:top w:val="none" w:sz="0" w:space="0" w:color="auto"/>
                    <w:left w:val="none" w:sz="0" w:space="0" w:color="auto"/>
                    <w:bottom w:val="none" w:sz="0" w:space="0" w:color="auto"/>
                    <w:right w:val="none" w:sz="0" w:space="0" w:color="auto"/>
                  </w:divBdr>
                  <w:divsChild>
                    <w:div w:id="1711228358">
                      <w:marLeft w:val="0"/>
                      <w:marRight w:val="0"/>
                      <w:marTop w:val="0"/>
                      <w:marBottom w:val="0"/>
                      <w:divBdr>
                        <w:top w:val="none" w:sz="0" w:space="0" w:color="auto"/>
                        <w:left w:val="none" w:sz="0" w:space="0" w:color="auto"/>
                        <w:bottom w:val="none" w:sz="0" w:space="0" w:color="auto"/>
                        <w:right w:val="none" w:sz="0" w:space="0" w:color="auto"/>
                      </w:divBdr>
                    </w:div>
                  </w:divsChild>
                </w:div>
                <w:div w:id="1400400422">
                  <w:marLeft w:val="0"/>
                  <w:marRight w:val="0"/>
                  <w:marTop w:val="0"/>
                  <w:marBottom w:val="0"/>
                  <w:divBdr>
                    <w:top w:val="none" w:sz="0" w:space="0" w:color="auto"/>
                    <w:left w:val="none" w:sz="0" w:space="0" w:color="auto"/>
                    <w:bottom w:val="none" w:sz="0" w:space="0" w:color="auto"/>
                    <w:right w:val="none" w:sz="0" w:space="0" w:color="auto"/>
                  </w:divBdr>
                  <w:divsChild>
                    <w:div w:id="370885819">
                      <w:marLeft w:val="0"/>
                      <w:marRight w:val="0"/>
                      <w:marTop w:val="0"/>
                      <w:marBottom w:val="0"/>
                      <w:divBdr>
                        <w:top w:val="none" w:sz="0" w:space="0" w:color="auto"/>
                        <w:left w:val="none" w:sz="0" w:space="0" w:color="auto"/>
                        <w:bottom w:val="none" w:sz="0" w:space="0" w:color="auto"/>
                        <w:right w:val="none" w:sz="0" w:space="0" w:color="auto"/>
                      </w:divBdr>
                    </w:div>
                  </w:divsChild>
                </w:div>
                <w:div w:id="1493376966">
                  <w:marLeft w:val="0"/>
                  <w:marRight w:val="0"/>
                  <w:marTop w:val="0"/>
                  <w:marBottom w:val="0"/>
                  <w:divBdr>
                    <w:top w:val="none" w:sz="0" w:space="0" w:color="auto"/>
                    <w:left w:val="none" w:sz="0" w:space="0" w:color="auto"/>
                    <w:bottom w:val="none" w:sz="0" w:space="0" w:color="auto"/>
                    <w:right w:val="none" w:sz="0" w:space="0" w:color="auto"/>
                  </w:divBdr>
                  <w:divsChild>
                    <w:div w:id="1641417904">
                      <w:marLeft w:val="0"/>
                      <w:marRight w:val="0"/>
                      <w:marTop w:val="0"/>
                      <w:marBottom w:val="0"/>
                      <w:divBdr>
                        <w:top w:val="none" w:sz="0" w:space="0" w:color="auto"/>
                        <w:left w:val="none" w:sz="0" w:space="0" w:color="auto"/>
                        <w:bottom w:val="none" w:sz="0" w:space="0" w:color="auto"/>
                        <w:right w:val="none" w:sz="0" w:space="0" w:color="auto"/>
                      </w:divBdr>
                    </w:div>
                  </w:divsChild>
                </w:div>
                <w:div w:id="1538590874">
                  <w:marLeft w:val="0"/>
                  <w:marRight w:val="0"/>
                  <w:marTop w:val="0"/>
                  <w:marBottom w:val="0"/>
                  <w:divBdr>
                    <w:top w:val="none" w:sz="0" w:space="0" w:color="auto"/>
                    <w:left w:val="none" w:sz="0" w:space="0" w:color="auto"/>
                    <w:bottom w:val="none" w:sz="0" w:space="0" w:color="auto"/>
                    <w:right w:val="none" w:sz="0" w:space="0" w:color="auto"/>
                  </w:divBdr>
                  <w:divsChild>
                    <w:div w:id="1326397136">
                      <w:marLeft w:val="0"/>
                      <w:marRight w:val="0"/>
                      <w:marTop w:val="0"/>
                      <w:marBottom w:val="0"/>
                      <w:divBdr>
                        <w:top w:val="none" w:sz="0" w:space="0" w:color="auto"/>
                        <w:left w:val="none" w:sz="0" w:space="0" w:color="auto"/>
                        <w:bottom w:val="none" w:sz="0" w:space="0" w:color="auto"/>
                        <w:right w:val="none" w:sz="0" w:space="0" w:color="auto"/>
                      </w:divBdr>
                    </w:div>
                  </w:divsChild>
                </w:div>
                <w:div w:id="1539008012">
                  <w:marLeft w:val="0"/>
                  <w:marRight w:val="0"/>
                  <w:marTop w:val="0"/>
                  <w:marBottom w:val="0"/>
                  <w:divBdr>
                    <w:top w:val="none" w:sz="0" w:space="0" w:color="auto"/>
                    <w:left w:val="none" w:sz="0" w:space="0" w:color="auto"/>
                    <w:bottom w:val="none" w:sz="0" w:space="0" w:color="auto"/>
                    <w:right w:val="none" w:sz="0" w:space="0" w:color="auto"/>
                  </w:divBdr>
                  <w:divsChild>
                    <w:div w:id="1876918253">
                      <w:marLeft w:val="0"/>
                      <w:marRight w:val="0"/>
                      <w:marTop w:val="0"/>
                      <w:marBottom w:val="0"/>
                      <w:divBdr>
                        <w:top w:val="none" w:sz="0" w:space="0" w:color="auto"/>
                        <w:left w:val="none" w:sz="0" w:space="0" w:color="auto"/>
                        <w:bottom w:val="none" w:sz="0" w:space="0" w:color="auto"/>
                        <w:right w:val="none" w:sz="0" w:space="0" w:color="auto"/>
                      </w:divBdr>
                    </w:div>
                  </w:divsChild>
                </w:div>
                <w:div w:id="1616908714">
                  <w:marLeft w:val="0"/>
                  <w:marRight w:val="0"/>
                  <w:marTop w:val="0"/>
                  <w:marBottom w:val="0"/>
                  <w:divBdr>
                    <w:top w:val="none" w:sz="0" w:space="0" w:color="auto"/>
                    <w:left w:val="none" w:sz="0" w:space="0" w:color="auto"/>
                    <w:bottom w:val="none" w:sz="0" w:space="0" w:color="auto"/>
                    <w:right w:val="none" w:sz="0" w:space="0" w:color="auto"/>
                  </w:divBdr>
                  <w:divsChild>
                    <w:div w:id="2092116851">
                      <w:marLeft w:val="0"/>
                      <w:marRight w:val="0"/>
                      <w:marTop w:val="0"/>
                      <w:marBottom w:val="0"/>
                      <w:divBdr>
                        <w:top w:val="none" w:sz="0" w:space="0" w:color="auto"/>
                        <w:left w:val="none" w:sz="0" w:space="0" w:color="auto"/>
                        <w:bottom w:val="none" w:sz="0" w:space="0" w:color="auto"/>
                        <w:right w:val="none" w:sz="0" w:space="0" w:color="auto"/>
                      </w:divBdr>
                    </w:div>
                  </w:divsChild>
                </w:div>
                <w:div w:id="1685093260">
                  <w:marLeft w:val="0"/>
                  <w:marRight w:val="0"/>
                  <w:marTop w:val="0"/>
                  <w:marBottom w:val="0"/>
                  <w:divBdr>
                    <w:top w:val="none" w:sz="0" w:space="0" w:color="auto"/>
                    <w:left w:val="none" w:sz="0" w:space="0" w:color="auto"/>
                    <w:bottom w:val="none" w:sz="0" w:space="0" w:color="auto"/>
                    <w:right w:val="none" w:sz="0" w:space="0" w:color="auto"/>
                  </w:divBdr>
                  <w:divsChild>
                    <w:div w:id="611401912">
                      <w:marLeft w:val="0"/>
                      <w:marRight w:val="0"/>
                      <w:marTop w:val="0"/>
                      <w:marBottom w:val="0"/>
                      <w:divBdr>
                        <w:top w:val="none" w:sz="0" w:space="0" w:color="auto"/>
                        <w:left w:val="none" w:sz="0" w:space="0" w:color="auto"/>
                        <w:bottom w:val="none" w:sz="0" w:space="0" w:color="auto"/>
                        <w:right w:val="none" w:sz="0" w:space="0" w:color="auto"/>
                      </w:divBdr>
                    </w:div>
                  </w:divsChild>
                </w:div>
                <w:div w:id="1686400872">
                  <w:marLeft w:val="0"/>
                  <w:marRight w:val="0"/>
                  <w:marTop w:val="0"/>
                  <w:marBottom w:val="0"/>
                  <w:divBdr>
                    <w:top w:val="none" w:sz="0" w:space="0" w:color="auto"/>
                    <w:left w:val="none" w:sz="0" w:space="0" w:color="auto"/>
                    <w:bottom w:val="none" w:sz="0" w:space="0" w:color="auto"/>
                    <w:right w:val="none" w:sz="0" w:space="0" w:color="auto"/>
                  </w:divBdr>
                  <w:divsChild>
                    <w:div w:id="62726135">
                      <w:marLeft w:val="0"/>
                      <w:marRight w:val="0"/>
                      <w:marTop w:val="0"/>
                      <w:marBottom w:val="0"/>
                      <w:divBdr>
                        <w:top w:val="none" w:sz="0" w:space="0" w:color="auto"/>
                        <w:left w:val="none" w:sz="0" w:space="0" w:color="auto"/>
                        <w:bottom w:val="none" w:sz="0" w:space="0" w:color="auto"/>
                        <w:right w:val="none" w:sz="0" w:space="0" w:color="auto"/>
                      </w:divBdr>
                    </w:div>
                  </w:divsChild>
                </w:div>
                <w:div w:id="1728601719">
                  <w:marLeft w:val="0"/>
                  <w:marRight w:val="0"/>
                  <w:marTop w:val="0"/>
                  <w:marBottom w:val="0"/>
                  <w:divBdr>
                    <w:top w:val="none" w:sz="0" w:space="0" w:color="auto"/>
                    <w:left w:val="none" w:sz="0" w:space="0" w:color="auto"/>
                    <w:bottom w:val="none" w:sz="0" w:space="0" w:color="auto"/>
                    <w:right w:val="none" w:sz="0" w:space="0" w:color="auto"/>
                  </w:divBdr>
                  <w:divsChild>
                    <w:div w:id="20211972">
                      <w:marLeft w:val="0"/>
                      <w:marRight w:val="0"/>
                      <w:marTop w:val="0"/>
                      <w:marBottom w:val="0"/>
                      <w:divBdr>
                        <w:top w:val="none" w:sz="0" w:space="0" w:color="auto"/>
                        <w:left w:val="none" w:sz="0" w:space="0" w:color="auto"/>
                        <w:bottom w:val="none" w:sz="0" w:space="0" w:color="auto"/>
                        <w:right w:val="none" w:sz="0" w:space="0" w:color="auto"/>
                      </w:divBdr>
                    </w:div>
                  </w:divsChild>
                </w:div>
                <w:div w:id="1751541040">
                  <w:marLeft w:val="0"/>
                  <w:marRight w:val="0"/>
                  <w:marTop w:val="0"/>
                  <w:marBottom w:val="0"/>
                  <w:divBdr>
                    <w:top w:val="none" w:sz="0" w:space="0" w:color="auto"/>
                    <w:left w:val="none" w:sz="0" w:space="0" w:color="auto"/>
                    <w:bottom w:val="none" w:sz="0" w:space="0" w:color="auto"/>
                    <w:right w:val="none" w:sz="0" w:space="0" w:color="auto"/>
                  </w:divBdr>
                  <w:divsChild>
                    <w:div w:id="1363164227">
                      <w:marLeft w:val="0"/>
                      <w:marRight w:val="0"/>
                      <w:marTop w:val="0"/>
                      <w:marBottom w:val="0"/>
                      <w:divBdr>
                        <w:top w:val="none" w:sz="0" w:space="0" w:color="auto"/>
                        <w:left w:val="none" w:sz="0" w:space="0" w:color="auto"/>
                        <w:bottom w:val="none" w:sz="0" w:space="0" w:color="auto"/>
                        <w:right w:val="none" w:sz="0" w:space="0" w:color="auto"/>
                      </w:divBdr>
                    </w:div>
                  </w:divsChild>
                </w:div>
                <w:div w:id="1809127472">
                  <w:marLeft w:val="0"/>
                  <w:marRight w:val="0"/>
                  <w:marTop w:val="0"/>
                  <w:marBottom w:val="0"/>
                  <w:divBdr>
                    <w:top w:val="none" w:sz="0" w:space="0" w:color="auto"/>
                    <w:left w:val="none" w:sz="0" w:space="0" w:color="auto"/>
                    <w:bottom w:val="none" w:sz="0" w:space="0" w:color="auto"/>
                    <w:right w:val="none" w:sz="0" w:space="0" w:color="auto"/>
                  </w:divBdr>
                  <w:divsChild>
                    <w:div w:id="1067416888">
                      <w:marLeft w:val="0"/>
                      <w:marRight w:val="0"/>
                      <w:marTop w:val="0"/>
                      <w:marBottom w:val="0"/>
                      <w:divBdr>
                        <w:top w:val="none" w:sz="0" w:space="0" w:color="auto"/>
                        <w:left w:val="none" w:sz="0" w:space="0" w:color="auto"/>
                        <w:bottom w:val="none" w:sz="0" w:space="0" w:color="auto"/>
                        <w:right w:val="none" w:sz="0" w:space="0" w:color="auto"/>
                      </w:divBdr>
                    </w:div>
                  </w:divsChild>
                </w:div>
                <w:div w:id="1814250718">
                  <w:marLeft w:val="0"/>
                  <w:marRight w:val="0"/>
                  <w:marTop w:val="0"/>
                  <w:marBottom w:val="0"/>
                  <w:divBdr>
                    <w:top w:val="none" w:sz="0" w:space="0" w:color="auto"/>
                    <w:left w:val="none" w:sz="0" w:space="0" w:color="auto"/>
                    <w:bottom w:val="none" w:sz="0" w:space="0" w:color="auto"/>
                    <w:right w:val="none" w:sz="0" w:space="0" w:color="auto"/>
                  </w:divBdr>
                  <w:divsChild>
                    <w:div w:id="1606111968">
                      <w:marLeft w:val="0"/>
                      <w:marRight w:val="0"/>
                      <w:marTop w:val="0"/>
                      <w:marBottom w:val="0"/>
                      <w:divBdr>
                        <w:top w:val="none" w:sz="0" w:space="0" w:color="auto"/>
                        <w:left w:val="none" w:sz="0" w:space="0" w:color="auto"/>
                        <w:bottom w:val="none" w:sz="0" w:space="0" w:color="auto"/>
                        <w:right w:val="none" w:sz="0" w:space="0" w:color="auto"/>
                      </w:divBdr>
                    </w:div>
                  </w:divsChild>
                </w:div>
                <w:div w:id="1844389737">
                  <w:marLeft w:val="0"/>
                  <w:marRight w:val="0"/>
                  <w:marTop w:val="0"/>
                  <w:marBottom w:val="0"/>
                  <w:divBdr>
                    <w:top w:val="none" w:sz="0" w:space="0" w:color="auto"/>
                    <w:left w:val="none" w:sz="0" w:space="0" w:color="auto"/>
                    <w:bottom w:val="none" w:sz="0" w:space="0" w:color="auto"/>
                    <w:right w:val="none" w:sz="0" w:space="0" w:color="auto"/>
                  </w:divBdr>
                  <w:divsChild>
                    <w:div w:id="1102262712">
                      <w:marLeft w:val="0"/>
                      <w:marRight w:val="0"/>
                      <w:marTop w:val="0"/>
                      <w:marBottom w:val="0"/>
                      <w:divBdr>
                        <w:top w:val="none" w:sz="0" w:space="0" w:color="auto"/>
                        <w:left w:val="none" w:sz="0" w:space="0" w:color="auto"/>
                        <w:bottom w:val="none" w:sz="0" w:space="0" w:color="auto"/>
                        <w:right w:val="none" w:sz="0" w:space="0" w:color="auto"/>
                      </w:divBdr>
                    </w:div>
                  </w:divsChild>
                </w:div>
                <w:div w:id="1885405762">
                  <w:marLeft w:val="0"/>
                  <w:marRight w:val="0"/>
                  <w:marTop w:val="0"/>
                  <w:marBottom w:val="0"/>
                  <w:divBdr>
                    <w:top w:val="none" w:sz="0" w:space="0" w:color="auto"/>
                    <w:left w:val="none" w:sz="0" w:space="0" w:color="auto"/>
                    <w:bottom w:val="none" w:sz="0" w:space="0" w:color="auto"/>
                    <w:right w:val="none" w:sz="0" w:space="0" w:color="auto"/>
                  </w:divBdr>
                  <w:divsChild>
                    <w:div w:id="581719042">
                      <w:marLeft w:val="0"/>
                      <w:marRight w:val="0"/>
                      <w:marTop w:val="0"/>
                      <w:marBottom w:val="0"/>
                      <w:divBdr>
                        <w:top w:val="none" w:sz="0" w:space="0" w:color="auto"/>
                        <w:left w:val="none" w:sz="0" w:space="0" w:color="auto"/>
                        <w:bottom w:val="none" w:sz="0" w:space="0" w:color="auto"/>
                        <w:right w:val="none" w:sz="0" w:space="0" w:color="auto"/>
                      </w:divBdr>
                    </w:div>
                    <w:div w:id="1822187910">
                      <w:marLeft w:val="0"/>
                      <w:marRight w:val="0"/>
                      <w:marTop w:val="0"/>
                      <w:marBottom w:val="0"/>
                      <w:divBdr>
                        <w:top w:val="none" w:sz="0" w:space="0" w:color="auto"/>
                        <w:left w:val="none" w:sz="0" w:space="0" w:color="auto"/>
                        <w:bottom w:val="none" w:sz="0" w:space="0" w:color="auto"/>
                        <w:right w:val="none" w:sz="0" w:space="0" w:color="auto"/>
                      </w:divBdr>
                    </w:div>
                  </w:divsChild>
                </w:div>
                <w:div w:id="1985968905">
                  <w:marLeft w:val="0"/>
                  <w:marRight w:val="0"/>
                  <w:marTop w:val="0"/>
                  <w:marBottom w:val="0"/>
                  <w:divBdr>
                    <w:top w:val="none" w:sz="0" w:space="0" w:color="auto"/>
                    <w:left w:val="none" w:sz="0" w:space="0" w:color="auto"/>
                    <w:bottom w:val="none" w:sz="0" w:space="0" w:color="auto"/>
                    <w:right w:val="none" w:sz="0" w:space="0" w:color="auto"/>
                  </w:divBdr>
                  <w:divsChild>
                    <w:div w:id="232618866">
                      <w:marLeft w:val="0"/>
                      <w:marRight w:val="0"/>
                      <w:marTop w:val="0"/>
                      <w:marBottom w:val="0"/>
                      <w:divBdr>
                        <w:top w:val="none" w:sz="0" w:space="0" w:color="auto"/>
                        <w:left w:val="none" w:sz="0" w:space="0" w:color="auto"/>
                        <w:bottom w:val="none" w:sz="0" w:space="0" w:color="auto"/>
                        <w:right w:val="none" w:sz="0" w:space="0" w:color="auto"/>
                      </w:divBdr>
                    </w:div>
                  </w:divsChild>
                </w:div>
                <w:div w:id="2010213913">
                  <w:marLeft w:val="0"/>
                  <w:marRight w:val="0"/>
                  <w:marTop w:val="0"/>
                  <w:marBottom w:val="0"/>
                  <w:divBdr>
                    <w:top w:val="none" w:sz="0" w:space="0" w:color="auto"/>
                    <w:left w:val="none" w:sz="0" w:space="0" w:color="auto"/>
                    <w:bottom w:val="none" w:sz="0" w:space="0" w:color="auto"/>
                    <w:right w:val="none" w:sz="0" w:space="0" w:color="auto"/>
                  </w:divBdr>
                  <w:divsChild>
                    <w:div w:id="694119074">
                      <w:marLeft w:val="0"/>
                      <w:marRight w:val="0"/>
                      <w:marTop w:val="0"/>
                      <w:marBottom w:val="0"/>
                      <w:divBdr>
                        <w:top w:val="none" w:sz="0" w:space="0" w:color="auto"/>
                        <w:left w:val="none" w:sz="0" w:space="0" w:color="auto"/>
                        <w:bottom w:val="none" w:sz="0" w:space="0" w:color="auto"/>
                        <w:right w:val="none" w:sz="0" w:space="0" w:color="auto"/>
                      </w:divBdr>
                    </w:div>
                  </w:divsChild>
                </w:div>
                <w:div w:id="2061247310">
                  <w:marLeft w:val="0"/>
                  <w:marRight w:val="0"/>
                  <w:marTop w:val="0"/>
                  <w:marBottom w:val="0"/>
                  <w:divBdr>
                    <w:top w:val="none" w:sz="0" w:space="0" w:color="auto"/>
                    <w:left w:val="none" w:sz="0" w:space="0" w:color="auto"/>
                    <w:bottom w:val="none" w:sz="0" w:space="0" w:color="auto"/>
                    <w:right w:val="none" w:sz="0" w:space="0" w:color="auto"/>
                  </w:divBdr>
                  <w:divsChild>
                    <w:div w:id="1932659669">
                      <w:marLeft w:val="0"/>
                      <w:marRight w:val="0"/>
                      <w:marTop w:val="0"/>
                      <w:marBottom w:val="0"/>
                      <w:divBdr>
                        <w:top w:val="none" w:sz="0" w:space="0" w:color="auto"/>
                        <w:left w:val="none" w:sz="0" w:space="0" w:color="auto"/>
                        <w:bottom w:val="none" w:sz="0" w:space="0" w:color="auto"/>
                        <w:right w:val="none" w:sz="0" w:space="0" w:color="auto"/>
                      </w:divBdr>
                    </w:div>
                  </w:divsChild>
                </w:div>
                <w:div w:id="2082867297">
                  <w:marLeft w:val="0"/>
                  <w:marRight w:val="0"/>
                  <w:marTop w:val="0"/>
                  <w:marBottom w:val="0"/>
                  <w:divBdr>
                    <w:top w:val="none" w:sz="0" w:space="0" w:color="auto"/>
                    <w:left w:val="none" w:sz="0" w:space="0" w:color="auto"/>
                    <w:bottom w:val="none" w:sz="0" w:space="0" w:color="auto"/>
                    <w:right w:val="none" w:sz="0" w:space="0" w:color="auto"/>
                  </w:divBdr>
                  <w:divsChild>
                    <w:div w:id="107277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937676">
          <w:marLeft w:val="0"/>
          <w:marRight w:val="0"/>
          <w:marTop w:val="0"/>
          <w:marBottom w:val="0"/>
          <w:divBdr>
            <w:top w:val="none" w:sz="0" w:space="0" w:color="auto"/>
            <w:left w:val="none" w:sz="0" w:space="0" w:color="auto"/>
            <w:bottom w:val="none" w:sz="0" w:space="0" w:color="auto"/>
            <w:right w:val="none" w:sz="0" w:space="0" w:color="auto"/>
          </w:divBdr>
        </w:div>
        <w:div w:id="1980644517">
          <w:marLeft w:val="0"/>
          <w:marRight w:val="0"/>
          <w:marTop w:val="0"/>
          <w:marBottom w:val="0"/>
          <w:divBdr>
            <w:top w:val="none" w:sz="0" w:space="0" w:color="auto"/>
            <w:left w:val="none" w:sz="0" w:space="0" w:color="auto"/>
            <w:bottom w:val="none" w:sz="0" w:space="0" w:color="auto"/>
            <w:right w:val="none" w:sz="0" w:space="0" w:color="auto"/>
          </w:divBdr>
        </w:div>
        <w:div w:id="1983459677">
          <w:marLeft w:val="0"/>
          <w:marRight w:val="0"/>
          <w:marTop w:val="0"/>
          <w:marBottom w:val="0"/>
          <w:divBdr>
            <w:top w:val="none" w:sz="0" w:space="0" w:color="auto"/>
            <w:left w:val="none" w:sz="0" w:space="0" w:color="auto"/>
            <w:bottom w:val="none" w:sz="0" w:space="0" w:color="auto"/>
            <w:right w:val="none" w:sz="0" w:space="0" w:color="auto"/>
          </w:divBdr>
          <w:divsChild>
            <w:div w:id="1751586534">
              <w:marLeft w:val="0"/>
              <w:marRight w:val="0"/>
              <w:marTop w:val="30"/>
              <w:marBottom w:val="30"/>
              <w:divBdr>
                <w:top w:val="none" w:sz="0" w:space="0" w:color="auto"/>
                <w:left w:val="none" w:sz="0" w:space="0" w:color="auto"/>
                <w:bottom w:val="none" w:sz="0" w:space="0" w:color="auto"/>
                <w:right w:val="none" w:sz="0" w:space="0" w:color="auto"/>
              </w:divBdr>
              <w:divsChild>
                <w:div w:id="65424279">
                  <w:marLeft w:val="0"/>
                  <w:marRight w:val="0"/>
                  <w:marTop w:val="0"/>
                  <w:marBottom w:val="0"/>
                  <w:divBdr>
                    <w:top w:val="none" w:sz="0" w:space="0" w:color="auto"/>
                    <w:left w:val="none" w:sz="0" w:space="0" w:color="auto"/>
                    <w:bottom w:val="none" w:sz="0" w:space="0" w:color="auto"/>
                    <w:right w:val="none" w:sz="0" w:space="0" w:color="auto"/>
                  </w:divBdr>
                  <w:divsChild>
                    <w:div w:id="1439712651">
                      <w:marLeft w:val="0"/>
                      <w:marRight w:val="0"/>
                      <w:marTop w:val="0"/>
                      <w:marBottom w:val="0"/>
                      <w:divBdr>
                        <w:top w:val="none" w:sz="0" w:space="0" w:color="auto"/>
                        <w:left w:val="none" w:sz="0" w:space="0" w:color="auto"/>
                        <w:bottom w:val="none" w:sz="0" w:space="0" w:color="auto"/>
                        <w:right w:val="none" w:sz="0" w:space="0" w:color="auto"/>
                      </w:divBdr>
                    </w:div>
                  </w:divsChild>
                </w:div>
                <w:div w:id="72776264">
                  <w:marLeft w:val="0"/>
                  <w:marRight w:val="0"/>
                  <w:marTop w:val="0"/>
                  <w:marBottom w:val="0"/>
                  <w:divBdr>
                    <w:top w:val="none" w:sz="0" w:space="0" w:color="auto"/>
                    <w:left w:val="none" w:sz="0" w:space="0" w:color="auto"/>
                    <w:bottom w:val="none" w:sz="0" w:space="0" w:color="auto"/>
                    <w:right w:val="none" w:sz="0" w:space="0" w:color="auto"/>
                  </w:divBdr>
                  <w:divsChild>
                    <w:div w:id="1150826603">
                      <w:marLeft w:val="0"/>
                      <w:marRight w:val="0"/>
                      <w:marTop w:val="0"/>
                      <w:marBottom w:val="0"/>
                      <w:divBdr>
                        <w:top w:val="none" w:sz="0" w:space="0" w:color="auto"/>
                        <w:left w:val="none" w:sz="0" w:space="0" w:color="auto"/>
                        <w:bottom w:val="none" w:sz="0" w:space="0" w:color="auto"/>
                        <w:right w:val="none" w:sz="0" w:space="0" w:color="auto"/>
                      </w:divBdr>
                    </w:div>
                  </w:divsChild>
                </w:div>
                <w:div w:id="90781029">
                  <w:marLeft w:val="0"/>
                  <w:marRight w:val="0"/>
                  <w:marTop w:val="0"/>
                  <w:marBottom w:val="0"/>
                  <w:divBdr>
                    <w:top w:val="none" w:sz="0" w:space="0" w:color="auto"/>
                    <w:left w:val="none" w:sz="0" w:space="0" w:color="auto"/>
                    <w:bottom w:val="none" w:sz="0" w:space="0" w:color="auto"/>
                    <w:right w:val="none" w:sz="0" w:space="0" w:color="auto"/>
                  </w:divBdr>
                  <w:divsChild>
                    <w:div w:id="769424202">
                      <w:marLeft w:val="0"/>
                      <w:marRight w:val="0"/>
                      <w:marTop w:val="0"/>
                      <w:marBottom w:val="0"/>
                      <w:divBdr>
                        <w:top w:val="none" w:sz="0" w:space="0" w:color="auto"/>
                        <w:left w:val="none" w:sz="0" w:space="0" w:color="auto"/>
                        <w:bottom w:val="none" w:sz="0" w:space="0" w:color="auto"/>
                        <w:right w:val="none" w:sz="0" w:space="0" w:color="auto"/>
                      </w:divBdr>
                    </w:div>
                  </w:divsChild>
                </w:div>
                <w:div w:id="171460243">
                  <w:marLeft w:val="0"/>
                  <w:marRight w:val="0"/>
                  <w:marTop w:val="0"/>
                  <w:marBottom w:val="0"/>
                  <w:divBdr>
                    <w:top w:val="none" w:sz="0" w:space="0" w:color="auto"/>
                    <w:left w:val="none" w:sz="0" w:space="0" w:color="auto"/>
                    <w:bottom w:val="none" w:sz="0" w:space="0" w:color="auto"/>
                    <w:right w:val="none" w:sz="0" w:space="0" w:color="auto"/>
                  </w:divBdr>
                  <w:divsChild>
                    <w:div w:id="172185830">
                      <w:marLeft w:val="0"/>
                      <w:marRight w:val="0"/>
                      <w:marTop w:val="0"/>
                      <w:marBottom w:val="0"/>
                      <w:divBdr>
                        <w:top w:val="none" w:sz="0" w:space="0" w:color="auto"/>
                        <w:left w:val="none" w:sz="0" w:space="0" w:color="auto"/>
                        <w:bottom w:val="none" w:sz="0" w:space="0" w:color="auto"/>
                        <w:right w:val="none" w:sz="0" w:space="0" w:color="auto"/>
                      </w:divBdr>
                    </w:div>
                  </w:divsChild>
                </w:div>
                <w:div w:id="182666538">
                  <w:marLeft w:val="0"/>
                  <w:marRight w:val="0"/>
                  <w:marTop w:val="0"/>
                  <w:marBottom w:val="0"/>
                  <w:divBdr>
                    <w:top w:val="none" w:sz="0" w:space="0" w:color="auto"/>
                    <w:left w:val="none" w:sz="0" w:space="0" w:color="auto"/>
                    <w:bottom w:val="none" w:sz="0" w:space="0" w:color="auto"/>
                    <w:right w:val="none" w:sz="0" w:space="0" w:color="auto"/>
                  </w:divBdr>
                  <w:divsChild>
                    <w:div w:id="642083077">
                      <w:marLeft w:val="0"/>
                      <w:marRight w:val="0"/>
                      <w:marTop w:val="0"/>
                      <w:marBottom w:val="0"/>
                      <w:divBdr>
                        <w:top w:val="none" w:sz="0" w:space="0" w:color="auto"/>
                        <w:left w:val="none" w:sz="0" w:space="0" w:color="auto"/>
                        <w:bottom w:val="none" w:sz="0" w:space="0" w:color="auto"/>
                        <w:right w:val="none" w:sz="0" w:space="0" w:color="auto"/>
                      </w:divBdr>
                    </w:div>
                  </w:divsChild>
                </w:div>
                <w:div w:id="199364253">
                  <w:marLeft w:val="0"/>
                  <w:marRight w:val="0"/>
                  <w:marTop w:val="0"/>
                  <w:marBottom w:val="0"/>
                  <w:divBdr>
                    <w:top w:val="none" w:sz="0" w:space="0" w:color="auto"/>
                    <w:left w:val="none" w:sz="0" w:space="0" w:color="auto"/>
                    <w:bottom w:val="none" w:sz="0" w:space="0" w:color="auto"/>
                    <w:right w:val="none" w:sz="0" w:space="0" w:color="auto"/>
                  </w:divBdr>
                  <w:divsChild>
                    <w:div w:id="630210266">
                      <w:marLeft w:val="0"/>
                      <w:marRight w:val="0"/>
                      <w:marTop w:val="0"/>
                      <w:marBottom w:val="0"/>
                      <w:divBdr>
                        <w:top w:val="none" w:sz="0" w:space="0" w:color="auto"/>
                        <w:left w:val="none" w:sz="0" w:space="0" w:color="auto"/>
                        <w:bottom w:val="none" w:sz="0" w:space="0" w:color="auto"/>
                        <w:right w:val="none" w:sz="0" w:space="0" w:color="auto"/>
                      </w:divBdr>
                    </w:div>
                    <w:div w:id="1128400366">
                      <w:marLeft w:val="0"/>
                      <w:marRight w:val="0"/>
                      <w:marTop w:val="0"/>
                      <w:marBottom w:val="0"/>
                      <w:divBdr>
                        <w:top w:val="none" w:sz="0" w:space="0" w:color="auto"/>
                        <w:left w:val="none" w:sz="0" w:space="0" w:color="auto"/>
                        <w:bottom w:val="none" w:sz="0" w:space="0" w:color="auto"/>
                        <w:right w:val="none" w:sz="0" w:space="0" w:color="auto"/>
                      </w:divBdr>
                    </w:div>
                  </w:divsChild>
                </w:div>
                <w:div w:id="206994921">
                  <w:marLeft w:val="0"/>
                  <w:marRight w:val="0"/>
                  <w:marTop w:val="0"/>
                  <w:marBottom w:val="0"/>
                  <w:divBdr>
                    <w:top w:val="none" w:sz="0" w:space="0" w:color="auto"/>
                    <w:left w:val="none" w:sz="0" w:space="0" w:color="auto"/>
                    <w:bottom w:val="none" w:sz="0" w:space="0" w:color="auto"/>
                    <w:right w:val="none" w:sz="0" w:space="0" w:color="auto"/>
                  </w:divBdr>
                  <w:divsChild>
                    <w:div w:id="527332367">
                      <w:marLeft w:val="0"/>
                      <w:marRight w:val="0"/>
                      <w:marTop w:val="0"/>
                      <w:marBottom w:val="0"/>
                      <w:divBdr>
                        <w:top w:val="none" w:sz="0" w:space="0" w:color="auto"/>
                        <w:left w:val="none" w:sz="0" w:space="0" w:color="auto"/>
                        <w:bottom w:val="none" w:sz="0" w:space="0" w:color="auto"/>
                        <w:right w:val="none" w:sz="0" w:space="0" w:color="auto"/>
                      </w:divBdr>
                    </w:div>
                  </w:divsChild>
                </w:div>
                <w:div w:id="241303760">
                  <w:marLeft w:val="0"/>
                  <w:marRight w:val="0"/>
                  <w:marTop w:val="0"/>
                  <w:marBottom w:val="0"/>
                  <w:divBdr>
                    <w:top w:val="none" w:sz="0" w:space="0" w:color="auto"/>
                    <w:left w:val="none" w:sz="0" w:space="0" w:color="auto"/>
                    <w:bottom w:val="none" w:sz="0" w:space="0" w:color="auto"/>
                    <w:right w:val="none" w:sz="0" w:space="0" w:color="auto"/>
                  </w:divBdr>
                  <w:divsChild>
                    <w:div w:id="286933674">
                      <w:marLeft w:val="0"/>
                      <w:marRight w:val="0"/>
                      <w:marTop w:val="0"/>
                      <w:marBottom w:val="0"/>
                      <w:divBdr>
                        <w:top w:val="none" w:sz="0" w:space="0" w:color="auto"/>
                        <w:left w:val="none" w:sz="0" w:space="0" w:color="auto"/>
                        <w:bottom w:val="none" w:sz="0" w:space="0" w:color="auto"/>
                        <w:right w:val="none" w:sz="0" w:space="0" w:color="auto"/>
                      </w:divBdr>
                    </w:div>
                  </w:divsChild>
                </w:div>
                <w:div w:id="267125661">
                  <w:marLeft w:val="0"/>
                  <w:marRight w:val="0"/>
                  <w:marTop w:val="0"/>
                  <w:marBottom w:val="0"/>
                  <w:divBdr>
                    <w:top w:val="none" w:sz="0" w:space="0" w:color="auto"/>
                    <w:left w:val="none" w:sz="0" w:space="0" w:color="auto"/>
                    <w:bottom w:val="none" w:sz="0" w:space="0" w:color="auto"/>
                    <w:right w:val="none" w:sz="0" w:space="0" w:color="auto"/>
                  </w:divBdr>
                  <w:divsChild>
                    <w:div w:id="1963922243">
                      <w:marLeft w:val="0"/>
                      <w:marRight w:val="0"/>
                      <w:marTop w:val="0"/>
                      <w:marBottom w:val="0"/>
                      <w:divBdr>
                        <w:top w:val="none" w:sz="0" w:space="0" w:color="auto"/>
                        <w:left w:val="none" w:sz="0" w:space="0" w:color="auto"/>
                        <w:bottom w:val="none" w:sz="0" w:space="0" w:color="auto"/>
                        <w:right w:val="none" w:sz="0" w:space="0" w:color="auto"/>
                      </w:divBdr>
                    </w:div>
                  </w:divsChild>
                </w:div>
                <w:div w:id="318578595">
                  <w:marLeft w:val="0"/>
                  <w:marRight w:val="0"/>
                  <w:marTop w:val="0"/>
                  <w:marBottom w:val="0"/>
                  <w:divBdr>
                    <w:top w:val="none" w:sz="0" w:space="0" w:color="auto"/>
                    <w:left w:val="none" w:sz="0" w:space="0" w:color="auto"/>
                    <w:bottom w:val="none" w:sz="0" w:space="0" w:color="auto"/>
                    <w:right w:val="none" w:sz="0" w:space="0" w:color="auto"/>
                  </w:divBdr>
                  <w:divsChild>
                    <w:div w:id="164171841">
                      <w:marLeft w:val="0"/>
                      <w:marRight w:val="0"/>
                      <w:marTop w:val="0"/>
                      <w:marBottom w:val="0"/>
                      <w:divBdr>
                        <w:top w:val="none" w:sz="0" w:space="0" w:color="auto"/>
                        <w:left w:val="none" w:sz="0" w:space="0" w:color="auto"/>
                        <w:bottom w:val="none" w:sz="0" w:space="0" w:color="auto"/>
                        <w:right w:val="none" w:sz="0" w:space="0" w:color="auto"/>
                      </w:divBdr>
                    </w:div>
                  </w:divsChild>
                </w:div>
                <w:div w:id="372735888">
                  <w:marLeft w:val="0"/>
                  <w:marRight w:val="0"/>
                  <w:marTop w:val="0"/>
                  <w:marBottom w:val="0"/>
                  <w:divBdr>
                    <w:top w:val="none" w:sz="0" w:space="0" w:color="auto"/>
                    <w:left w:val="none" w:sz="0" w:space="0" w:color="auto"/>
                    <w:bottom w:val="none" w:sz="0" w:space="0" w:color="auto"/>
                    <w:right w:val="none" w:sz="0" w:space="0" w:color="auto"/>
                  </w:divBdr>
                  <w:divsChild>
                    <w:div w:id="847907711">
                      <w:marLeft w:val="0"/>
                      <w:marRight w:val="0"/>
                      <w:marTop w:val="0"/>
                      <w:marBottom w:val="0"/>
                      <w:divBdr>
                        <w:top w:val="none" w:sz="0" w:space="0" w:color="auto"/>
                        <w:left w:val="none" w:sz="0" w:space="0" w:color="auto"/>
                        <w:bottom w:val="none" w:sz="0" w:space="0" w:color="auto"/>
                        <w:right w:val="none" w:sz="0" w:space="0" w:color="auto"/>
                      </w:divBdr>
                    </w:div>
                  </w:divsChild>
                </w:div>
                <w:div w:id="397634459">
                  <w:marLeft w:val="0"/>
                  <w:marRight w:val="0"/>
                  <w:marTop w:val="0"/>
                  <w:marBottom w:val="0"/>
                  <w:divBdr>
                    <w:top w:val="none" w:sz="0" w:space="0" w:color="auto"/>
                    <w:left w:val="none" w:sz="0" w:space="0" w:color="auto"/>
                    <w:bottom w:val="none" w:sz="0" w:space="0" w:color="auto"/>
                    <w:right w:val="none" w:sz="0" w:space="0" w:color="auto"/>
                  </w:divBdr>
                  <w:divsChild>
                    <w:div w:id="1877036905">
                      <w:marLeft w:val="0"/>
                      <w:marRight w:val="0"/>
                      <w:marTop w:val="0"/>
                      <w:marBottom w:val="0"/>
                      <w:divBdr>
                        <w:top w:val="none" w:sz="0" w:space="0" w:color="auto"/>
                        <w:left w:val="none" w:sz="0" w:space="0" w:color="auto"/>
                        <w:bottom w:val="none" w:sz="0" w:space="0" w:color="auto"/>
                        <w:right w:val="none" w:sz="0" w:space="0" w:color="auto"/>
                      </w:divBdr>
                    </w:div>
                  </w:divsChild>
                </w:div>
                <w:div w:id="405956049">
                  <w:marLeft w:val="0"/>
                  <w:marRight w:val="0"/>
                  <w:marTop w:val="0"/>
                  <w:marBottom w:val="0"/>
                  <w:divBdr>
                    <w:top w:val="none" w:sz="0" w:space="0" w:color="auto"/>
                    <w:left w:val="none" w:sz="0" w:space="0" w:color="auto"/>
                    <w:bottom w:val="none" w:sz="0" w:space="0" w:color="auto"/>
                    <w:right w:val="none" w:sz="0" w:space="0" w:color="auto"/>
                  </w:divBdr>
                  <w:divsChild>
                    <w:div w:id="581255393">
                      <w:marLeft w:val="0"/>
                      <w:marRight w:val="0"/>
                      <w:marTop w:val="0"/>
                      <w:marBottom w:val="0"/>
                      <w:divBdr>
                        <w:top w:val="none" w:sz="0" w:space="0" w:color="auto"/>
                        <w:left w:val="none" w:sz="0" w:space="0" w:color="auto"/>
                        <w:bottom w:val="none" w:sz="0" w:space="0" w:color="auto"/>
                        <w:right w:val="none" w:sz="0" w:space="0" w:color="auto"/>
                      </w:divBdr>
                    </w:div>
                  </w:divsChild>
                </w:div>
                <w:div w:id="426000831">
                  <w:marLeft w:val="0"/>
                  <w:marRight w:val="0"/>
                  <w:marTop w:val="0"/>
                  <w:marBottom w:val="0"/>
                  <w:divBdr>
                    <w:top w:val="none" w:sz="0" w:space="0" w:color="auto"/>
                    <w:left w:val="none" w:sz="0" w:space="0" w:color="auto"/>
                    <w:bottom w:val="none" w:sz="0" w:space="0" w:color="auto"/>
                    <w:right w:val="none" w:sz="0" w:space="0" w:color="auto"/>
                  </w:divBdr>
                  <w:divsChild>
                    <w:div w:id="75707776">
                      <w:marLeft w:val="0"/>
                      <w:marRight w:val="0"/>
                      <w:marTop w:val="0"/>
                      <w:marBottom w:val="0"/>
                      <w:divBdr>
                        <w:top w:val="none" w:sz="0" w:space="0" w:color="auto"/>
                        <w:left w:val="none" w:sz="0" w:space="0" w:color="auto"/>
                        <w:bottom w:val="none" w:sz="0" w:space="0" w:color="auto"/>
                        <w:right w:val="none" w:sz="0" w:space="0" w:color="auto"/>
                      </w:divBdr>
                    </w:div>
                  </w:divsChild>
                </w:div>
                <w:div w:id="510804169">
                  <w:marLeft w:val="0"/>
                  <w:marRight w:val="0"/>
                  <w:marTop w:val="0"/>
                  <w:marBottom w:val="0"/>
                  <w:divBdr>
                    <w:top w:val="none" w:sz="0" w:space="0" w:color="auto"/>
                    <w:left w:val="none" w:sz="0" w:space="0" w:color="auto"/>
                    <w:bottom w:val="none" w:sz="0" w:space="0" w:color="auto"/>
                    <w:right w:val="none" w:sz="0" w:space="0" w:color="auto"/>
                  </w:divBdr>
                  <w:divsChild>
                    <w:div w:id="280235797">
                      <w:marLeft w:val="0"/>
                      <w:marRight w:val="0"/>
                      <w:marTop w:val="0"/>
                      <w:marBottom w:val="0"/>
                      <w:divBdr>
                        <w:top w:val="none" w:sz="0" w:space="0" w:color="auto"/>
                        <w:left w:val="none" w:sz="0" w:space="0" w:color="auto"/>
                        <w:bottom w:val="none" w:sz="0" w:space="0" w:color="auto"/>
                        <w:right w:val="none" w:sz="0" w:space="0" w:color="auto"/>
                      </w:divBdr>
                    </w:div>
                  </w:divsChild>
                </w:div>
                <w:div w:id="541789205">
                  <w:marLeft w:val="0"/>
                  <w:marRight w:val="0"/>
                  <w:marTop w:val="0"/>
                  <w:marBottom w:val="0"/>
                  <w:divBdr>
                    <w:top w:val="none" w:sz="0" w:space="0" w:color="auto"/>
                    <w:left w:val="none" w:sz="0" w:space="0" w:color="auto"/>
                    <w:bottom w:val="none" w:sz="0" w:space="0" w:color="auto"/>
                    <w:right w:val="none" w:sz="0" w:space="0" w:color="auto"/>
                  </w:divBdr>
                  <w:divsChild>
                    <w:div w:id="1070617086">
                      <w:marLeft w:val="0"/>
                      <w:marRight w:val="0"/>
                      <w:marTop w:val="0"/>
                      <w:marBottom w:val="0"/>
                      <w:divBdr>
                        <w:top w:val="none" w:sz="0" w:space="0" w:color="auto"/>
                        <w:left w:val="none" w:sz="0" w:space="0" w:color="auto"/>
                        <w:bottom w:val="none" w:sz="0" w:space="0" w:color="auto"/>
                        <w:right w:val="none" w:sz="0" w:space="0" w:color="auto"/>
                      </w:divBdr>
                    </w:div>
                  </w:divsChild>
                </w:div>
                <w:div w:id="612400781">
                  <w:marLeft w:val="0"/>
                  <w:marRight w:val="0"/>
                  <w:marTop w:val="0"/>
                  <w:marBottom w:val="0"/>
                  <w:divBdr>
                    <w:top w:val="none" w:sz="0" w:space="0" w:color="auto"/>
                    <w:left w:val="none" w:sz="0" w:space="0" w:color="auto"/>
                    <w:bottom w:val="none" w:sz="0" w:space="0" w:color="auto"/>
                    <w:right w:val="none" w:sz="0" w:space="0" w:color="auto"/>
                  </w:divBdr>
                  <w:divsChild>
                    <w:div w:id="1382554153">
                      <w:marLeft w:val="0"/>
                      <w:marRight w:val="0"/>
                      <w:marTop w:val="0"/>
                      <w:marBottom w:val="0"/>
                      <w:divBdr>
                        <w:top w:val="none" w:sz="0" w:space="0" w:color="auto"/>
                        <w:left w:val="none" w:sz="0" w:space="0" w:color="auto"/>
                        <w:bottom w:val="none" w:sz="0" w:space="0" w:color="auto"/>
                        <w:right w:val="none" w:sz="0" w:space="0" w:color="auto"/>
                      </w:divBdr>
                    </w:div>
                  </w:divsChild>
                </w:div>
                <w:div w:id="624234778">
                  <w:marLeft w:val="0"/>
                  <w:marRight w:val="0"/>
                  <w:marTop w:val="0"/>
                  <w:marBottom w:val="0"/>
                  <w:divBdr>
                    <w:top w:val="none" w:sz="0" w:space="0" w:color="auto"/>
                    <w:left w:val="none" w:sz="0" w:space="0" w:color="auto"/>
                    <w:bottom w:val="none" w:sz="0" w:space="0" w:color="auto"/>
                    <w:right w:val="none" w:sz="0" w:space="0" w:color="auto"/>
                  </w:divBdr>
                  <w:divsChild>
                    <w:div w:id="1275674252">
                      <w:marLeft w:val="0"/>
                      <w:marRight w:val="0"/>
                      <w:marTop w:val="0"/>
                      <w:marBottom w:val="0"/>
                      <w:divBdr>
                        <w:top w:val="none" w:sz="0" w:space="0" w:color="auto"/>
                        <w:left w:val="none" w:sz="0" w:space="0" w:color="auto"/>
                        <w:bottom w:val="none" w:sz="0" w:space="0" w:color="auto"/>
                        <w:right w:val="none" w:sz="0" w:space="0" w:color="auto"/>
                      </w:divBdr>
                    </w:div>
                  </w:divsChild>
                </w:div>
                <w:div w:id="652101560">
                  <w:marLeft w:val="0"/>
                  <w:marRight w:val="0"/>
                  <w:marTop w:val="0"/>
                  <w:marBottom w:val="0"/>
                  <w:divBdr>
                    <w:top w:val="none" w:sz="0" w:space="0" w:color="auto"/>
                    <w:left w:val="none" w:sz="0" w:space="0" w:color="auto"/>
                    <w:bottom w:val="none" w:sz="0" w:space="0" w:color="auto"/>
                    <w:right w:val="none" w:sz="0" w:space="0" w:color="auto"/>
                  </w:divBdr>
                  <w:divsChild>
                    <w:div w:id="1756977122">
                      <w:marLeft w:val="0"/>
                      <w:marRight w:val="0"/>
                      <w:marTop w:val="0"/>
                      <w:marBottom w:val="0"/>
                      <w:divBdr>
                        <w:top w:val="none" w:sz="0" w:space="0" w:color="auto"/>
                        <w:left w:val="none" w:sz="0" w:space="0" w:color="auto"/>
                        <w:bottom w:val="none" w:sz="0" w:space="0" w:color="auto"/>
                        <w:right w:val="none" w:sz="0" w:space="0" w:color="auto"/>
                      </w:divBdr>
                    </w:div>
                  </w:divsChild>
                </w:div>
                <w:div w:id="713697249">
                  <w:marLeft w:val="0"/>
                  <w:marRight w:val="0"/>
                  <w:marTop w:val="0"/>
                  <w:marBottom w:val="0"/>
                  <w:divBdr>
                    <w:top w:val="none" w:sz="0" w:space="0" w:color="auto"/>
                    <w:left w:val="none" w:sz="0" w:space="0" w:color="auto"/>
                    <w:bottom w:val="none" w:sz="0" w:space="0" w:color="auto"/>
                    <w:right w:val="none" w:sz="0" w:space="0" w:color="auto"/>
                  </w:divBdr>
                  <w:divsChild>
                    <w:div w:id="1045643026">
                      <w:marLeft w:val="0"/>
                      <w:marRight w:val="0"/>
                      <w:marTop w:val="0"/>
                      <w:marBottom w:val="0"/>
                      <w:divBdr>
                        <w:top w:val="none" w:sz="0" w:space="0" w:color="auto"/>
                        <w:left w:val="none" w:sz="0" w:space="0" w:color="auto"/>
                        <w:bottom w:val="none" w:sz="0" w:space="0" w:color="auto"/>
                        <w:right w:val="none" w:sz="0" w:space="0" w:color="auto"/>
                      </w:divBdr>
                    </w:div>
                    <w:div w:id="1185053926">
                      <w:marLeft w:val="0"/>
                      <w:marRight w:val="0"/>
                      <w:marTop w:val="0"/>
                      <w:marBottom w:val="0"/>
                      <w:divBdr>
                        <w:top w:val="none" w:sz="0" w:space="0" w:color="auto"/>
                        <w:left w:val="none" w:sz="0" w:space="0" w:color="auto"/>
                        <w:bottom w:val="none" w:sz="0" w:space="0" w:color="auto"/>
                        <w:right w:val="none" w:sz="0" w:space="0" w:color="auto"/>
                      </w:divBdr>
                    </w:div>
                  </w:divsChild>
                </w:div>
                <w:div w:id="744494662">
                  <w:marLeft w:val="0"/>
                  <w:marRight w:val="0"/>
                  <w:marTop w:val="0"/>
                  <w:marBottom w:val="0"/>
                  <w:divBdr>
                    <w:top w:val="none" w:sz="0" w:space="0" w:color="auto"/>
                    <w:left w:val="none" w:sz="0" w:space="0" w:color="auto"/>
                    <w:bottom w:val="none" w:sz="0" w:space="0" w:color="auto"/>
                    <w:right w:val="none" w:sz="0" w:space="0" w:color="auto"/>
                  </w:divBdr>
                  <w:divsChild>
                    <w:div w:id="266668404">
                      <w:marLeft w:val="0"/>
                      <w:marRight w:val="0"/>
                      <w:marTop w:val="0"/>
                      <w:marBottom w:val="0"/>
                      <w:divBdr>
                        <w:top w:val="none" w:sz="0" w:space="0" w:color="auto"/>
                        <w:left w:val="none" w:sz="0" w:space="0" w:color="auto"/>
                        <w:bottom w:val="none" w:sz="0" w:space="0" w:color="auto"/>
                        <w:right w:val="none" w:sz="0" w:space="0" w:color="auto"/>
                      </w:divBdr>
                    </w:div>
                  </w:divsChild>
                </w:div>
                <w:div w:id="760099567">
                  <w:marLeft w:val="0"/>
                  <w:marRight w:val="0"/>
                  <w:marTop w:val="0"/>
                  <w:marBottom w:val="0"/>
                  <w:divBdr>
                    <w:top w:val="none" w:sz="0" w:space="0" w:color="auto"/>
                    <w:left w:val="none" w:sz="0" w:space="0" w:color="auto"/>
                    <w:bottom w:val="none" w:sz="0" w:space="0" w:color="auto"/>
                    <w:right w:val="none" w:sz="0" w:space="0" w:color="auto"/>
                  </w:divBdr>
                  <w:divsChild>
                    <w:div w:id="968170819">
                      <w:marLeft w:val="0"/>
                      <w:marRight w:val="0"/>
                      <w:marTop w:val="0"/>
                      <w:marBottom w:val="0"/>
                      <w:divBdr>
                        <w:top w:val="none" w:sz="0" w:space="0" w:color="auto"/>
                        <w:left w:val="none" w:sz="0" w:space="0" w:color="auto"/>
                        <w:bottom w:val="none" w:sz="0" w:space="0" w:color="auto"/>
                        <w:right w:val="none" w:sz="0" w:space="0" w:color="auto"/>
                      </w:divBdr>
                    </w:div>
                  </w:divsChild>
                </w:div>
                <w:div w:id="822232290">
                  <w:marLeft w:val="0"/>
                  <w:marRight w:val="0"/>
                  <w:marTop w:val="0"/>
                  <w:marBottom w:val="0"/>
                  <w:divBdr>
                    <w:top w:val="none" w:sz="0" w:space="0" w:color="auto"/>
                    <w:left w:val="none" w:sz="0" w:space="0" w:color="auto"/>
                    <w:bottom w:val="none" w:sz="0" w:space="0" w:color="auto"/>
                    <w:right w:val="none" w:sz="0" w:space="0" w:color="auto"/>
                  </w:divBdr>
                  <w:divsChild>
                    <w:div w:id="1061055904">
                      <w:marLeft w:val="0"/>
                      <w:marRight w:val="0"/>
                      <w:marTop w:val="0"/>
                      <w:marBottom w:val="0"/>
                      <w:divBdr>
                        <w:top w:val="none" w:sz="0" w:space="0" w:color="auto"/>
                        <w:left w:val="none" w:sz="0" w:space="0" w:color="auto"/>
                        <w:bottom w:val="none" w:sz="0" w:space="0" w:color="auto"/>
                        <w:right w:val="none" w:sz="0" w:space="0" w:color="auto"/>
                      </w:divBdr>
                    </w:div>
                  </w:divsChild>
                </w:div>
                <w:div w:id="848301498">
                  <w:marLeft w:val="0"/>
                  <w:marRight w:val="0"/>
                  <w:marTop w:val="0"/>
                  <w:marBottom w:val="0"/>
                  <w:divBdr>
                    <w:top w:val="none" w:sz="0" w:space="0" w:color="auto"/>
                    <w:left w:val="none" w:sz="0" w:space="0" w:color="auto"/>
                    <w:bottom w:val="none" w:sz="0" w:space="0" w:color="auto"/>
                    <w:right w:val="none" w:sz="0" w:space="0" w:color="auto"/>
                  </w:divBdr>
                  <w:divsChild>
                    <w:div w:id="1194004502">
                      <w:marLeft w:val="0"/>
                      <w:marRight w:val="0"/>
                      <w:marTop w:val="0"/>
                      <w:marBottom w:val="0"/>
                      <w:divBdr>
                        <w:top w:val="none" w:sz="0" w:space="0" w:color="auto"/>
                        <w:left w:val="none" w:sz="0" w:space="0" w:color="auto"/>
                        <w:bottom w:val="none" w:sz="0" w:space="0" w:color="auto"/>
                        <w:right w:val="none" w:sz="0" w:space="0" w:color="auto"/>
                      </w:divBdr>
                    </w:div>
                  </w:divsChild>
                </w:div>
                <w:div w:id="966273722">
                  <w:marLeft w:val="0"/>
                  <w:marRight w:val="0"/>
                  <w:marTop w:val="0"/>
                  <w:marBottom w:val="0"/>
                  <w:divBdr>
                    <w:top w:val="none" w:sz="0" w:space="0" w:color="auto"/>
                    <w:left w:val="none" w:sz="0" w:space="0" w:color="auto"/>
                    <w:bottom w:val="none" w:sz="0" w:space="0" w:color="auto"/>
                    <w:right w:val="none" w:sz="0" w:space="0" w:color="auto"/>
                  </w:divBdr>
                  <w:divsChild>
                    <w:div w:id="524444871">
                      <w:marLeft w:val="0"/>
                      <w:marRight w:val="0"/>
                      <w:marTop w:val="0"/>
                      <w:marBottom w:val="0"/>
                      <w:divBdr>
                        <w:top w:val="none" w:sz="0" w:space="0" w:color="auto"/>
                        <w:left w:val="none" w:sz="0" w:space="0" w:color="auto"/>
                        <w:bottom w:val="none" w:sz="0" w:space="0" w:color="auto"/>
                        <w:right w:val="none" w:sz="0" w:space="0" w:color="auto"/>
                      </w:divBdr>
                    </w:div>
                  </w:divsChild>
                </w:div>
                <w:div w:id="994185115">
                  <w:marLeft w:val="0"/>
                  <w:marRight w:val="0"/>
                  <w:marTop w:val="0"/>
                  <w:marBottom w:val="0"/>
                  <w:divBdr>
                    <w:top w:val="none" w:sz="0" w:space="0" w:color="auto"/>
                    <w:left w:val="none" w:sz="0" w:space="0" w:color="auto"/>
                    <w:bottom w:val="none" w:sz="0" w:space="0" w:color="auto"/>
                    <w:right w:val="none" w:sz="0" w:space="0" w:color="auto"/>
                  </w:divBdr>
                  <w:divsChild>
                    <w:div w:id="1532255507">
                      <w:marLeft w:val="0"/>
                      <w:marRight w:val="0"/>
                      <w:marTop w:val="0"/>
                      <w:marBottom w:val="0"/>
                      <w:divBdr>
                        <w:top w:val="none" w:sz="0" w:space="0" w:color="auto"/>
                        <w:left w:val="none" w:sz="0" w:space="0" w:color="auto"/>
                        <w:bottom w:val="none" w:sz="0" w:space="0" w:color="auto"/>
                        <w:right w:val="none" w:sz="0" w:space="0" w:color="auto"/>
                      </w:divBdr>
                    </w:div>
                  </w:divsChild>
                </w:div>
                <w:div w:id="1091122700">
                  <w:marLeft w:val="0"/>
                  <w:marRight w:val="0"/>
                  <w:marTop w:val="0"/>
                  <w:marBottom w:val="0"/>
                  <w:divBdr>
                    <w:top w:val="none" w:sz="0" w:space="0" w:color="auto"/>
                    <w:left w:val="none" w:sz="0" w:space="0" w:color="auto"/>
                    <w:bottom w:val="none" w:sz="0" w:space="0" w:color="auto"/>
                    <w:right w:val="none" w:sz="0" w:space="0" w:color="auto"/>
                  </w:divBdr>
                  <w:divsChild>
                    <w:div w:id="121848138">
                      <w:marLeft w:val="0"/>
                      <w:marRight w:val="0"/>
                      <w:marTop w:val="0"/>
                      <w:marBottom w:val="0"/>
                      <w:divBdr>
                        <w:top w:val="none" w:sz="0" w:space="0" w:color="auto"/>
                        <w:left w:val="none" w:sz="0" w:space="0" w:color="auto"/>
                        <w:bottom w:val="none" w:sz="0" w:space="0" w:color="auto"/>
                        <w:right w:val="none" w:sz="0" w:space="0" w:color="auto"/>
                      </w:divBdr>
                    </w:div>
                  </w:divsChild>
                </w:div>
                <w:div w:id="1100418727">
                  <w:marLeft w:val="0"/>
                  <w:marRight w:val="0"/>
                  <w:marTop w:val="0"/>
                  <w:marBottom w:val="0"/>
                  <w:divBdr>
                    <w:top w:val="none" w:sz="0" w:space="0" w:color="auto"/>
                    <w:left w:val="none" w:sz="0" w:space="0" w:color="auto"/>
                    <w:bottom w:val="none" w:sz="0" w:space="0" w:color="auto"/>
                    <w:right w:val="none" w:sz="0" w:space="0" w:color="auto"/>
                  </w:divBdr>
                  <w:divsChild>
                    <w:div w:id="841896477">
                      <w:marLeft w:val="0"/>
                      <w:marRight w:val="0"/>
                      <w:marTop w:val="0"/>
                      <w:marBottom w:val="0"/>
                      <w:divBdr>
                        <w:top w:val="none" w:sz="0" w:space="0" w:color="auto"/>
                        <w:left w:val="none" w:sz="0" w:space="0" w:color="auto"/>
                        <w:bottom w:val="none" w:sz="0" w:space="0" w:color="auto"/>
                        <w:right w:val="none" w:sz="0" w:space="0" w:color="auto"/>
                      </w:divBdr>
                    </w:div>
                  </w:divsChild>
                </w:div>
                <w:div w:id="1123577126">
                  <w:marLeft w:val="0"/>
                  <w:marRight w:val="0"/>
                  <w:marTop w:val="0"/>
                  <w:marBottom w:val="0"/>
                  <w:divBdr>
                    <w:top w:val="none" w:sz="0" w:space="0" w:color="auto"/>
                    <w:left w:val="none" w:sz="0" w:space="0" w:color="auto"/>
                    <w:bottom w:val="none" w:sz="0" w:space="0" w:color="auto"/>
                    <w:right w:val="none" w:sz="0" w:space="0" w:color="auto"/>
                  </w:divBdr>
                  <w:divsChild>
                    <w:div w:id="1055620460">
                      <w:marLeft w:val="0"/>
                      <w:marRight w:val="0"/>
                      <w:marTop w:val="0"/>
                      <w:marBottom w:val="0"/>
                      <w:divBdr>
                        <w:top w:val="none" w:sz="0" w:space="0" w:color="auto"/>
                        <w:left w:val="none" w:sz="0" w:space="0" w:color="auto"/>
                        <w:bottom w:val="none" w:sz="0" w:space="0" w:color="auto"/>
                        <w:right w:val="none" w:sz="0" w:space="0" w:color="auto"/>
                      </w:divBdr>
                    </w:div>
                  </w:divsChild>
                </w:div>
                <w:div w:id="1149444724">
                  <w:marLeft w:val="0"/>
                  <w:marRight w:val="0"/>
                  <w:marTop w:val="0"/>
                  <w:marBottom w:val="0"/>
                  <w:divBdr>
                    <w:top w:val="none" w:sz="0" w:space="0" w:color="auto"/>
                    <w:left w:val="none" w:sz="0" w:space="0" w:color="auto"/>
                    <w:bottom w:val="none" w:sz="0" w:space="0" w:color="auto"/>
                    <w:right w:val="none" w:sz="0" w:space="0" w:color="auto"/>
                  </w:divBdr>
                  <w:divsChild>
                    <w:div w:id="2060742732">
                      <w:marLeft w:val="0"/>
                      <w:marRight w:val="0"/>
                      <w:marTop w:val="0"/>
                      <w:marBottom w:val="0"/>
                      <w:divBdr>
                        <w:top w:val="none" w:sz="0" w:space="0" w:color="auto"/>
                        <w:left w:val="none" w:sz="0" w:space="0" w:color="auto"/>
                        <w:bottom w:val="none" w:sz="0" w:space="0" w:color="auto"/>
                        <w:right w:val="none" w:sz="0" w:space="0" w:color="auto"/>
                      </w:divBdr>
                    </w:div>
                  </w:divsChild>
                </w:div>
                <w:div w:id="1231579676">
                  <w:marLeft w:val="0"/>
                  <w:marRight w:val="0"/>
                  <w:marTop w:val="0"/>
                  <w:marBottom w:val="0"/>
                  <w:divBdr>
                    <w:top w:val="none" w:sz="0" w:space="0" w:color="auto"/>
                    <w:left w:val="none" w:sz="0" w:space="0" w:color="auto"/>
                    <w:bottom w:val="none" w:sz="0" w:space="0" w:color="auto"/>
                    <w:right w:val="none" w:sz="0" w:space="0" w:color="auto"/>
                  </w:divBdr>
                  <w:divsChild>
                    <w:div w:id="2114469017">
                      <w:marLeft w:val="0"/>
                      <w:marRight w:val="0"/>
                      <w:marTop w:val="0"/>
                      <w:marBottom w:val="0"/>
                      <w:divBdr>
                        <w:top w:val="none" w:sz="0" w:space="0" w:color="auto"/>
                        <w:left w:val="none" w:sz="0" w:space="0" w:color="auto"/>
                        <w:bottom w:val="none" w:sz="0" w:space="0" w:color="auto"/>
                        <w:right w:val="none" w:sz="0" w:space="0" w:color="auto"/>
                      </w:divBdr>
                    </w:div>
                  </w:divsChild>
                </w:div>
                <w:div w:id="1235510278">
                  <w:marLeft w:val="0"/>
                  <w:marRight w:val="0"/>
                  <w:marTop w:val="0"/>
                  <w:marBottom w:val="0"/>
                  <w:divBdr>
                    <w:top w:val="none" w:sz="0" w:space="0" w:color="auto"/>
                    <w:left w:val="none" w:sz="0" w:space="0" w:color="auto"/>
                    <w:bottom w:val="none" w:sz="0" w:space="0" w:color="auto"/>
                    <w:right w:val="none" w:sz="0" w:space="0" w:color="auto"/>
                  </w:divBdr>
                  <w:divsChild>
                    <w:div w:id="873888965">
                      <w:marLeft w:val="0"/>
                      <w:marRight w:val="0"/>
                      <w:marTop w:val="0"/>
                      <w:marBottom w:val="0"/>
                      <w:divBdr>
                        <w:top w:val="none" w:sz="0" w:space="0" w:color="auto"/>
                        <w:left w:val="none" w:sz="0" w:space="0" w:color="auto"/>
                        <w:bottom w:val="none" w:sz="0" w:space="0" w:color="auto"/>
                        <w:right w:val="none" w:sz="0" w:space="0" w:color="auto"/>
                      </w:divBdr>
                    </w:div>
                  </w:divsChild>
                </w:div>
                <w:div w:id="1241989698">
                  <w:marLeft w:val="0"/>
                  <w:marRight w:val="0"/>
                  <w:marTop w:val="0"/>
                  <w:marBottom w:val="0"/>
                  <w:divBdr>
                    <w:top w:val="none" w:sz="0" w:space="0" w:color="auto"/>
                    <w:left w:val="none" w:sz="0" w:space="0" w:color="auto"/>
                    <w:bottom w:val="none" w:sz="0" w:space="0" w:color="auto"/>
                    <w:right w:val="none" w:sz="0" w:space="0" w:color="auto"/>
                  </w:divBdr>
                  <w:divsChild>
                    <w:div w:id="865169831">
                      <w:marLeft w:val="0"/>
                      <w:marRight w:val="0"/>
                      <w:marTop w:val="0"/>
                      <w:marBottom w:val="0"/>
                      <w:divBdr>
                        <w:top w:val="none" w:sz="0" w:space="0" w:color="auto"/>
                        <w:left w:val="none" w:sz="0" w:space="0" w:color="auto"/>
                        <w:bottom w:val="none" w:sz="0" w:space="0" w:color="auto"/>
                        <w:right w:val="none" w:sz="0" w:space="0" w:color="auto"/>
                      </w:divBdr>
                    </w:div>
                  </w:divsChild>
                </w:div>
                <w:div w:id="1247573930">
                  <w:marLeft w:val="0"/>
                  <w:marRight w:val="0"/>
                  <w:marTop w:val="0"/>
                  <w:marBottom w:val="0"/>
                  <w:divBdr>
                    <w:top w:val="none" w:sz="0" w:space="0" w:color="auto"/>
                    <w:left w:val="none" w:sz="0" w:space="0" w:color="auto"/>
                    <w:bottom w:val="none" w:sz="0" w:space="0" w:color="auto"/>
                    <w:right w:val="none" w:sz="0" w:space="0" w:color="auto"/>
                  </w:divBdr>
                  <w:divsChild>
                    <w:div w:id="1419867450">
                      <w:marLeft w:val="0"/>
                      <w:marRight w:val="0"/>
                      <w:marTop w:val="0"/>
                      <w:marBottom w:val="0"/>
                      <w:divBdr>
                        <w:top w:val="none" w:sz="0" w:space="0" w:color="auto"/>
                        <w:left w:val="none" w:sz="0" w:space="0" w:color="auto"/>
                        <w:bottom w:val="none" w:sz="0" w:space="0" w:color="auto"/>
                        <w:right w:val="none" w:sz="0" w:space="0" w:color="auto"/>
                      </w:divBdr>
                    </w:div>
                  </w:divsChild>
                </w:div>
                <w:div w:id="1284385563">
                  <w:marLeft w:val="0"/>
                  <w:marRight w:val="0"/>
                  <w:marTop w:val="0"/>
                  <w:marBottom w:val="0"/>
                  <w:divBdr>
                    <w:top w:val="none" w:sz="0" w:space="0" w:color="auto"/>
                    <w:left w:val="none" w:sz="0" w:space="0" w:color="auto"/>
                    <w:bottom w:val="none" w:sz="0" w:space="0" w:color="auto"/>
                    <w:right w:val="none" w:sz="0" w:space="0" w:color="auto"/>
                  </w:divBdr>
                  <w:divsChild>
                    <w:div w:id="1583490396">
                      <w:marLeft w:val="0"/>
                      <w:marRight w:val="0"/>
                      <w:marTop w:val="0"/>
                      <w:marBottom w:val="0"/>
                      <w:divBdr>
                        <w:top w:val="none" w:sz="0" w:space="0" w:color="auto"/>
                        <w:left w:val="none" w:sz="0" w:space="0" w:color="auto"/>
                        <w:bottom w:val="none" w:sz="0" w:space="0" w:color="auto"/>
                        <w:right w:val="none" w:sz="0" w:space="0" w:color="auto"/>
                      </w:divBdr>
                    </w:div>
                  </w:divsChild>
                </w:div>
                <w:div w:id="1377003704">
                  <w:marLeft w:val="0"/>
                  <w:marRight w:val="0"/>
                  <w:marTop w:val="0"/>
                  <w:marBottom w:val="0"/>
                  <w:divBdr>
                    <w:top w:val="none" w:sz="0" w:space="0" w:color="auto"/>
                    <w:left w:val="none" w:sz="0" w:space="0" w:color="auto"/>
                    <w:bottom w:val="none" w:sz="0" w:space="0" w:color="auto"/>
                    <w:right w:val="none" w:sz="0" w:space="0" w:color="auto"/>
                  </w:divBdr>
                  <w:divsChild>
                    <w:div w:id="1447846364">
                      <w:marLeft w:val="0"/>
                      <w:marRight w:val="0"/>
                      <w:marTop w:val="0"/>
                      <w:marBottom w:val="0"/>
                      <w:divBdr>
                        <w:top w:val="none" w:sz="0" w:space="0" w:color="auto"/>
                        <w:left w:val="none" w:sz="0" w:space="0" w:color="auto"/>
                        <w:bottom w:val="none" w:sz="0" w:space="0" w:color="auto"/>
                        <w:right w:val="none" w:sz="0" w:space="0" w:color="auto"/>
                      </w:divBdr>
                    </w:div>
                  </w:divsChild>
                </w:div>
                <w:div w:id="1439061056">
                  <w:marLeft w:val="0"/>
                  <w:marRight w:val="0"/>
                  <w:marTop w:val="0"/>
                  <w:marBottom w:val="0"/>
                  <w:divBdr>
                    <w:top w:val="none" w:sz="0" w:space="0" w:color="auto"/>
                    <w:left w:val="none" w:sz="0" w:space="0" w:color="auto"/>
                    <w:bottom w:val="none" w:sz="0" w:space="0" w:color="auto"/>
                    <w:right w:val="none" w:sz="0" w:space="0" w:color="auto"/>
                  </w:divBdr>
                  <w:divsChild>
                    <w:div w:id="1378772377">
                      <w:marLeft w:val="0"/>
                      <w:marRight w:val="0"/>
                      <w:marTop w:val="0"/>
                      <w:marBottom w:val="0"/>
                      <w:divBdr>
                        <w:top w:val="none" w:sz="0" w:space="0" w:color="auto"/>
                        <w:left w:val="none" w:sz="0" w:space="0" w:color="auto"/>
                        <w:bottom w:val="none" w:sz="0" w:space="0" w:color="auto"/>
                        <w:right w:val="none" w:sz="0" w:space="0" w:color="auto"/>
                      </w:divBdr>
                    </w:div>
                  </w:divsChild>
                </w:div>
                <w:div w:id="1442920558">
                  <w:marLeft w:val="0"/>
                  <w:marRight w:val="0"/>
                  <w:marTop w:val="0"/>
                  <w:marBottom w:val="0"/>
                  <w:divBdr>
                    <w:top w:val="none" w:sz="0" w:space="0" w:color="auto"/>
                    <w:left w:val="none" w:sz="0" w:space="0" w:color="auto"/>
                    <w:bottom w:val="none" w:sz="0" w:space="0" w:color="auto"/>
                    <w:right w:val="none" w:sz="0" w:space="0" w:color="auto"/>
                  </w:divBdr>
                  <w:divsChild>
                    <w:div w:id="122120675">
                      <w:marLeft w:val="0"/>
                      <w:marRight w:val="0"/>
                      <w:marTop w:val="0"/>
                      <w:marBottom w:val="0"/>
                      <w:divBdr>
                        <w:top w:val="none" w:sz="0" w:space="0" w:color="auto"/>
                        <w:left w:val="none" w:sz="0" w:space="0" w:color="auto"/>
                        <w:bottom w:val="none" w:sz="0" w:space="0" w:color="auto"/>
                        <w:right w:val="none" w:sz="0" w:space="0" w:color="auto"/>
                      </w:divBdr>
                    </w:div>
                  </w:divsChild>
                </w:div>
                <w:div w:id="1496528983">
                  <w:marLeft w:val="0"/>
                  <w:marRight w:val="0"/>
                  <w:marTop w:val="0"/>
                  <w:marBottom w:val="0"/>
                  <w:divBdr>
                    <w:top w:val="none" w:sz="0" w:space="0" w:color="auto"/>
                    <w:left w:val="none" w:sz="0" w:space="0" w:color="auto"/>
                    <w:bottom w:val="none" w:sz="0" w:space="0" w:color="auto"/>
                    <w:right w:val="none" w:sz="0" w:space="0" w:color="auto"/>
                  </w:divBdr>
                  <w:divsChild>
                    <w:div w:id="389577185">
                      <w:marLeft w:val="0"/>
                      <w:marRight w:val="0"/>
                      <w:marTop w:val="0"/>
                      <w:marBottom w:val="0"/>
                      <w:divBdr>
                        <w:top w:val="none" w:sz="0" w:space="0" w:color="auto"/>
                        <w:left w:val="none" w:sz="0" w:space="0" w:color="auto"/>
                        <w:bottom w:val="none" w:sz="0" w:space="0" w:color="auto"/>
                        <w:right w:val="none" w:sz="0" w:space="0" w:color="auto"/>
                      </w:divBdr>
                    </w:div>
                  </w:divsChild>
                </w:div>
                <w:div w:id="1502503919">
                  <w:marLeft w:val="0"/>
                  <w:marRight w:val="0"/>
                  <w:marTop w:val="0"/>
                  <w:marBottom w:val="0"/>
                  <w:divBdr>
                    <w:top w:val="none" w:sz="0" w:space="0" w:color="auto"/>
                    <w:left w:val="none" w:sz="0" w:space="0" w:color="auto"/>
                    <w:bottom w:val="none" w:sz="0" w:space="0" w:color="auto"/>
                    <w:right w:val="none" w:sz="0" w:space="0" w:color="auto"/>
                  </w:divBdr>
                  <w:divsChild>
                    <w:div w:id="1825537846">
                      <w:marLeft w:val="0"/>
                      <w:marRight w:val="0"/>
                      <w:marTop w:val="0"/>
                      <w:marBottom w:val="0"/>
                      <w:divBdr>
                        <w:top w:val="none" w:sz="0" w:space="0" w:color="auto"/>
                        <w:left w:val="none" w:sz="0" w:space="0" w:color="auto"/>
                        <w:bottom w:val="none" w:sz="0" w:space="0" w:color="auto"/>
                        <w:right w:val="none" w:sz="0" w:space="0" w:color="auto"/>
                      </w:divBdr>
                    </w:div>
                  </w:divsChild>
                </w:div>
                <w:div w:id="1519003964">
                  <w:marLeft w:val="0"/>
                  <w:marRight w:val="0"/>
                  <w:marTop w:val="0"/>
                  <w:marBottom w:val="0"/>
                  <w:divBdr>
                    <w:top w:val="none" w:sz="0" w:space="0" w:color="auto"/>
                    <w:left w:val="none" w:sz="0" w:space="0" w:color="auto"/>
                    <w:bottom w:val="none" w:sz="0" w:space="0" w:color="auto"/>
                    <w:right w:val="none" w:sz="0" w:space="0" w:color="auto"/>
                  </w:divBdr>
                  <w:divsChild>
                    <w:div w:id="1152135914">
                      <w:marLeft w:val="0"/>
                      <w:marRight w:val="0"/>
                      <w:marTop w:val="0"/>
                      <w:marBottom w:val="0"/>
                      <w:divBdr>
                        <w:top w:val="none" w:sz="0" w:space="0" w:color="auto"/>
                        <w:left w:val="none" w:sz="0" w:space="0" w:color="auto"/>
                        <w:bottom w:val="none" w:sz="0" w:space="0" w:color="auto"/>
                        <w:right w:val="none" w:sz="0" w:space="0" w:color="auto"/>
                      </w:divBdr>
                    </w:div>
                  </w:divsChild>
                </w:div>
                <w:div w:id="1528182002">
                  <w:marLeft w:val="0"/>
                  <w:marRight w:val="0"/>
                  <w:marTop w:val="0"/>
                  <w:marBottom w:val="0"/>
                  <w:divBdr>
                    <w:top w:val="none" w:sz="0" w:space="0" w:color="auto"/>
                    <w:left w:val="none" w:sz="0" w:space="0" w:color="auto"/>
                    <w:bottom w:val="none" w:sz="0" w:space="0" w:color="auto"/>
                    <w:right w:val="none" w:sz="0" w:space="0" w:color="auto"/>
                  </w:divBdr>
                  <w:divsChild>
                    <w:div w:id="1389111518">
                      <w:marLeft w:val="0"/>
                      <w:marRight w:val="0"/>
                      <w:marTop w:val="0"/>
                      <w:marBottom w:val="0"/>
                      <w:divBdr>
                        <w:top w:val="none" w:sz="0" w:space="0" w:color="auto"/>
                        <w:left w:val="none" w:sz="0" w:space="0" w:color="auto"/>
                        <w:bottom w:val="none" w:sz="0" w:space="0" w:color="auto"/>
                        <w:right w:val="none" w:sz="0" w:space="0" w:color="auto"/>
                      </w:divBdr>
                    </w:div>
                  </w:divsChild>
                </w:div>
                <w:div w:id="1579753700">
                  <w:marLeft w:val="0"/>
                  <w:marRight w:val="0"/>
                  <w:marTop w:val="0"/>
                  <w:marBottom w:val="0"/>
                  <w:divBdr>
                    <w:top w:val="none" w:sz="0" w:space="0" w:color="auto"/>
                    <w:left w:val="none" w:sz="0" w:space="0" w:color="auto"/>
                    <w:bottom w:val="none" w:sz="0" w:space="0" w:color="auto"/>
                    <w:right w:val="none" w:sz="0" w:space="0" w:color="auto"/>
                  </w:divBdr>
                  <w:divsChild>
                    <w:div w:id="310444868">
                      <w:marLeft w:val="0"/>
                      <w:marRight w:val="0"/>
                      <w:marTop w:val="0"/>
                      <w:marBottom w:val="0"/>
                      <w:divBdr>
                        <w:top w:val="none" w:sz="0" w:space="0" w:color="auto"/>
                        <w:left w:val="none" w:sz="0" w:space="0" w:color="auto"/>
                        <w:bottom w:val="none" w:sz="0" w:space="0" w:color="auto"/>
                        <w:right w:val="none" w:sz="0" w:space="0" w:color="auto"/>
                      </w:divBdr>
                    </w:div>
                  </w:divsChild>
                </w:div>
                <w:div w:id="1585988608">
                  <w:marLeft w:val="0"/>
                  <w:marRight w:val="0"/>
                  <w:marTop w:val="0"/>
                  <w:marBottom w:val="0"/>
                  <w:divBdr>
                    <w:top w:val="none" w:sz="0" w:space="0" w:color="auto"/>
                    <w:left w:val="none" w:sz="0" w:space="0" w:color="auto"/>
                    <w:bottom w:val="none" w:sz="0" w:space="0" w:color="auto"/>
                    <w:right w:val="none" w:sz="0" w:space="0" w:color="auto"/>
                  </w:divBdr>
                  <w:divsChild>
                    <w:div w:id="1936401923">
                      <w:marLeft w:val="0"/>
                      <w:marRight w:val="0"/>
                      <w:marTop w:val="0"/>
                      <w:marBottom w:val="0"/>
                      <w:divBdr>
                        <w:top w:val="none" w:sz="0" w:space="0" w:color="auto"/>
                        <w:left w:val="none" w:sz="0" w:space="0" w:color="auto"/>
                        <w:bottom w:val="none" w:sz="0" w:space="0" w:color="auto"/>
                        <w:right w:val="none" w:sz="0" w:space="0" w:color="auto"/>
                      </w:divBdr>
                    </w:div>
                  </w:divsChild>
                </w:div>
                <w:div w:id="1651519029">
                  <w:marLeft w:val="0"/>
                  <w:marRight w:val="0"/>
                  <w:marTop w:val="0"/>
                  <w:marBottom w:val="0"/>
                  <w:divBdr>
                    <w:top w:val="none" w:sz="0" w:space="0" w:color="auto"/>
                    <w:left w:val="none" w:sz="0" w:space="0" w:color="auto"/>
                    <w:bottom w:val="none" w:sz="0" w:space="0" w:color="auto"/>
                    <w:right w:val="none" w:sz="0" w:space="0" w:color="auto"/>
                  </w:divBdr>
                  <w:divsChild>
                    <w:div w:id="1616907798">
                      <w:marLeft w:val="0"/>
                      <w:marRight w:val="0"/>
                      <w:marTop w:val="0"/>
                      <w:marBottom w:val="0"/>
                      <w:divBdr>
                        <w:top w:val="none" w:sz="0" w:space="0" w:color="auto"/>
                        <w:left w:val="none" w:sz="0" w:space="0" w:color="auto"/>
                        <w:bottom w:val="none" w:sz="0" w:space="0" w:color="auto"/>
                        <w:right w:val="none" w:sz="0" w:space="0" w:color="auto"/>
                      </w:divBdr>
                    </w:div>
                  </w:divsChild>
                </w:div>
                <w:div w:id="1668482197">
                  <w:marLeft w:val="0"/>
                  <w:marRight w:val="0"/>
                  <w:marTop w:val="0"/>
                  <w:marBottom w:val="0"/>
                  <w:divBdr>
                    <w:top w:val="none" w:sz="0" w:space="0" w:color="auto"/>
                    <w:left w:val="none" w:sz="0" w:space="0" w:color="auto"/>
                    <w:bottom w:val="none" w:sz="0" w:space="0" w:color="auto"/>
                    <w:right w:val="none" w:sz="0" w:space="0" w:color="auto"/>
                  </w:divBdr>
                  <w:divsChild>
                    <w:div w:id="2086875712">
                      <w:marLeft w:val="0"/>
                      <w:marRight w:val="0"/>
                      <w:marTop w:val="0"/>
                      <w:marBottom w:val="0"/>
                      <w:divBdr>
                        <w:top w:val="none" w:sz="0" w:space="0" w:color="auto"/>
                        <w:left w:val="none" w:sz="0" w:space="0" w:color="auto"/>
                        <w:bottom w:val="none" w:sz="0" w:space="0" w:color="auto"/>
                        <w:right w:val="none" w:sz="0" w:space="0" w:color="auto"/>
                      </w:divBdr>
                    </w:div>
                  </w:divsChild>
                </w:div>
                <w:div w:id="1694528390">
                  <w:marLeft w:val="0"/>
                  <w:marRight w:val="0"/>
                  <w:marTop w:val="0"/>
                  <w:marBottom w:val="0"/>
                  <w:divBdr>
                    <w:top w:val="none" w:sz="0" w:space="0" w:color="auto"/>
                    <w:left w:val="none" w:sz="0" w:space="0" w:color="auto"/>
                    <w:bottom w:val="none" w:sz="0" w:space="0" w:color="auto"/>
                    <w:right w:val="none" w:sz="0" w:space="0" w:color="auto"/>
                  </w:divBdr>
                  <w:divsChild>
                    <w:div w:id="2144540453">
                      <w:marLeft w:val="0"/>
                      <w:marRight w:val="0"/>
                      <w:marTop w:val="0"/>
                      <w:marBottom w:val="0"/>
                      <w:divBdr>
                        <w:top w:val="none" w:sz="0" w:space="0" w:color="auto"/>
                        <w:left w:val="none" w:sz="0" w:space="0" w:color="auto"/>
                        <w:bottom w:val="none" w:sz="0" w:space="0" w:color="auto"/>
                        <w:right w:val="none" w:sz="0" w:space="0" w:color="auto"/>
                      </w:divBdr>
                    </w:div>
                  </w:divsChild>
                </w:div>
                <w:div w:id="1702242631">
                  <w:marLeft w:val="0"/>
                  <w:marRight w:val="0"/>
                  <w:marTop w:val="0"/>
                  <w:marBottom w:val="0"/>
                  <w:divBdr>
                    <w:top w:val="none" w:sz="0" w:space="0" w:color="auto"/>
                    <w:left w:val="none" w:sz="0" w:space="0" w:color="auto"/>
                    <w:bottom w:val="none" w:sz="0" w:space="0" w:color="auto"/>
                    <w:right w:val="none" w:sz="0" w:space="0" w:color="auto"/>
                  </w:divBdr>
                  <w:divsChild>
                    <w:div w:id="89084926">
                      <w:marLeft w:val="0"/>
                      <w:marRight w:val="0"/>
                      <w:marTop w:val="0"/>
                      <w:marBottom w:val="0"/>
                      <w:divBdr>
                        <w:top w:val="none" w:sz="0" w:space="0" w:color="auto"/>
                        <w:left w:val="none" w:sz="0" w:space="0" w:color="auto"/>
                        <w:bottom w:val="none" w:sz="0" w:space="0" w:color="auto"/>
                        <w:right w:val="none" w:sz="0" w:space="0" w:color="auto"/>
                      </w:divBdr>
                    </w:div>
                  </w:divsChild>
                </w:div>
                <w:div w:id="1711803668">
                  <w:marLeft w:val="0"/>
                  <w:marRight w:val="0"/>
                  <w:marTop w:val="0"/>
                  <w:marBottom w:val="0"/>
                  <w:divBdr>
                    <w:top w:val="none" w:sz="0" w:space="0" w:color="auto"/>
                    <w:left w:val="none" w:sz="0" w:space="0" w:color="auto"/>
                    <w:bottom w:val="none" w:sz="0" w:space="0" w:color="auto"/>
                    <w:right w:val="none" w:sz="0" w:space="0" w:color="auto"/>
                  </w:divBdr>
                  <w:divsChild>
                    <w:div w:id="403644080">
                      <w:marLeft w:val="0"/>
                      <w:marRight w:val="0"/>
                      <w:marTop w:val="0"/>
                      <w:marBottom w:val="0"/>
                      <w:divBdr>
                        <w:top w:val="none" w:sz="0" w:space="0" w:color="auto"/>
                        <w:left w:val="none" w:sz="0" w:space="0" w:color="auto"/>
                        <w:bottom w:val="none" w:sz="0" w:space="0" w:color="auto"/>
                        <w:right w:val="none" w:sz="0" w:space="0" w:color="auto"/>
                      </w:divBdr>
                    </w:div>
                  </w:divsChild>
                </w:div>
                <w:div w:id="1733917771">
                  <w:marLeft w:val="0"/>
                  <w:marRight w:val="0"/>
                  <w:marTop w:val="0"/>
                  <w:marBottom w:val="0"/>
                  <w:divBdr>
                    <w:top w:val="none" w:sz="0" w:space="0" w:color="auto"/>
                    <w:left w:val="none" w:sz="0" w:space="0" w:color="auto"/>
                    <w:bottom w:val="none" w:sz="0" w:space="0" w:color="auto"/>
                    <w:right w:val="none" w:sz="0" w:space="0" w:color="auto"/>
                  </w:divBdr>
                  <w:divsChild>
                    <w:div w:id="264923740">
                      <w:marLeft w:val="0"/>
                      <w:marRight w:val="0"/>
                      <w:marTop w:val="0"/>
                      <w:marBottom w:val="0"/>
                      <w:divBdr>
                        <w:top w:val="none" w:sz="0" w:space="0" w:color="auto"/>
                        <w:left w:val="none" w:sz="0" w:space="0" w:color="auto"/>
                        <w:bottom w:val="none" w:sz="0" w:space="0" w:color="auto"/>
                        <w:right w:val="none" w:sz="0" w:space="0" w:color="auto"/>
                      </w:divBdr>
                    </w:div>
                  </w:divsChild>
                </w:div>
                <w:div w:id="1742867726">
                  <w:marLeft w:val="0"/>
                  <w:marRight w:val="0"/>
                  <w:marTop w:val="0"/>
                  <w:marBottom w:val="0"/>
                  <w:divBdr>
                    <w:top w:val="none" w:sz="0" w:space="0" w:color="auto"/>
                    <w:left w:val="none" w:sz="0" w:space="0" w:color="auto"/>
                    <w:bottom w:val="none" w:sz="0" w:space="0" w:color="auto"/>
                    <w:right w:val="none" w:sz="0" w:space="0" w:color="auto"/>
                  </w:divBdr>
                  <w:divsChild>
                    <w:div w:id="1248423383">
                      <w:marLeft w:val="0"/>
                      <w:marRight w:val="0"/>
                      <w:marTop w:val="0"/>
                      <w:marBottom w:val="0"/>
                      <w:divBdr>
                        <w:top w:val="none" w:sz="0" w:space="0" w:color="auto"/>
                        <w:left w:val="none" w:sz="0" w:space="0" w:color="auto"/>
                        <w:bottom w:val="none" w:sz="0" w:space="0" w:color="auto"/>
                        <w:right w:val="none" w:sz="0" w:space="0" w:color="auto"/>
                      </w:divBdr>
                    </w:div>
                  </w:divsChild>
                </w:div>
                <w:div w:id="1767378887">
                  <w:marLeft w:val="0"/>
                  <w:marRight w:val="0"/>
                  <w:marTop w:val="0"/>
                  <w:marBottom w:val="0"/>
                  <w:divBdr>
                    <w:top w:val="none" w:sz="0" w:space="0" w:color="auto"/>
                    <w:left w:val="none" w:sz="0" w:space="0" w:color="auto"/>
                    <w:bottom w:val="none" w:sz="0" w:space="0" w:color="auto"/>
                    <w:right w:val="none" w:sz="0" w:space="0" w:color="auto"/>
                  </w:divBdr>
                  <w:divsChild>
                    <w:div w:id="968976717">
                      <w:marLeft w:val="0"/>
                      <w:marRight w:val="0"/>
                      <w:marTop w:val="0"/>
                      <w:marBottom w:val="0"/>
                      <w:divBdr>
                        <w:top w:val="none" w:sz="0" w:space="0" w:color="auto"/>
                        <w:left w:val="none" w:sz="0" w:space="0" w:color="auto"/>
                        <w:bottom w:val="none" w:sz="0" w:space="0" w:color="auto"/>
                        <w:right w:val="none" w:sz="0" w:space="0" w:color="auto"/>
                      </w:divBdr>
                    </w:div>
                  </w:divsChild>
                </w:div>
                <w:div w:id="1786533903">
                  <w:marLeft w:val="0"/>
                  <w:marRight w:val="0"/>
                  <w:marTop w:val="0"/>
                  <w:marBottom w:val="0"/>
                  <w:divBdr>
                    <w:top w:val="none" w:sz="0" w:space="0" w:color="auto"/>
                    <w:left w:val="none" w:sz="0" w:space="0" w:color="auto"/>
                    <w:bottom w:val="none" w:sz="0" w:space="0" w:color="auto"/>
                    <w:right w:val="none" w:sz="0" w:space="0" w:color="auto"/>
                  </w:divBdr>
                  <w:divsChild>
                    <w:div w:id="963854633">
                      <w:marLeft w:val="0"/>
                      <w:marRight w:val="0"/>
                      <w:marTop w:val="0"/>
                      <w:marBottom w:val="0"/>
                      <w:divBdr>
                        <w:top w:val="none" w:sz="0" w:space="0" w:color="auto"/>
                        <w:left w:val="none" w:sz="0" w:space="0" w:color="auto"/>
                        <w:bottom w:val="none" w:sz="0" w:space="0" w:color="auto"/>
                        <w:right w:val="none" w:sz="0" w:space="0" w:color="auto"/>
                      </w:divBdr>
                    </w:div>
                  </w:divsChild>
                </w:div>
                <w:div w:id="1794784546">
                  <w:marLeft w:val="0"/>
                  <w:marRight w:val="0"/>
                  <w:marTop w:val="0"/>
                  <w:marBottom w:val="0"/>
                  <w:divBdr>
                    <w:top w:val="none" w:sz="0" w:space="0" w:color="auto"/>
                    <w:left w:val="none" w:sz="0" w:space="0" w:color="auto"/>
                    <w:bottom w:val="none" w:sz="0" w:space="0" w:color="auto"/>
                    <w:right w:val="none" w:sz="0" w:space="0" w:color="auto"/>
                  </w:divBdr>
                  <w:divsChild>
                    <w:div w:id="2119061953">
                      <w:marLeft w:val="0"/>
                      <w:marRight w:val="0"/>
                      <w:marTop w:val="0"/>
                      <w:marBottom w:val="0"/>
                      <w:divBdr>
                        <w:top w:val="none" w:sz="0" w:space="0" w:color="auto"/>
                        <w:left w:val="none" w:sz="0" w:space="0" w:color="auto"/>
                        <w:bottom w:val="none" w:sz="0" w:space="0" w:color="auto"/>
                        <w:right w:val="none" w:sz="0" w:space="0" w:color="auto"/>
                      </w:divBdr>
                    </w:div>
                  </w:divsChild>
                </w:div>
                <w:div w:id="1809083474">
                  <w:marLeft w:val="0"/>
                  <w:marRight w:val="0"/>
                  <w:marTop w:val="0"/>
                  <w:marBottom w:val="0"/>
                  <w:divBdr>
                    <w:top w:val="none" w:sz="0" w:space="0" w:color="auto"/>
                    <w:left w:val="none" w:sz="0" w:space="0" w:color="auto"/>
                    <w:bottom w:val="none" w:sz="0" w:space="0" w:color="auto"/>
                    <w:right w:val="none" w:sz="0" w:space="0" w:color="auto"/>
                  </w:divBdr>
                  <w:divsChild>
                    <w:div w:id="52776585">
                      <w:marLeft w:val="0"/>
                      <w:marRight w:val="0"/>
                      <w:marTop w:val="0"/>
                      <w:marBottom w:val="0"/>
                      <w:divBdr>
                        <w:top w:val="none" w:sz="0" w:space="0" w:color="auto"/>
                        <w:left w:val="none" w:sz="0" w:space="0" w:color="auto"/>
                        <w:bottom w:val="none" w:sz="0" w:space="0" w:color="auto"/>
                        <w:right w:val="none" w:sz="0" w:space="0" w:color="auto"/>
                      </w:divBdr>
                    </w:div>
                  </w:divsChild>
                </w:div>
                <w:div w:id="1856532562">
                  <w:marLeft w:val="0"/>
                  <w:marRight w:val="0"/>
                  <w:marTop w:val="0"/>
                  <w:marBottom w:val="0"/>
                  <w:divBdr>
                    <w:top w:val="none" w:sz="0" w:space="0" w:color="auto"/>
                    <w:left w:val="none" w:sz="0" w:space="0" w:color="auto"/>
                    <w:bottom w:val="none" w:sz="0" w:space="0" w:color="auto"/>
                    <w:right w:val="none" w:sz="0" w:space="0" w:color="auto"/>
                  </w:divBdr>
                  <w:divsChild>
                    <w:div w:id="1151797705">
                      <w:marLeft w:val="0"/>
                      <w:marRight w:val="0"/>
                      <w:marTop w:val="0"/>
                      <w:marBottom w:val="0"/>
                      <w:divBdr>
                        <w:top w:val="none" w:sz="0" w:space="0" w:color="auto"/>
                        <w:left w:val="none" w:sz="0" w:space="0" w:color="auto"/>
                        <w:bottom w:val="none" w:sz="0" w:space="0" w:color="auto"/>
                        <w:right w:val="none" w:sz="0" w:space="0" w:color="auto"/>
                      </w:divBdr>
                    </w:div>
                  </w:divsChild>
                </w:div>
                <w:div w:id="1863010125">
                  <w:marLeft w:val="0"/>
                  <w:marRight w:val="0"/>
                  <w:marTop w:val="0"/>
                  <w:marBottom w:val="0"/>
                  <w:divBdr>
                    <w:top w:val="none" w:sz="0" w:space="0" w:color="auto"/>
                    <w:left w:val="none" w:sz="0" w:space="0" w:color="auto"/>
                    <w:bottom w:val="none" w:sz="0" w:space="0" w:color="auto"/>
                    <w:right w:val="none" w:sz="0" w:space="0" w:color="auto"/>
                  </w:divBdr>
                  <w:divsChild>
                    <w:div w:id="208150069">
                      <w:marLeft w:val="0"/>
                      <w:marRight w:val="0"/>
                      <w:marTop w:val="0"/>
                      <w:marBottom w:val="0"/>
                      <w:divBdr>
                        <w:top w:val="none" w:sz="0" w:space="0" w:color="auto"/>
                        <w:left w:val="none" w:sz="0" w:space="0" w:color="auto"/>
                        <w:bottom w:val="none" w:sz="0" w:space="0" w:color="auto"/>
                        <w:right w:val="none" w:sz="0" w:space="0" w:color="auto"/>
                      </w:divBdr>
                    </w:div>
                    <w:div w:id="1784690988">
                      <w:marLeft w:val="0"/>
                      <w:marRight w:val="0"/>
                      <w:marTop w:val="0"/>
                      <w:marBottom w:val="0"/>
                      <w:divBdr>
                        <w:top w:val="none" w:sz="0" w:space="0" w:color="auto"/>
                        <w:left w:val="none" w:sz="0" w:space="0" w:color="auto"/>
                        <w:bottom w:val="none" w:sz="0" w:space="0" w:color="auto"/>
                        <w:right w:val="none" w:sz="0" w:space="0" w:color="auto"/>
                      </w:divBdr>
                    </w:div>
                  </w:divsChild>
                </w:div>
                <w:div w:id="1893033806">
                  <w:marLeft w:val="0"/>
                  <w:marRight w:val="0"/>
                  <w:marTop w:val="0"/>
                  <w:marBottom w:val="0"/>
                  <w:divBdr>
                    <w:top w:val="none" w:sz="0" w:space="0" w:color="auto"/>
                    <w:left w:val="none" w:sz="0" w:space="0" w:color="auto"/>
                    <w:bottom w:val="none" w:sz="0" w:space="0" w:color="auto"/>
                    <w:right w:val="none" w:sz="0" w:space="0" w:color="auto"/>
                  </w:divBdr>
                  <w:divsChild>
                    <w:div w:id="640162043">
                      <w:marLeft w:val="0"/>
                      <w:marRight w:val="0"/>
                      <w:marTop w:val="0"/>
                      <w:marBottom w:val="0"/>
                      <w:divBdr>
                        <w:top w:val="none" w:sz="0" w:space="0" w:color="auto"/>
                        <w:left w:val="none" w:sz="0" w:space="0" w:color="auto"/>
                        <w:bottom w:val="none" w:sz="0" w:space="0" w:color="auto"/>
                        <w:right w:val="none" w:sz="0" w:space="0" w:color="auto"/>
                      </w:divBdr>
                    </w:div>
                  </w:divsChild>
                </w:div>
                <w:div w:id="1962764894">
                  <w:marLeft w:val="0"/>
                  <w:marRight w:val="0"/>
                  <w:marTop w:val="0"/>
                  <w:marBottom w:val="0"/>
                  <w:divBdr>
                    <w:top w:val="none" w:sz="0" w:space="0" w:color="auto"/>
                    <w:left w:val="none" w:sz="0" w:space="0" w:color="auto"/>
                    <w:bottom w:val="none" w:sz="0" w:space="0" w:color="auto"/>
                    <w:right w:val="none" w:sz="0" w:space="0" w:color="auto"/>
                  </w:divBdr>
                  <w:divsChild>
                    <w:div w:id="1562055801">
                      <w:marLeft w:val="0"/>
                      <w:marRight w:val="0"/>
                      <w:marTop w:val="0"/>
                      <w:marBottom w:val="0"/>
                      <w:divBdr>
                        <w:top w:val="none" w:sz="0" w:space="0" w:color="auto"/>
                        <w:left w:val="none" w:sz="0" w:space="0" w:color="auto"/>
                        <w:bottom w:val="none" w:sz="0" w:space="0" w:color="auto"/>
                        <w:right w:val="none" w:sz="0" w:space="0" w:color="auto"/>
                      </w:divBdr>
                    </w:div>
                    <w:div w:id="2121678552">
                      <w:marLeft w:val="0"/>
                      <w:marRight w:val="0"/>
                      <w:marTop w:val="0"/>
                      <w:marBottom w:val="0"/>
                      <w:divBdr>
                        <w:top w:val="none" w:sz="0" w:space="0" w:color="auto"/>
                        <w:left w:val="none" w:sz="0" w:space="0" w:color="auto"/>
                        <w:bottom w:val="none" w:sz="0" w:space="0" w:color="auto"/>
                        <w:right w:val="none" w:sz="0" w:space="0" w:color="auto"/>
                      </w:divBdr>
                    </w:div>
                  </w:divsChild>
                </w:div>
                <w:div w:id="2055230372">
                  <w:marLeft w:val="0"/>
                  <w:marRight w:val="0"/>
                  <w:marTop w:val="0"/>
                  <w:marBottom w:val="0"/>
                  <w:divBdr>
                    <w:top w:val="none" w:sz="0" w:space="0" w:color="auto"/>
                    <w:left w:val="none" w:sz="0" w:space="0" w:color="auto"/>
                    <w:bottom w:val="none" w:sz="0" w:space="0" w:color="auto"/>
                    <w:right w:val="none" w:sz="0" w:space="0" w:color="auto"/>
                  </w:divBdr>
                  <w:divsChild>
                    <w:div w:id="1949777504">
                      <w:marLeft w:val="0"/>
                      <w:marRight w:val="0"/>
                      <w:marTop w:val="0"/>
                      <w:marBottom w:val="0"/>
                      <w:divBdr>
                        <w:top w:val="none" w:sz="0" w:space="0" w:color="auto"/>
                        <w:left w:val="none" w:sz="0" w:space="0" w:color="auto"/>
                        <w:bottom w:val="none" w:sz="0" w:space="0" w:color="auto"/>
                        <w:right w:val="none" w:sz="0" w:space="0" w:color="auto"/>
                      </w:divBdr>
                    </w:div>
                  </w:divsChild>
                </w:div>
                <w:div w:id="2080595451">
                  <w:marLeft w:val="0"/>
                  <w:marRight w:val="0"/>
                  <w:marTop w:val="0"/>
                  <w:marBottom w:val="0"/>
                  <w:divBdr>
                    <w:top w:val="none" w:sz="0" w:space="0" w:color="auto"/>
                    <w:left w:val="none" w:sz="0" w:space="0" w:color="auto"/>
                    <w:bottom w:val="none" w:sz="0" w:space="0" w:color="auto"/>
                    <w:right w:val="none" w:sz="0" w:space="0" w:color="auto"/>
                  </w:divBdr>
                  <w:divsChild>
                    <w:div w:id="811021698">
                      <w:marLeft w:val="0"/>
                      <w:marRight w:val="0"/>
                      <w:marTop w:val="0"/>
                      <w:marBottom w:val="0"/>
                      <w:divBdr>
                        <w:top w:val="none" w:sz="0" w:space="0" w:color="auto"/>
                        <w:left w:val="none" w:sz="0" w:space="0" w:color="auto"/>
                        <w:bottom w:val="none" w:sz="0" w:space="0" w:color="auto"/>
                        <w:right w:val="none" w:sz="0" w:space="0" w:color="auto"/>
                      </w:divBdr>
                    </w:div>
                    <w:div w:id="1043871852">
                      <w:marLeft w:val="0"/>
                      <w:marRight w:val="0"/>
                      <w:marTop w:val="0"/>
                      <w:marBottom w:val="0"/>
                      <w:divBdr>
                        <w:top w:val="none" w:sz="0" w:space="0" w:color="auto"/>
                        <w:left w:val="none" w:sz="0" w:space="0" w:color="auto"/>
                        <w:bottom w:val="none" w:sz="0" w:space="0" w:color="auto"/>
                        <w:right w:val="none" w:sz="0" w:space="0" w:color="auto"/>
                      </w:divBdr>
                    </w:div>
                    <w:div w:id="1667904439">
                      <w:marLeft w:val="0"/>
                      <w:marRight w:val="0"/>
                      <w:marTop w:val="0"/>
                      <w:marBottom w:val="0"/>
                      <w:divBdr>
                        <w:top w:val="none" w:sz="0" w:space="0" w:color="auto"/>
                        <w:left w:val="none" w:sz="0" w:space="0" w:color="auto"/>
                        <w:bottom w:val="none" w:sz="0" w:space="0" w:color="auto"/>
                        <w:right w:val="none" w:sz="0" w:space="0" w:color="auto"/>
                      </w:divBdr>
                    </w:div>
                  </w:divsChild>
                </w:div>
                <w:div w:id="2114740182">
                  <w:marLeft w:val="0"/>
                  <w:marRight w:val="0"/>
                  <w:marTop w:val="0"/>
                  <w:marBottom w:val="0"/>
                  <w:divBdr>
                    <w:top w:val="none" w:sz="0" w:space="0" w:color="auto"/>
                    <w:left w:val="none" w:sz="0" w:space="0" w:color="auto"/>
                    <w:bottom w:val="none" w:sz="0" w:space="0" w:color="auto"/>
                    <w:right w:val="none" w:sz="0" w:space="0" w:color="auto"/>
                  </w:divBdr>
                  <w:divsChild>
                    <w:div w:id="1614752711">
                      <w:marLeft w:val="0"/>
                      <w:marRight w:val="0"/>
                      <w:marTop w:val="0"/>
                      <w:marBottom w:val="0"/>
                      <w:divBdr>
                        <w:top w:val="none" w:sz="0" w:space="0" w:color="auto"/>
                        <w:left w:val="none" w:sz="0" w:space="0" w:color="auto"/>
                        <w:bottom w:val="none" w:sz="0" w:space="0" w:color="auto"/>
                        <w:right w:val="none" w:sz="0" w:space="0" w:color="auto"/>
                      </w:divBdr>
                    </w:div>
                  </w:divsChild>
                </w:div>
                <w:div w:id="2123257555">
                  <w:marLeft w:val="0"/>
                  <w:marRight w:val="0"/>
                  <w:marTop w:val="0"/>
                  <w:marBottom w:val="0"/>
                  <w:divBdr>
                    <w:top w:val="none" w:sz="0" w:space="0" w:color="auto"/>
                    <w:left w:val="none" w:sz="0" w:space="0" w:color="auto"/>
                    <w:bottom w:val="none" w:sz="0" w:space="0" w:color="auto"/>
                    <w:right w:val="none" w:sz="0" w:space="0" w:color="auto"/>
                  </w:divBdr>
                  <w:divsChild>
                    <w:div w:id="201601221">
                      <w:marLeft w:val="0"/>
                      <w:marRight w:val="0"/>
                      <w:marTop w:val="0"/>
                      <w:marBottom w:val="0"/>
                      <w:divBdr>
                        <w:top w:val="none" w:sz="0" w:space="0" w:color="auto"/>
                        <w:left w:val="none" w:sz="0" w:space="0" w:color="auto"/>
                        <w:bottom w:val="none" w:sz="0" w:space="0" w:color="auto"/>
                        <w:right w:val="none" w:sz="0" w:space="0" w:color="auto"/>
                      </w:divBdr>
                    </w:div>
                  </w:divsChild>
                </w:div>
                <w:div w:id="2135828804">
                  <w:marLeft w:val="0"/>
                  <w:marRight w:val="0"/>
                  <w:marTop w:val="0"/>
                  <w:marBottom w:val="0"/>
                  <w:divBdr>
                    <w:top w:val="none" w:sz="0" w:space="0" w:color="auto"/>
                    <w:left w:val="none" w:sz="0" w:space="0" w:color="auto"/>
                    <w:bottom w:val="none" w:sz="0" w:space="0" w:color="auto"/>
                    <w:right w:val="none" w:sz="0" w:space="0" w:color="auto"/>
                  </w:divBdr>
                  <w:divsChild>
                    <w:div w:id="177760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163711">
          <w:marLeft w:val="0"/>
          <w:marRight w:val="0"/>
          <w:marTop w:val="0"/>
          <w:marBottom w:val="0"/>
          <w:divBdr>
            <w:top w:val="none" w:sz="0" w:space="0" w:color="auto"/>
            <w:left w:val="none" w:sz="0" w:space="0" w:color="auto"/>
            <w:bottom w:val="none" w:sz="0" w:space="0" w:color="auto"/>
            <w:right w:val="none" w:sz="0" w:space="0" w:color="auto"/>
          </w:divBdr>
        </w:div>
      </w:divsChild>
    </w:div>
    <w:div w:id="991563103">
      <w:bodyDiv w:val="1"/>
      <w:marLeft w:val="0"/>
      <w:marRight w:val="0"/>
      <w:marTop w:val="0"/>
      <w:marBottom w:val="0"/>
      <w:divBdr>
        <w:top w:val="none" w:sz="0" w:space="0" w:color="auto"/>
        <w:left w:val="none" w:sz="0" w:space="0" w:color="auto"/>
        <w:bottom w:val="none" w:sz="0" w:space="0" w:color="auto"/>
        <w:right w:val="none" w:sz="0" w:space="0" w:color="auto"/>
      </w:divBdr>
    </w:div>
    <w:div w:id="1190336034">
      <w:bodyDiv w:val="1"/>
      <w:marLeft w:val="0"/>
      <w:marRight w:val="0"/>
      <w:marTop w:val="0"/>
      <w:marBottom w:val="0"/>
      <w:divBdr>
        <w:top w:val="none" w:sz="0" w:space="0" w:color="auto"/>
        <w:left w:val="none" w:sz="0" w:space="0" w:color="auto"/>
        <w:bottom w:val="none" w:sz="0" w:space="0" w:color="auto"/>
        <w:right w:val="none" w:sz="0" w:space="0" w:color="auto"/>
      </w:divBdr>
      <w:divsChild>
        <w:div w:id="43525464">
          <w:marLeft w:val="0"/>
          <w:marRight w:val="0"/>
          <w:marTop w:val="0"/>
          <w:marBottom w:val="0"/>
          <w:divBdr>
            <w:top w:val="none" w:sz="0" w:space="0" w:color="auto"/>
            <w:left w:val="none" w:sz="0" w:space="0" w:color="auto"/>
            <w:bottom w:val="none" w:sz="0" w:space="0" w:color="auto"/>
            <w:right w:val="none" w:sz="0" w:space="0" w:color="auto"/>
          </w:divBdr>
        </w:div>
        <w:div w:id="159002266">
          <w:marLeft w:val="0"/>
          <w:marRight w:val="0"/>
          <w:marTop w:val="0"/>
          <w:marBottom w:val="0"/>
          <w:divBdr>
            <w:top w:val="none" w:sz="0" w:space="0" w:color="auto"/>
            <w:left w:val="none" w:sz="0" w:space="0" w:color="auto"/>
            <w:bottom w:val="none" w:sz="0" w:space="0" w:color="auto"/>
            <w:right w:val="none" w:sz="0" w:space="0" w:color="auto"/>
          </w:divBdr>
        </w:div>
        <w:div w:id="517275969">
          <w:marLeft w:val="0"/>
          <w:marRight w:val="0"/>
          <w:marTop w:val="0"/>
          <w:marBottom w:val="0"/>
          <w:divBdr>
            <w:top w:val="none" w:sz="0" w:space="0" w:color="auto"/>
            <w:left w:val="none" w:sz="0" w:space="0" w:color="auto"/>
            <w:bottom w:val="none" w:sz="0" w:space="0" w:color="auto"/>
            <w:right w:val="none" w:sz="0" w:space="0" w:color="auto"/>
          </w:divBdr>
        </w:div>
        <w:div w:id="729959104">
          <w:marLeft w:val="0"/>
          <w:marRight w:val="0"/>
          <w:marTop w:val="0"/>
          <w:marBottom w:val="0"/>
          <w:divBdr>
            <w:top w:val="none" w:sz="0" w:space="0" w:color="auto"/>
            <w:left w:val="none" w:sz="0" w:space="0" w:color="auto"/>
            <w:bottom w:val="none" w:sz="0" w:space="0" w:color="auto"/>
            <w:right w:val="none" w:sz="0" w:space="0" w:color="auto"/>
          </w:divBdr>
        </w:div>
        <w:div w:id="877662667">
          <w:marLeft w:val="0"/>
          <w:marRight w:val="0"/>
          <w:marTop w:val="0"/>
          <w:marBottom w:val="0"/>
          <w:divBdr>
            <w:top w:val="none" w:sz="0" w:space="0" w:color="auto"/>
            <w:left w:val="none" w:sz="0" w:space="0" w:color="auto"/>
            <w:bottom w:val="none" w:sz="0" w:space="0" w:color="auto"/>
            <w:right w:val="none" w:sz="0" w:space="0" w:color="auto"/>
          </w:divBdr>
        </w:div>
        <w:div w:id="914631043">
          <w:marLeft w:val="0"/>
          <w:marRight w:val="0"/>
          <w:marTop w:val="0"/>
          <w:marBottom w:val="0"/>
          <w:divBdr>
            <w:top w:val="none" w:sz="0" w:space="0" w:color="auto"/>
            <w:left w:val="none" w:sz="0" w:space="0" w:color="auto"/>
            <w:bottom w:val="none" w:sz="0" w:space="0" w:color="auto"/>
            <w:right w:val="none" w:sz="0" w:space="0" w:color="auto"/>
          </w:divBdr>
        </w:div>
        <w:div w:id="919994370">
          <w:marLeft w:val="0"/>
          <w:marRight w:val="0"/>
          <w:marTop w:val="0"/>
          <w:marBottom w:val="0"/>
          <w:divBdr>
            <w:top w:val="none" w:sz="0" w:space="0" w:color="auto"/>
            <w:left w:val="none" w:sz="0" w:space="0" w:color="auto"/>
            <w:bottom w:val="none" w:sz="0" w:space="0" w:color="auto"/>
            <w:right w:val="none" w:sz="0" w:space="0" w:color="auto"/>
          </w:divBdr>
          <w:divsChild>
            <w:div w:id="108862174">
              <w:marLeft w:val="0"/>
              <w:marRight w:val="0"/>
              <w:marTop w:val="30"/>
              <w:marBottom w:val="30"/>
              <w:divBdr>
                <w:top w:val="none" w:sz="0" w:space="0" w:color="auto"/>
                <w:left w:val="none" w:sz="0" w:space="0" w:color="auto"/>
                <w:bottom w:val="none" w:sz="0" w:space="0" w:color="auto"/>
                <w:right w:val="none" w:sz="0" w:space="0" w:color="auto"/>
              </w:divBdr>
              <w:divsChild>
                <w:div w:id="106193712">
                  <w:marLeft w:val="0"/>
                  <w:marRight w:val="0"/>
                  <w:marTop w:val="0"/>
                  <w:marBottom w:val="0"/>
                  <w:divBdr>
                    <w:top w:val="none" w:sz="0" w:space="0" w:color="auto"/>
                    <w:left w:val="none" w:sz="0" w:space="0" w:color="auto"/>
                    <w:bottom w:val="none" w:sz="0" w:space="0" w:color="auto"/>
                    <w:right w:val="none" w:sz="0" w:space="0" w:color="auto"/>
                  </w:divBdr>
                  <w:divsChild>
                    <w:div w:id="1052000210">
                      <w:marLeft w:val="0"/>
                      <w:marRight w:val="0"/>
                      <w:marTop w:val="0"/>
                      <w:marBottom w:val="0"/>
                      <w:divBdr>
                        <w:top w:val="none" w:sz="0" w:space="0" w:color="auto"/>
                        <w:left w:val="none" w:sz="0" w:space="0" w:color="auto"/>
                        <w:bottom w:val="none" w:sz="0" w:space="0" w:color="auto"/>
                        <w:right w:val="none" w:sz="0" w:space="0" w:color="auto"/>
                      </w:divBdr>
                    </w:div>
                  </w:divsChild>
                </w:div>
                <w:div w:id="123697360">
                  <w:marLeft w:val="0"/>
                  <w:marRight w:val="0"/>
                  <w:marTop w:val="0"/>
                  <w:marBottom w:val="0"/>
                  <w:divBdr>
                    <w:top w:val="none" w:sz="0" w:space="0" w:color="auto"/>
                    <w:left w:val="none" w:sz="0" w:space="0" w:color="auto"/>
                    <w:bottom w:val="none" w:sz="0" w:space="0" w:color="auto"/>
                    <w:right w:val="none" w:sz="0" w:space="0" w:color="auto"/>
                  </w:divBdr>
                  <w:divsChild>
                    <w:div w:id="452750857">
                      <w:marLeft w:val="0"/>
                      <w:marRight w:val="0"/>
                      <w:marTop w:val="0"/>
                      <w:marBottom w:val="0"/>
                      <w:divBdr>
                        <w:top w:val="none" w:sz="0" w:space="0" w:color="auto"/>
                        <w:left w:val="none" w:sz="0" w:space="0" w:color="auto"/>
                        <w:bottom w:val="none" w:sz="0" w:space="0" w:color="auto"/>
                        <w:right w:val="none" w:sz="0" w:space="0" w:color="auto"/>
                      </w:divBdr>
                    </w:div>
                  </w:divsChild>
                </w:div>
                <w:div w:id="223297966">
                  <w:marLeft w:val="0"/>
                  <w:marRight w:val="0"/>
                  <w:marTop w:val="0"/>
                  <w:marBottom w:val="0"/>
                  <w:divBdr>
                    <w:top w:val="none" w:sz="0" w:space="0" w:color="auto"/>
                    <w:left w:val="none" w:sz="0" w:space="0" w:color="auto"/>
                    <w:bottom w:val="none" w:sz="0" w:space="0" w:color="auto"/>
                    <w:right w:val="none" w:sz="0" w:space="0" w:color="auto"/>
                  </w:divBdr>
                  <w:divsChild>
                    <w:div w:id="852720632">
                      <w:marLeft w:val="0"/>
                      <w:marRight w:val="0"/>
                      <w:marTop w:val="0"/>
                      <w:marBottom w:val="0"/>
                      <w:divBdr>
                        <w:top w:val="none" w:sz="0" w:space="0" w:color="auto"/>
                        <w:left w:val="none" w:sz="0" w:space="0" w:color="auto"/>
                        <w:bottom w:val="none" w:sz="0" w:space="0" w:color="auto"/>
                        <w:right w:val="none" w:sz="0" w:space="0" w:color="auto"/>
                      </w:divBdr>
                    </w:div>
                  </w:divsChild>
                </w:div>
                <w:div w:id="275217813">
                  <w:marLeft w:val="0"/>
                  <w:marRight w:val="0"/>
                  <w:marTop w:val="0"/>
                  <w:marBottom w:val="0"/>
                  <w:divBdr>
                    <w:top w:val="none" w:sz="0" w:space="0" w:color="auto"/>
                    <w:left w:val="none" w:sz="0" w:space="0" w:color="auto"/>
                    <w:bottom w:val="none" w:sz="0" w:space="0" w:color="auto"/>
                    <w:right w:val="none" w:sz="0" w:space="0" w:color="auto"/>
                  </w:divBdr>
                  <w:divsChild>
                    <w:div w:id="1831827555">
                      <w:marLeft w:val="0"/>
                      <w:marRight w:val="0"/>
                      <w:marTop w:val="0"/>
                      <w:marBottom w:val="0"/>
                      <w:divBdr>
                        <w:top w:val="none" w:sz="0" w:space="0" w:color="auto"/>
                        <w:left w:val="none" w:sz="0" w:space="0" w:color="auto"/>
                        <w:bottom w:val="none" w:sz="0" w:space="0" w:color="auto"/>
                        <w:right w:val="none" w:sz="0" w:space="0" w:color="auto"/>
                      </w:divBdr>
                    </w:div>
                  </w:divsChild>
                </w:div>
                <w:div w:id="277680463">
                  <w:marLeft w:val="0"/>
                  <w:marRight w:val="0"/>
                  <w:marTop w:val="0"/>
                  <w:marBottom w:val="0"/>
                  <w:divBdr>
                    <w:top w:val="none" w:sz="0" w:space="0" w:color="auto"/>
                    <w:left w:val="none" w:sz="0" w:space="0" w:color="auto"/>
                    <w:bottom w:val="none" w:sz="0" w:space="0" w:color="auto"/>
                    <w:right w:val="none" w:sz="0" w:space="0" w:color="auto"/>
                  </w:divBdr>
                  <w:divsChild>
                    <w:div w:id="774053427">
                      <w:marLeft w:val="0"/>
                      <w:marRight w:val="0"/>
                      <w:marTop w:val="0"/>
                      <w:marBottom w:val="0"/>
                      <w:divBdr>
                        <w:top w:val="none" w:sz="0" w:space="0" w:color="auto"/>
                        <w:left w:val="none" w:sz="0" w:space="0" w:color="auto"/>
                        <w:bottom w:val="none" w:sz="0" w:space="0" w:color="auto"/>
                        <w:right w:val="none" w:sz="0" w:space="0" w:color="auto"/>
                      </w:divBdr>
                    </w:div>
                  </w:divsChild>
                </w:div>
                <w:div w:id="422577371">
                  <w:marLeft w:val="0"/>
                  <w:marRight w:val="0"/>
                  <w:marTop w:val="0"/>
                  <w:marBottom w:val="0"/>
                  <w:divBdr>
                    <w:top w:val="none" w:sz="0" w:space="0" w:color="auto"/>
                    <w:left w:val="none" w:sz="0" w:space="0" w:color="auto"/>
                    <w:bottom w:val="none" w:sz="0" w:space="0" w:color="auto"/>
                    <w:right w:val="none" w:sz="0" w:space="0" w:color="auto"/>
                  </w:divBdr>
                  <w:divsChild>
                    <w:div w:id="1470005191">
                      <w:marLeft w:val="0"/>
                      <w:marRight w:val="0"/>
                      <w:marTop w:val="0"/>
                      <w:marBottom w:val="0"/>
                      <w:divBdr>
                        <w:top w:val="none" w:sz="0" w:space="0" w:color="auto"/>
                        <w:left w:val="none" w:sz="0" w:space="0" w:color="auto"/>
                        <w:bottom w:val="none" w:sz="0" w:space="0" w:color="auto"/>
                        <w:right w:val="none" w:sz="0" w:space="0" w:color="auto"/>
                      </w:divBdr>
                    </w:div>
                  </w:divsChild>
                </w:div>
                <w:div w:id="440035889">
                  <w:marLeft w:val="0"/>
                  <w:marRight w:val="0"/>
                  <w:marTop w:val="0"/>
                  <w:marBottom w:val="0"/>
                  <w:divBdr>
                    <w:top w:val="none" w:sz="0" w:space="0" w:color="auto"/>
                    <w:left w:val="none" w:sz="0" w:space="0" w:color="auto"/>
                    <w:bottom w:val="none" w:sz="0" w:space="0" w:color="auto"/>
                    <w:right w:val="none" w:sz="0" w:space="0" w:color="auto"/>
                  </w:divBdr>
                  <w:divsChild>
                    <w:div w:id="1953895076">
                      <w:marLeft w:val="0"/>
                      <w:marRight w:val="0"/>
                      <w:marTop w:val="0"/>
                      <w:marBottom w:val="0"/>
                      <w:divBdr>
                        <w:top w:val="none" w:sz="0" w:space="0" w:color="auto"/>
                        <w:left w:val="none" w:sz="0" w:space="0" w:color="auto"/>
                        <w:bottom w:val="none" w:sz="0" w:space="0" w:color="auto"/>
                        <w:right w:val="none" w:sz="0" w:space="0" w:color="auto"/>
                      </w:divBdr>
                    </w:div>
                  </w:divsChild>
                </w:div>
                <w:div w:id="457990559">
                  <w:marLeft w:val="0"/>
                  <w:marRight w:val="0"/>
                  <w:marTop w:val="0"/>
                  <w:marBottom w:val="0"/>
                  <w:divBdr>
                    <w:top w:val="none" w:sz="0" w:space="0" w:color="auto"/>
                    <w:left w:val="none" w:sz="0" w:space="0" w:color="auto"/>
                    <w:bottom w:val="none" w:sz="0" w:space="0" w:color="auto"/>
                    <w:right w:val="none" w:sz="0" w:space="0" w:color="auto"/>
                  </w:divBdr>
                  <w:divsChild>
                    <w:div w:id="942957656">
                      <w:marLeft w:val="0"/>
                      <w:marRight w:val="0"/>
                      <w:marTop w:val="0"/>
                      <w:marBottom w:val="0"/>
                      <w:divBdr>
                        <w:top w:val="none" w:sz="0" w:space="0" w:color="auto"/>
                        <w:left w:val="none" w:sz="0" w:space="0" w:color="auto"/>
                        <w:bottom w:val="none" w:sz="0" w:space="0" w:color="auto"/>
                        <w:right w:val="none" w:sz="0" w:space="0" w:color="auto"/>
                      </w:divBdr>
                    </w:div>
                  </w:divsChild>
                </w:div>
                <w:div w:id="491989417">
                  <w:marLeft w:val="0"/>
                  <w:marRight w:val="0"/>
                  <w:marTop w:val="0"/>
                  <w:marBottom w:val="0"/>
                  <w:divBdr>
                    <w:top w:val="none" w:sz="0" w:space="0" w:color="auto"/>
                    <w:left w:val="none" w:sz="0" w:space="0" w:color="auto"/>
                    <w:bottom w:val="none" w:sz="0" w:space="0" w:color="auto"/>
                    <w:right w:val="none" w:sz="0" w:space="0" w:color="auto"/>
                  </w:divBdr>
                  <w:divsChild>
                    <w:div w:id="675887632">
                      <w:marLeft w:val="0"/>
                      <w:marRight w:val="0"/>
                      <w:marTop w:val="0"/>
                      <w:marBottom w:val="0"/>
                      <w:divBdr>
                        <w:top w:val="none" w:sz="0" w:space="0" w:color="auto"/>
                        <w:left w:val="none" w:sz="0" w:space="0" w:color="auto"/>
                        <w:bottom w:val="none" w:sz="0" w:space="0" w:color="auto"/>
                        <w:right w:val="none" w:sz="0" w:space="0" w:color="auto"/>
                      </w:divBdr>
                    </w:div>
                    <w:div w:id="1118641725">
                      <w:marLeft w:val="0"/>
                      <w:marRight w:val="0"/>
                      <w:marTop w:val="0"/>
                      <w:marBottom w:val="0"/>
                      <w:divBdr>
                        <w:top w:val="none" w:sz="0" w:space="0" w:color="auto"/>
                        <w:left w:val="none" w:sz="0" w:space="0" w:color="auto"/>
                        <w:bottom w:val="none" w:sz="0" w:space="0" w:color="auto"/>
                        <w:right w:val="none" w:sz="0" w:space="0" w:color="auto"/>
                      </w:divBdr>
                    </w:div>
                  </w:divsChild>
                </w:div>
                <w:div w:id="506865471">
                  <w:marLeft w:val="0"/>
                  <w:marRight w:val="0"/>
                  <w:marTop w:val="0"/>
                  <w:marBottom w:val="0"/>
                  <w:divBdr>
                    <w:top w:val="none" w:sz="0" w:space="0" w:color="auto"/>
                    <w:left w:val="none" w:sz="0" w:space="0" w:color="auto"/>
                    <w:bottom w:val="none" w:sz="0" w:space="0" w:color="auto"/>
                    <w:right w:val="none" w:sz="0" w:space="0" w:color="auto"/>
                  </w:divBdr>
                  <w:divsChild>
                    <w:div w:id="365521758">
                      <w:marLeft w:val="0"/>
                      <w:marRight w:val="0"/>
                      <w:marTop w:val="0"/>
                      <w:marBottom w:val="0"/>
                      <w:divBdr>
                        <w:top w:val="none" w:sz="0" w:space="0" w:color="auto"/>
                        <w:left w:val="none" w:sz="0" w:space="0" w:color="auto"/>
                        <w:bottom w:val="none" w:sz="0" w:space="0" w:color="auto"/>
                        <w:right w:val="none" w:sz="0" w:space="0" w:color="auto"/>
                      </w:divBdr>
                    </w:div>
                  </w:divsChild>
                </w:div>
                <w:div w:id="536046890">
                  <w:marLeft w:val="0"/>
                  <w:marRight w:val="0"/>
                  <w:marTop w:val="0"/>
                  <w:marBottom w:val="0"/>
                  <w:divBdr>
                    <w:top w:val="none" w:sz="0" w:space="0" w:color="auto"/>
                    <w:left w:val="none" w:sz="0" w:space="0" w:color="auto"/>
                    <w:bottom w:val="none" w:sz="0" w:space="0" w:color="auto"/>
                    <w:right w:val="none" w:sz="0" w:space="0" w:color="auto"/>
                  </w:divBdr>
                  <w:divsChild>
                    <w:div w:id="573201532">
                      <w:marLeft w:val="0"/>
                      <w:marRight w:val="0"/>
                      <w:marTop w:val="0"/>
                      <w:marBottom w:val="0"/>
                      <w:divBdr>
                        <w:top w:val="none" w:sz="0" w:space="0" w:color="auto"/>
                        <w:left w:val="none" w:sz="0" w:space="0" w:color="auto"/>
                        <w:bottom w:val="none" w:sz="0" w:space="0" w:color="auto"/>
                        <w:right w:val="none" w:sz="0" w:space="0" w:color="auto"/>
                      </w:divBdr>
                    </w:div>
                  </w:divsChild>
                </w:div>
                <w:div w:id="568076776">
                  <w:marLeft w:val="0"/>
                  <w:marRight w:val="0"/>
                  <w:marTop w:val="0"/>
                  <w:marBottom w:val="0"/>
                  <w:divBdr>
                    <w:top w:val="none" w:sz="0" w:space="0" w:color="auto"/>
                    <w:left w:val="none" w:sz="0" w:space="0" w:color="auto"/>
                    <w:bottom w:val="none" w:sz="0" w:space="0" w:color="auto"/>
                    <w:right w:val="none" w:sz="0" w:space="0" w:color="auto"/>
                  </w:divBdr>
                  <w:divsChild>
                    <w:div w:id="9306613">
                      <w:marLeft w:val="0"/>
                      <w:marRight w:val="0"/>
                      <w:marTop w:val="0"/>
                      <w:marBottom w:val="0"/>
                      <w:divBdr>
                        <w:top w:val="none" w:sz="0" w:space="0" w:color="auto"/>
                        <w:left w:val="none" w:sz="0" w:space="0" w:color="auto"/>
                        <w:bottom w:val="none" w:sz="0" w:space="0" w:color="auto"/>
                        <w:right w:val="none" w:sz="0" w:space="0" w:color="auto"/>
                      </w:divBdr>
                    </w:div>
                  </w:divsChild>
                </w:div>
                <w:div w:id="593317762">
                  <w:marLeft w:val="0"/>
                  <w:marRight w:val="0"/>
                  <w:marTop w:val="0"/>
                  <w:marBottom w:val="0"/>
                  <w:divBdr>
                    <w:top w:val="none" w:sz="0" w:space="0" w:color="auto"/>
                    <w:left w:val="none" w:sz="0" w:space="0" w:color="auto"/>
                    <w:bottom w:val="none" w:sz="0" w:space="0" w:color="auto"/>
                    <w:right w:val="none" w:sz="0" w:space="0" w:color="auto"/>
                  </w:divBdr>
                  <w:divsChild>
                    <w:div w:id="1164514423">
                      <w:marLeft w:val="0"/>
                      <w:marRight w:val="0"/>
                      <w:marTop w:val="0"/>
                      <w:marBottom w:val="0"/>
                      <w:divBdr>
                        <w:top w:val="none" w:sz="0" w:space="0" w:color="auto"/>
                        <w:left w:val="none" w:sz="0" w:space="0" w:color="auto"/>
                        <w:bottom w:val="none" w:sz="0" w:space="0" w:color="auto"/>
                        <w:right w:val="none" w:sz="0" w:space="0" w:color="auto"/>
                      </w:divBdr>
                    </w:div>
                  </w:divsChild>
                </w:div>
                <w:div w:id="626356125">
                  <w:marLeft w:val="0"/>
                  <w:marRight w:val="0"/>
                  <w:marTop w:val="0"/>
                  <w:marBottom w:val="0"/>
                  <w:divBdr>
                    <w:top w:val="none" w:sz="0" w:space="0" w:color="auto"/>
                    <w:left w:val="none" w:sz="0" w:space="0" w:color="auto"/>
                    <w:bottom w:val="none" w:sz="0" w:space="0" w:color="auto"/>
                    <w:right w:val="none" w:sz="0" w:space="0" w:color="auto"/>
                  </w:divBdr>
                  <w:divsChild>
                    <w:div w:id="1677878874">
                      <w:marLeft w:val="0"/>
                      <w:marRight w:val="0"/>
                      <w:marTop w:val="0"/>
                      <w:marBottom w:val="0"/>
                      <w:divBdr>
                        <w:top w:val="none" w:sz="0" w:space="0" w:color="auto"/>
                        <w:left w:val="none" w:sz="0" w:space="0" w:color="auto"/>
                        <w:bottom w:val="none" w:sz="0" w:space="0" w:color="auto"/>
                        <w:right w:val="none" w:sz="0" w:space="0" w:color="auto"/>
                      </w:divBdr>
                    </w:div>
                  </w:divsChild>
                </w:div>
                <w:div w:id="637031350">
                  <w:marLeft w:val="0"/>
                  <w:marRight w:val="0"/>
                  <w:marTop w:val="0"/>
                  <w:marBottom w:val="0"/>
                  <w:divBdr>
                    <w:top w:val="none" w:sz="0" w:space="0" w:color="auto"/>
                    <w:left w:val="none" w:sz="0" w:space="0" w:color="auto"/>
                    <w:bottom w:val="none" w:sz="0" w:space="0" w:color="auto"/>
                    <w:right w:val="none" w:sz="0" w:space="0" w:color="auto"/>
                  </w:divBdr>
                  <w:divsChild>
                    <w:div w:id="1229995744">
                      <w:marLeft w:val="0"/>
                      <w:marRight w:val="0"/>
                      <w:marTop w:val="0"/>
                      <w:marBottom w:val="0"/>
                      <w:divBdr>
                        <w:top w:val="none" w:sz="0" w:space="0" w:color="auto"/>
                        <w:left w:val="none" w:sz="0" w:space="0" w:color="auto"/>
                        <w:bottom w:val="none" w:sz="0" w:space="0" w:color="auto"/>
                        <w:right w:val="none" w:sz="0" w:space="0" w:color="auto"/>
                      </w:divBdr>
                    </w:div>
                  </w:divsChild>
                </w:div>
                <w:div w:id="687829409">
                  <w:marLeft w:val="0"/>
                  <w:marRight w:val="0"/>
                  <w:marTop w:val="0"/>
                  <w:marBottom w:val="0"/>
                  <w:divBdr>
                    <w:top w:val="none" w:sz="0" w:space="0" w:color="auto"/>
                    <w:left w:val="none" w:sz="0" w:space="0" w:color="auto"/>
                    <w:bottom w:val="none" w:sz="0" w:space="0" w:color="auto"/>
                    <w:right w:val="none" w:sz="0" w:space="0" w:color="auto"/>
                  </w:divBdr>
                  <w:divsChild>
                    <w:div w:id="315112753">
                      <w:marLeft w:val="0"/>
                      <w:marRight w:val="0"/>
                      <w:marTop w:val="0"/>
                      <w:marBottom w:val="0"/>
                      <w:divBdr>
                        <w:top w:val="none" w:sz="0" w:space="0" w:color="auto"/>
                        <w:left w:val="none" w:sz="0" w:space="0" w:color="auto"/>
                        <w:bottom w:val="none" w:sz="0" w:space="0" w:color="auto"/>
                        <w:right w:val="none" w:sz="0" w:space="0" w:color="auto"/>
                      </w:divBdr>
                    </w:div>
                  </w:divsChild>
                </w:div>
                <w:div w:id="689112395">
                  <w:marLeft w:val="0"/>
                  <w:marRight w:val="0"/>
                  <w:marTop w:val="0"/>
                  <w:marBottom w:val="0"/>
                  <w:divBdr>
                    <w:top w:val="none" w:sz="0" w:space="0" w:color="auto"/>
                    <w:left w:val="none" w:sz="0" w:space="0" w:color="auto"/>
                    <w:bottom w:val="none" w:sz="0" w:space="0" w:color="auto"/>
                    <w:right w:val="none" w:sz="0" w:space="0" w:color="auto"/>
                  </w:divBdr>
                  <w:divsChild>
                    <w:div w:id="1455097260">
                      <w:marLeft w:val="0"/>
                      <w:marRight w:val="0"/>
                      <w:marTop w:val="0"/>
                      <w:marBottom w:val="0"/>
                      <w:divBdr>
                        <w:top w:val="none" w:sz="0" w:space="0" w:color="auto"/>
                        <w:left w:val="none" w:sz="0" w:space="0" w:color="auto"/>
                        <w:bottom w:val="none" w:sz="0" w:space="0" w:color="auto"/>
                        <w:right w:val="none" w:sz="0" w:space="0" w:color="auto"/>
                      </w:divBdr>
                    </w:div>
                  </w:divsChild>
                </w:div>
                <w:div w:id="707490396">
                  <w:marLeft w:val="0"/>
                  <w:marRight w:val="0"/>
                  <w:marTop w:val="0"/>
                  <w:marBottom w:val="0"/>
                  <w:divBdr>
                    <w:top w:val="none" w:sz="0" w:space="0" w:color="auto"/>
                    <w:left w:val="none" w:sz="0" w:space="0" w:color="auto"/>
                    <w:bottom w:val="none" w:sz="0" w:space="0" w:color="auto"/>
                    <w:right w:val="none" w:sz="0" w:space="0" w:color="auto"/>
                  </w:divBdr>
                  <w:divsChild>
                    <w:div w:id="1914508834">
                      <w:marLeft w:val="0"/>
                      <w:marRight w:val="0"/>
                      <w:marTop w:val="0"/>
                      <w:marBottom w:val="0"/>
                      <w:divBdr>
                        <w:top w:val="none" w:sz="0" w:space="0" w:color="auto"/>
                        <w:left w:val="none" w:sz="0" w:space="0" w:color="auto"/>
                        <w:bottom w:val="none" w:sz="0" w:space="0" w:color="auto"/>
                        <w:right w:val="none" w:sz="0" w:space="0" w:color="auto"/>
                      </w:divBdr>
                    </w:div>
                  </w:divsChild>
                </w:div>
                <w:div w:id="718819565">
                  <w:marLeft w:val="0"/>
                  <w:marRight w:val="0"/>
                  <w:marTop w:val="0"/>
                  <w:marBottom w:val="0"/>
                  <w:divBdr>
                    <w:top w:val="none" w:sz="0" w:space="0" w:color="auto"/>
                    <w:left w:val="none" w:sz="0" w:space="0" w:color="auto"/>
                    <w:bottom w:val="none" w:sz="0" w:space="0" w:color="auto"/>
                    <w:right w:val="none" w:sz="0" w:space="0" w:color="auto"/>
                  </w:divBdr>
                  <w:divsChild>
                    <w:div w:id="735200712">
                      <w:marLeft w:val="0"/>
                      <w:marRight w:val="0"/>
                      <w:marTop w:val="0"/>
                      <w:marBottom w:val="0"/>
                      <w:divBdr>
                        <w:top w:val="none" w:sz="0" w:space="0" w:color="auto"/>
                        <w:left w:val="none" w:sz="0" w:space="0" w:color="auto"/>
                        <w:bottom w:val="none" w:sz="0" w:space="0" w:color="auto"/>
                        <w:right w:val="none" w:sz="0" w:space="0" w:color="auto"/>
                      </w:divBdr>
                    </w:div>
                  </w:divsChild>
                </w:div>
                <w:div w:id="730664262">
                  <w:marLeft w:val="0"/>
                  <w:marRight w:val="0"/>
                  <w:marTop w:val="0"/>
                  <w:marBottom w:val="0"/>
                  <w:divBdr>
                    <w:top w:val="none" w:sz="0" w:space="0" w:color="auto"/>
                    <w:left w:val="none" w:sz="0" w:space="0" w:color="auto"/>
                    <w:bottom w:val="none" w:sz="0" w:space="0" w:color="auto"/>
                    <w:right w:val="none" w:sz="0" w:space="0" w:color="auto"/>
                  </w:divBdr>
                  <w:divsChild>
                    <w:div w:id="2058235511">
                      <w:marLeft w:val="0"/>
                      <w:marRight w:val="0"/>
                      <w:marTop w:val="0"/>
                      <w:marBottom w:val="0"/>
                      <w:divBdr>
                        <w:top w:val="none" w:sz="0" w:space="0" w:color="auto"/>
                        <w:left w:val="none" w:sz="0" w:space="0" w:color="auto"/>
                        <w:bottom w:val="none" w:sz="0" w:space="0" w:color="auto"/>
                        <w:right w:val="none" w:sz="0" w:space="0" w:color="auto"/>
                      </w:divBdr>
                    </w:div>
                  </w:divsChild>
                </w:div>
                <w:div w:id="736056198">
                  <w:marLeft w:val="0"/>
                  <w:marRight w:val="0"/>
                  <w:marTop w:val="0"/>
                  <w:marBottom w:val="0"/>
                  <w:divBdr>
                    <w:top w:val="none" w:sz="0" w:space="0" w:color="auto"/>
                    <w:left w:val="none" w:sz="0" w:space="0" w:color="auto"/>
                    <w:bottom w:val="none" w:sz="0" w:space="0" w:color="auto"/>
                    <w:right w:val="none" w:sz="0" w:space="0" w:color="auto"/>
                  </w:divBdr>
                  <w:divsChild>
                    <w:div w:id="1407344381">
                      <w:marLeft w:val="0"/>
                      <w:marRight w:val="0"/>
                      <w:marTop w:val="0"/>
                      <w:marBottom w:val="0"/>
                      <w:divBdr>
                        <w:top w:val="none" w:sz="0" w:space="0" w:color="auto"/>
                        <w:left w:val="none" w:sz="0" w:space="0" w:color="auto"/>
                        <w:bottom w:val="none" w:sz="0" w:space="0" w:color="auto"/>
                        <w:right w:val="none" w:sz="0" w:space="0" w:color="auto"/>
                      </w:divBdr>
                    </w:div>
                  </w:divsChild>
                </w:div>
                <w:div w:id="751633001">
                  <w:marLeft w:val="0"/>
                  <w:marRight w:val="0"/>
                  <w:marTop w:val="0"/>
                  <w:marBottom w:val="0"/>
                  <w:divBdr>
                    <w:top w:val="none" w:sz="0" w:space="0" w:color="auto"/>
                    <w:left w:val="none" w:sz="0" w:space="0" w:color="auto"/>
                    <w:bottom w:val="none" w:sz="0" w:space="0" w:color="auto"/>
                    <w:right w:val="none" w:sz="0" w:space="0" w:color="auto"/>
                  </w:divBdr>
                  <w:divsChild>
                    <w:div w:id="720131873">
                      <w:marLeft w:val="0"/>
                      <w:marRight w:val="0"/>
                      <w:marTop w:val="0"/>
                      <w:marBottom w:val="0"/>
                      <w:divBdr>
                        <w:top w:val="none" w:sz="0" w:space="0" w:color="auto"/>
                        <w:left w:val="none" w:sz="0" w:space="0" w:color="auto"/>
                        <w:bottom w:val="none" w:sz="0" w:space="0" w:color="auto"/>
                        <w:right w:val="none" w:sz="0" w:space="0" w:color="auto"/>
                      </w:divBdr>
                    </w:div>
                  </w:divsChild>
                </w:div>
                <w:div w:id="822431655">
                  <w:marLeft w:val="0"/>
                  <w:marRight w:val="0"/>
                  <w:marTop w:val="0"/>
                  <w:marBottom w:val="0"/>
                  <w:divBdr>
                    <w:top w:val="none" w:sz="0" w:space="0" w:color="auto"/>
                    <w:left w:val="none" w:sz="0" w:space="0" w:color="auto"/>
                    <w:bottom w:val="none" w:sz="0" w:space="0" w:color="auto"/>
                    <w:right w:val="none" w:sz="0" w:space="0" w:color="auto"/>
                  </w:divBdr>
                  <w:divsChild>
                    <w:div w:id="288626877">
                      <w:marLeft w:val="0"/>
                      <w:marRight w:val="0"/>
                      <w:marTop w:val="0"/>
                      <w:marBottom w:val="0"/>
                      <w:divBdr>
                        <w:top w:val="none" w:sz="0" w:space="0" w:color="auto"/>
                        <w:left w:val="none" w:sz="0" w:space="0" w:color="auto"/>
                        <w:bottom w:val="none" w:sz="0" w:space="0" w:color="auto"/>
                        <w:right w:val="none" w:sz="0" w:space="0" w:color="auto"/>
                      </w:divBdr>
                    </w:div>
                    <w:div w:id="666132945">
                      <w:marLeft w:val="0"/>
                      <w:marRight w:val="0"/>
                      <w:marTop w:val="0"/>
                      <w:marBottom w:val="0"/>
                      <w:divBdr>
                        <w:top w:val="none" w:sz="0" w:space="0" w:color="auto"/>
                        <w:left w:val="none" w:sz="0" w:space="0" w:color="auto"/>
                        <w:bottom w:val="none" w:sz="0" w:space="0" w:color="auto"/>
                        <w:right w:val="none" w:sz="0" w:space="0" w:color="auto"/>
                      </w:divBdr>
                    </w:div>
                  </w:divsChild>
                </w:div>
                <w:div w:id="826090146">
                  <w:marLeft w:val="0"/>
                  <w:marRight w:val="0"/>
                  <w:marTop w:val="0"/>
                  <w:marBottom w:val="0"/>
                  <w:divBdr>
                    <w:top w:val="none" w:sz="0" w:space="0" w:color="auto"/>
                    <w:left w:val="none" w:sz="0" w:space="0" w:color="auto"/>
                    <w:bottom w:val="none" w:sz="0" w:space="0" w:color="auto"/>
                    <w:right w:val="none" w:sz="0" w:space="0" w:color="auto"/>
                  </w:divBdr>
                  <w:divsChild>
                    <w:div w:id="1484658768">
                      <w:marLeft w:val="0"/>
                      <w:marRight w:val="0"/>
                      <w:marTop w:val="0"/>
                      <w:marBottom w:val="0"/>
                      <w:divBdr>
                        <w:top w:val="none" w:sz="0" w:space="0" w:color="auto"/>
                        <w:left w:val="none" w:sz="0" w:space="0" w:color="auto"/>
                        <w:bottom w:val="none" w:sz="0" w:space="0" w:color="auto"/>
                        <w:right w:val="none" w:sz="0" w:space="0" w:color="auto"/>
                      </w:divBdr>
                    </w:div>
                  </w:divsChild>
                </w:div>
                <w:div w:id="868563542">
                  <w:marLeft w:val="0"/>
                  <w:marRight w:val="0"/>
                  <w:marTop w:val="0"/>
                  <w:marBottom w:val="0"/>
                  <w:divBdr>
                    <w:top w:val="none" w:sz="0" w:space="0" w:color="auto"/>
                    <w:left w:val="none" w:sz="0" w:space="0" w:color="auto"/>
                    <w:bottom w:val="none" w:sz="0" w:space="0" w:color="auto"/>
                    <w:right w:val="none" w:sz="0" w:space="0" w:color="auto"/>
                  </w:divBdr>
                  <w:divsChild>
                    <w:div w:id="252130733">
                      <w:marLeft w:val="0"/>
                      <w:marRight w:val="0"/>
                      <w:marTop w:val="0"/>
                      <w:marBottom w:val="0"/>
                      <w:divBdr>
                        <w:top w:val="none" w:sz="0" w:space="0" w:color="auto"/>
                        <w:left w:val="none" w:sz="0" w:space="0" w:color="auto"/>
                        <w:bottom w:val="none" w:sz="0" w:space="0" w:color="auto"/>
                        <w:right w:val="none" w:sz="0" w:space="0" w:color="auto"/>
                      </w:divBdr>
                    </w:div>
                  </w:divsChild>
                </w:div>
                <w:div w:id="869301228">
                  <w:marLeft w:val="0"/>
                  <w:marRight w:val="0"/>
                  <w:marTop w:val="0"/>
                  <w:marBottom w:val="0"/>
                  <w:divBdr>
                    <w:top w:val="none" w:sz="0" w:space="0" w:color="auto"/>
                    <w:left w:val="none" w:sz="0" w:space="0" w:color="auto"/>
                    <w:bottom w:val="none" w:sz="0" w:space="0" w:color="auto"/>
                    <w:right w:val="none" w:sz="0" w:space="0" w:color="auto"/>
                  </w:divBdr>
                  <w:divsChild>
                    <w:div w:id="807212925">
                      <w:marLeft w:val="0"/>
                      <w:marRight w:val="0"/>
                      <w:marTop w:val="0"/>
                      <w:marBottom w:val="0"/>
                      <w:divBdr>
                        <w:top w:val="none" w:sz="0" w:space="0" w:color="auto"/>
                        <w:left w:val="none" w:sz="0" w:space="0" w:color="auto"/>
                        <w:bottom w:val="none" w:sz="0" w:space="0" w:color="auto"/>
                        <w:right w:val="none" w:sz="0" w:space="0" w:color="auto"/>
                      </w:divBdr>
                    </w:div>
                  </w:divsChild>
                </w:div>
                <w:div w:id="906455868">
                  <w:marLeft w:val="0"/>
                  <w:marRight w:val="0"/>
                  <w:marTop w:val="0"/>
                  <w:marBottom w:val="0"/>
                  <w:divBdr>
                    <w:top w:val="none" w:sz="0" w:space="0" w:color="auto"/>
                    <w:left w:val="none" w:sz="0" w:space="0" w:color="auto"/>
                    <w:bottom w:val="none" w:sz="0" w:space="0" w:color="auto"/>
                    <w:right w:val="none" w:sz="0" w:space="0" w:color="auto"/>
                  </w:divBdr>
                  <w:divsChild>
                    <w:div w:id="1139179203">
                      <w:marLeft w:val="0"/>
                      <w:marRight w:val="0"/>
                      <w:marTop w:val="0"/>
                      <w:marBottom w:val="0"/>
                      <w:divBdr>
                        <w:top w:val="none" w:sz="0" w:space="0" w:color="auto"/>
                        <w:left w:val="none" w:sz="0" w:space="0" w:color="auto"/>
                        <w:bottom w:val="none" w:sz="0" w:space="0" w:color="auto"/>
                        <w:right w:val="none" w:sz="0" w:space="0" w:color="auto"/>
                      </w:divBdr>
                    </w:div>
                  </w:divsChild>
                </w:div>
                <w:div w:id="976762589">
                  <w:marLeft w:val="0"/>
                  <w:marRight w:val="0"/>
                  <w:marTop w:val="0"/>
                  <w:marBottom w:val="0"/>
                  <w:divBdr>
                    <w:top w:val="none" w:sz="0" w:space="0" w:color="auto"/>
                    <w:left w:val="none" w:sz="0" w:space="0" w:color="auto"/>
                    <w:bottom w:val="none" w:sz="0" w:space="0" w:color="auto"/>
                    <w:right w:val="none" w:sz="0" w:space="0" w:color="auto"/>
                  </w:divBdr>
                  <w:divsChild>
                    <w:div w:id="2134012517">
                      <w:marLeft w:val="0"/>
                      <w:marRight w:val="0"/>
                      <w:marTop w:val="0"/>
                      <w:marBottom w:val="0"/>
                      <w:divBdr>
                        <w:top w:val="none" w:sz="0" w:space="0" w:color="auto"/>
                        <w:left w:val="none" w:sz="0" w:space="0" w:color="auto"/>
                        <w:bottom w:val="none" w:sz="0" w:space="0" w:color="auto"/>
                        <w:right w:val="none" w:sz="0" w:space="0" w:color="auto"/>
                      </w:divBdr>
                    </w:div>
                  </w:divsChild>
                </w:div>
                <w:div w:id="994070074">
                  <w:marLeft w:val="0"/>
                  <w:marRight w:val="0"/>
                  <w:marTop w:val="0"/>
                  <w:marBottom w:val="0"/>
                  <w:divBdr>
                    <w:top w:val="none" w:sz="0" w:space="0" w:color="auto"/>
                    <w:left w:val="none" w:sz="0" w:space="0" w:color="auto"/>
                    <w:bottom w:val="none" w:sz="0" w:space="0" w:color="auto"/>
                    <w:right w:val="none" w:sz="0" w:space="0" w:color="auto"/>
                  </w:divBdr>
                  <w:divsChild>
                    <w:div w:id="415177778">
                      <w:marLeft w:val="0"/>
                      <w:marRight w:val="0"/>
                      <w:marTop w:val="0"/>
                      <w:marBottom w:val="0"/>
                      <w:divBdr>
                        <w:top w:val="none" w:sz="0" w:space="0" w:color="auto"/>
                        <w:left w:val="none" w:sz="0" w:space="0" w:color="auto"/>
                        <w:bottom w:val="none" w:sz="0" w:space="0" w:color="auto"/>
                        <w:right w:val="none" w:sz="0" w:space="0" w:color="auto"/>
                      </w:divBdr>
                    </w:div>
                    <w:div w:id="1287156638">
                      <w:marLeft w:val="0"/>
                      <w:marRight w:val="0"/>
                      <w:marTop w:val="0"/>
                      <w:marBottom w:val="0"/>
                      <w:divBdr>
                        <w:top w:val="none" w:sz="0" w:space="0" w:color="auto"/>
                        <w:left w:val="none" w:sz="0" w:space="0" w:color="auto"/>
                        <w:bottom w:val="none" w:sz="0" w:space="0" w:color="auto"/>
                        <w:right w:val="none" w:sz="0" w:space="0" w:color="auto"/>
                      </w:divBdr>
                    </w:div>
                  </w:divsChild>
                </w:div>
                <w:div w:id="1018658186">
                  <w:marLeft w:val="0"/>
                  <w:marRight w:val="0"/>
                  <w:marTop w:val="0"/>
                  <w:marBottom w:val="0"/>
                  <w:divBdr>
                    <w:top w:val="none" w:sz="0" w:space="0" w:color="auto"/>
                    <w:left w:val="none" w:sz="0" w:space="0" w:color="auto"/>
                    <w:bottom w:val="none" w:sz="0" w:space="0" w:color="auto"/>
                    <w:right w:val="none" w:sz="0" w:space="0" w:color="auto"/>
                  </w:divBdr>
                  <w:divsChild>
                    <w:div w:id="1752195110">
                      <w:marLeft w:val="0"/>
                      <w:marRight w:val="0"/>
                      <w:marTop w:val="0"/>
                      <w:marBottom w:val="0"/>
                      <w:divBdr>
                        <w:top w:val="none" w:sz="0" w:space="0" w:color="auto"/>
                        <w:left w:val="none" w:sz="0" w:space="0" w:color="auto"/>
                        <w:bottom w:val="none" w:sz="0" w:space="0" w:color="auto"/>
                        <w:right w:val="none" w:sz="0" w:space="0" w:color="auto"/>
                      </w:divBdr>
                    </w:div>
                  </w:divsChild>
                </w:div>
                <w:div w:id="1068117535">
                  <w:marLeft w:val="0"/>
                  <w:marRight w:val="0"/>
                  <w:marTop w:val="0"/>
                  <w:marBottom w:val="0"/>
                  <w:divBdr>
                    <w:top w:val="none" w:sz="0" w:space="0" w:color="auto"/>
                    <w:left w:val="none" w:sz="0" w:space="0" w:color="auto"/>
                    <w:bottom w:val="none" w:sz="0" w:space="0" w:color="auto"/>
                    <w:right w:val="none" w:sz="0" w:space="0" w:color="auto"/>
                  </w:divBdr>
                  <w:divsChild>
                    <w:div w:id="841550360">
                      <w:marLeft w:val="0"/>
                      <w:marRight w:val="0"/>
                      <w:marTop w:val="0"/>
                      <w:marBottom w:val="0"/>
                      <w:divBdr>
                        <w:top w:val="none" w:sz="0" w:space="0" w:color="auto"/>
                        <w:left w:val="none" w:sz="0" w:space="0" w:color="auto"/>
                        <w:bottom w:val="none" w:sz="0" w:space="0" w:color="auto"/>
                        <w:right w:val="none" w:sz="0" w:space="0" w:color="auto"/>
                      </w:divBdr>
                    </w:div>
                  </w:divsChild>
                </w:div>
                <w:div w:id="1180463114">
                  <w:marLeft w:val="0"/>
                  <w:marRight w:val="0"/>
                  <w:marTop w:val="0"/>
                  <w:marBottom w:val="0"/>
                  <w:divBdr>
                    <w:top w:val="none" w:sz="0" w:space="0" w:color="auto"/>
                    <w:left w:val="none" w:sz="0" w:space="0" w:color="auto"/>
                    <w:bottom w:val="none" w:sz="0" w:space="0" w:color="auto"/>
                    <w:right w:val="none" w:sz="0" w:space="0" w:color="auto"/>
                  </w:divBdr>
                  <w:divsChild>
                    <w:div w:id="125245070">
                      <w:marLeft w:val="0"/>
                      <w:marRight w:val="0"/>
                      <w:marTop w:val="0"/>
                      <w:marBottom w:val="0"/>
                      <w:divBdr>
                        <w:top w:val="none" w:sz="0" w:space="0" w:color="auto"/>
                        <w:left w:val="none" w:sz="0" w:space="0" w:color="auto"/>
                        <w:bottom w:val="none" w:sz="0" w:space="0" w:color="auto"/>
                        <w:right w:val="none" w:sz="0" w:space="0" w:color="auto"/>
                      </w:divBdr>
                    </w:div>
                  </w:divsChild>
                </w:div>
                <w:div w:id="1183326825">
                  <w:marLeft w:val="0"/>
                  <w:marRight w:val="0"/>
                  <w:marTop w:val="0"/>
                  <w:marBottom w:val="0"/>
                  <w:divBdr>
                    <w:top w:val="none" w:sz="0" w:space="0" w:color="auto"/>
                    <w:left w:val="none" w:sz="0" w:space="0" w:color="auto"/>
                    <w:bottom w:val="none" w:sz="0" w:space="0" w:color="auto"/>
                    <w:right w:val="none" w:sz="0" w:space="0" w:color="auto"/>
                  </w:divBdr>
                  <w:divsChild>
                    <w:div w:id="229196426">
                      <w:marLeft w:val="0"/>
                      <w:marRight w:val="0"/>
                      <w:marTop w:val="0"/>
                      <w:marBottom w:val="0"/>
                      <w:divBdr>
                        <w:top w:val="none" w:sz="0" w:space="0" w:color="auto"/>
                        <w:left w:val="none" w:sz="0" w:space="0" w:color="auto"/>
                        <w:bottom w:val="none" w:sz="0" w:space="0" w:color="auto"/>
                        <w:right w:val="none" w:sz="0" w:space="0" w:color="auto"/>
                      </w:divBdr>
                    </w:div>
                  </w:divsChild>
                </w:div>
                <w:div w:id="1263998876">
                  <w:marLeft w:val="0"/>
                  <w:marRight w:val="0"/>
                  <w:marTop w:val="0"/>
                  <w:marBottom w:val="0"/>
                  <w:divBdr>
                    <w:top w:val="none" w:sz="0" w:space="0" w:color="auto"/>
                    <w:left w:val="none" w:sz="0" w:space="0" w:color="auto"/>
                    <w:bottom w:val="none" w:sz="0" w:space="0" w:color="auto"/>
                    <w:right w:val="none" w:sz="0" w:space="0" w:color="auto"/>
                  </w:divBdr>
                  <w:divsChild>
                    <w:div w:id="1582791814">
                      <w:marLeft w:val="0"/>
                      <w:marRight w:val="0"/>
                      <w:marTop w:val="0"/>
                      <w:marBottom w:val="0"/>
                      <w:divBdr>
                        <w:top w:val="none" w:sz="0" w:space="0" w:color="auto"/>
                        <w:left w:val="none" w:sz="0" w:space="0" w:color="auto"/>
                        <w:bottom w:val="none" w:sz="0" w:space="0" w:color="auto"/>
                        <w:right w:val="none" w:sz="0" w:space="0" w:color="auto"/>
                      </w:divBdr>
                    </w:div>
                  </w:divsChild>
                </w:div>
                <w:div w:id="1282806279">
                  <w:marLeft w:val="0"/>
                  <w:marRight w:val="0"/>
                  <w:marTop w:val="0"/>
                  <w:marBottom w:val="0"/>
                  <w:divBdr>
                    <w:top w:val="none" w:sz="0" w:space="0" w:color="auto"/>
                    <w:left w:val="none" w:sz="0" w:space="0" w:color="auto"/>
                    <w:bottom w:val="none" w:sz="0" w:space="0" w:color="auto"/>
                    <w:right w:val="none" w:sz="0" w:space="0" w:color="auto"/>
                  </w:divBdr>
                  <w:divsChild>
                    <w:div w:id="1214193198">
                      <w:marLeft w:val="0"/>
                      <w:marRight w:val="0"/>
                      <w:marTop w:val="0"/>
                      <w:marBottom w:val="0"/>
                      <w:divBdr>
                        <w:top w:val="none" w:sz="0" w:space="0" w:color="auto"/>
                        <w:left w:val="none" w:sz="0" w:space="0" w:color="auto"/>
                        <w:bottom w:val="none" w:sz="0" w:space="0" w:color="auto"/>
                        <w:right w:val="none" w:sz="0" w:space="0" w:color="auto"/>
                      </w:divBdr>
                    </w:div>
                  </w:divsChild>
                </w:div>
                <w:div w:id="1339776375">
                  <w:marLeft w:val="0"/>
                  <w:marRight w:val="0"/>
                  <w:marTop w:val="0"/>
                  <w:marBottom w:val="0"/>
                  <w:divBdr>
                    <w:top w:val="none" w:sz="0" w:space="0" w:color="auto"/>
                    <w:left w:val="none" w:sz="0" w:space="0" w:color="auto"/>
                    <w:bottom w:val="none" w:sz="0" w:space="0" w:color="auto"/>
                    <w:right w:val="none" w:sz="0" w:space="0" w:color="auto"/>
                  </w:divBdr>
                  <w:divsChild>
                    <w:div w:id="277419889">
                      <w:marLeft w:val="0"/>
                      <w:marRight w:val="0"/>
                      <w:marTop w:val="0"/>
                      <w:marBottom w:val="0"/>
                      <w:divBdr>
                        <w:top w:val="none" w:sz="0" w:space="0" w:color="auto"/>
                        <w:left w:val="none" w:sz="0" w:space="0" w:color="auto"/>
                        <w:bottom w:val="none" w:sz="0" w:space="0" w:color="auto"/>
                        <w:right w:val="none" w:sz="0" w:space="0" w:color="auto"/>
                      </w:divBdr>
                    </w:div>
                  </w:divsChild>
                </w:div>
                <w:div w:id="1378355625">
                  <w:marLeft w:val="0"/>
                  <w:marRight w:val="0"/>
                  <w:marTop w:val="0"/>
                  <w:marBottom w:val="0"/>
                  <w:divBdr>
                    <w:top w:val="none" w:sz="0" w:space="0" w:color="auto"/>
                    <w:left w:val="none" w:sz="0" w:space="0" w:color="auto"/>
                    <w:bottom w:val="none" w:sz="0" w:space="0" w:color="auto"/>
                    <w:right w:val="none" w:sz="0" w:space="0" w:color="auto"/>
                  </w:divBdr>
                  <w:divsChild>
                    <w:div w:id="958991059">
                      <w:marLeft w:val="0"/>
                      <w:marRight w:val="0"/>
                      <w:marTop w:val="0"/>
                      <w:marBottom w:val="0"/>
                      <w:divBdr>
                        <w:top w:val="none" w:sz="0" w:space="0" w:color="auto"/>
                        <w:left w:val="none" w:sz="0" w:space="0" w:color="auto"/>
                        <w:bottom w:val="none" w:sz="0" w:space="0" w:color="auto"/>
                        <w:right w:val="none" w:sz="0" w:space="0" w:color="auto"/>
                      </w:divBdr>
                    </w:div>
                  </w:divsChild>
                </w:div>
                <w:div w:id="1409689306">
                  <w:marLeft w:val="0"/>
                  <w:marRight w:val="0"/>
                  <w:marTop w:val="0"/>
                  <w:marBottom w:val="0"/>
                  <w:divBdr>
                    <w:top w:val="none" w:sz="0" w:space="0" w:color="auto"/>
                    <w:left w:val="none" w:sz="0" w:space="0" w:color="auto"/>
                    <w:bottom w:val="none" w:sz="0" w:space="0" w:color="auto"/>
                    <w:right w:val="none" w:sz="0" w:space="0" w:color="auto"/>
                  </w:divBdr>
                  <w:divsChild>
                    <w:div w:id="1209100911">
                      <w:marLeft w:val="0"/>
                      <w:marRight w:val="0"/>
                      <w:marTop w:val="0"/>
                      <w:marBottom w:val="0"/>
                      <w:divBdr>
                        <w:top w:val="none" w:sz="0" w:space="0" w:color="auto"/>
                        <w:left w:val="none" w:sz="0" w:space="0" w:color="auto"/>
                        <w:bottom w:val="none" w:sz="0" w:space="0" w:color="auto"/>
                        <w:right w:val="none" w:sz="0" w:space="0" w:color="auto"/>
                      </w:divBdr>
                    </w:div>
                  </w:divsChild>
                </w:div>
                <w:div w:id="1414355562">
                  <w:marLeft w:val="0"/>
                  <w:marRight w:val="0"/>
                  <w:marTop w:val="0"/>
                  <w:marBottom w:val="0"/>
                  <w:divBdr>
                    <w:top w:val="none" w:sz="0" w:space="0" w:color="auto"/>
                    <w:left w:val="none" w:sz="0" w:space="0" w:color="auto"/>
                    <w:bottom w:val="none" w:sz="0" w:space="0" w:color="auto"/>
                    <w:right w:val="none" w:sz="0" w:space="0" w:color="auto"/>
                  </w:divBdr>
                  <w:divsChild>
                    <w:div w:id="1449010317">
                      <w:marLeft w:val="0"/>
                      <w:marRight w:val="0"/>
                      <w:marTop w:val="0"/>
                      <w:marBottom w:val="0"/>
                      <w:divBdr>
                        <w:top w:val="none" w:sz="0" w:space="0" w:color="auto"/>
                        <w:left w:val="none" w:sz="0" w:space="0" w:color="auto"/>
                        <w:bottom w:val="none" w:sz="0" w:space="0" w:color="auto"/>
                        <w:right w:val="none" w:sz="0" w:space="0" w:color="auto"/>
                      </w:divBdr>
                    </w:div>
                  </w:divsChild>
                </w:div>
                <w:div w:id="1429811050">
                  <w:marLeft w:val="0"/>
                  <w:marRight w:val="0"/>
                  <w:marTop w:val="0"/>
                  <w:marBottom w:val="0"/>
                  <w:divBdr>
                    <w:top w:val="none" w:sz="0" w:space="0" w:color="auto"/>
                    <w:left w:val="none" w:sz="0" w:space="0" w:color="auto"/>
                    <w:bottom w:val="none" w:sz="0" w:space="0" w:color="auto"/>
                    <w:right w:val="none" w:sz="0" w:space="0" w:color="auto"/>
                  </w:divBdr>
                  <w:divsChild>
                    <w:div w:id="233007984">
                      <w:marLeft w:val="0"/>
                      <w:marRight w:val="0"/>
                      <w:marTop w:val="0"/>
                      <w:marBottom w:val="0"/>
                      <w:divBdr>
                        <w:top w:val="none" w:sz="0" w:space="0" w:color="auto"/>
                        <w:left w:val="none" w:sz="0" w:space="0" w:color="auto"/>
                        <w:bottom w:val="none" w:sz="0" w:space="0" w:color="auto"/>
                        <w:right w:val="none" w:sz="0" w:space="0" w:color="auto"/>
                      </w:divBdr>
                    </w:div>
                    <w:div w:id="499152556">
                      <w:marLeft w:val="0"/>
                      <w:marRight w:val="0"/>
                      <w:marTop w:val="0"/>
                      <w:marBottom w:val="0"/>
                      <w:divBdr>
                        <w:top w:val="none" w:sz="0" w:space="0" w:color="auto"/>
                        <w:left w:val="none" w:sz="0" w:space="0" w:color="auto"/>
                        <w:bottom w:val="none" w:sz="0" w:space="0" w:color="auto"/>
                        <w:right w:val="none" w:sz="0" w:space="0" w:color="auto"/>
                      </w:divBdr>
                    </w:div>
                    <w:div w:id="1340304956">
                      <w:marLeft w:val="0"/>
                      <w:marRight w:val="0"/>
                      <w:marTop w:val="0"/>
                      <w:marBottom w:val="0"/>
                      <w:divBdr>
                        <w:top w:val="none" w:sz="0" w:space="0" w:color="auto"/>
                        <w:left w:val="none" w:sz="0" w:space="0" w:color="auto"/>
                        <w:bottom w:val="none" w:sz="0" w:space="0" w:color="auto"/>
                        <w:right w:val="none" w:sz="0" w:space="0" w:color="auto"/>
                      </w:divBdr>
                    </w:div>
                  </w:divsChild>
                </w:div>
                <w:div w:id="1481078675">
                  <w:marLeft w:val="0"/>
                  <w:marRight w:val="0"/>
                  <w:marTop w:val="0"/>
                  <w:marBottom w:val="0"/>
                  <w:divBdr>
                    <w:top w:val="none" w:sz="0" w:space="0" w:color="auto"/>
                    <w:left w:val="none" w:sz="0" w:space="0" w:color="auto"/>
                    <w:bottom w:val="none" w:sz="0" w:space="0" w:color="auto"/>
                    <w:right w:val="none" w:sz="0" w:space="0" w:color="auto"/>
                  </w:divBdr>
                  <w:divsChild>
                    <w:div w:id="1392576635">
                      <w:marLeft w:val="0"/>
                      <w:marRight w:val="0"/>
                      <w:marTop w:val="0"/>
                      <w:marBottom w:val="0"/>
                      <w:divBdr>
                        <w:top w:val="none" w:sz="0" w:space="0" w:color="auto"/>
                        <w:left w:val="none" w:sz="0" w:space="0" w:color="auto"/>
                        <w:bottom w:val="none" w:sz="0" w:space="0" w:color="auto"/>
                        <w:right w:val="none" w:sz="0" w:space="0" w:color="auto"/>
                      </w:divBdr>
                    </w:div>
                    <w:div w:id="2112045236">
                      <w:marLeft w:val="0"/>
                      <w:marRight w:val="0"/>
                      <w:marTop w:val="0"/>
                      <w:marBottom w:val="0"/>
                      <w:divBdr>
                        <w:top w:val="none" w:sz="0" w:space="0" w:color="auto"/>
                        <w:left w:val="none" w:sz="0" w:space="0" w:color="auto"/>
                        <w:bottom w:val="none" w:sz="0" w:space="0" w:color="auto"/>
                        <w:right w:val="none" w:sz="0" w:space="0" w:color="auto"/>
                      </w:divBdr>
                    </w:div>
                  </w:divsChild>
                </w:div>
                <w:div w:id="1481732402">
                  <w:marLeft w:val="0"/>
                  <w:marRight w:val="0"/>
                  <w:marTop w:val="0"/>
                  <w:marBottom w:val="0"/>
                  <w:divBdr>
                    <w:top w:val="none" w:sz="0" w:space="0" w:color="auto"/>
                    <w:left w:val="none" w:sz="0" w:space="0" w:color="auto"/>
                    <w:bottom w:val="none" w:sz="0" w:space="0" w:color="auto"/>
                    <w:right w:val="none" w:sz="0" w:space="0" w:color="auto"/>
                  </w:divBdr>
                  <w:divsChild>
                    <w:div w:id="357318869">
                      <w:marLeft w:val="0"/>
                      <w:marRight w:val="0"/>
                      <w:marTop w:val="0"/>
                      <w:marBottom w:val="0"/>
                      <w:divBdr>
                        <w:top w:val="none" w:sz="0" w:space="0" w:color="auto"/>
                        <w:left w:val="none" w:sz="0" w:space="0" w:color="auto"/>
                        <w:bottom w:val="none" w:sz="0" w:space="0" w:color="auto"/>
                        <w:right w:val="none" w:sz="0" w:space="0" w:color="auto"/>
                      </w:divBdr>
                    </w:div>
                  </w:divsChild>
                </w:div>
                <w:div w:id="1503085583">
                  <w:marLeft w:val="0"/>
                  <w:marRight w:val="0"/>
                  <w:marTop w:val="0"/>
                  <w:marBottom w:val="0"/>
                  <w:divBdr>
                    <w:top w:val="none" w:sz="0" w:space="0" w:color="auto"/>
                    <w:left w:val="none" w:sz="0" w:space="0" w:color="auto"/>
                    <w:bottom w:val="none" w:sz="0" w:space="0" w:color="auto"/>
                    <w:right w:val="none" w:sz="0" w:space="0" w:color="auto"/>
                  </w:divBdr>
                  <w:divsChild>
                    <w:div w:id="323631844">
                      <w:marLeft w:val="0"/>
                      <w:marRight w:val="0"/>
                      <w:marTop w:val="0"/>
                      <w:marBottom w:val="0"/>
                      <w:divBdr>
                        <w:top w:val="none" w:sz="0" w:space="0" w:color="auto"/>
                        <w:left w:val="none" w:sz="0" w:space="0" w:color="auto"/>
                        <w:bottom w:val="none" w:sz="0" w:space="0" w:color="auto"/>
                        <w:right w:val="none" w:sz="0" w:space="0" w:color="auto"/>
                      </w:divBdr>
                    </w:div>
                  </w:divsChild>
                </w:div>
                <w:div w:id="1515268528">
                  <w:marLeft w:val="0"/>
                  <w:marRight w:val="0"/>
                  <w:marTop w:val="0"/>
                  <w:marBottom w:val="0"/>
                  <w:divBdr>
                    <w:top w:val="none" w:sz="0" w:space="0" w:color="auto"/>
                    <w:left w:val="none" w:sz="0" w:space="0" w:color="auto"/>
                    <w:bottom w:val="none" w:sz="0" w:space="0" w:color="auto"/>
                    <w:right w:val="none" w:sz="0" w:space="0" w:color="auto"/>
                  </w:divBdr>
                  <w:divsChild>
                    <w:div w:id="303001120">
                      <w:marLeft w:val="0"/>
                      <w:marRight w:val="0"/>
                      <w:marTop w:val="0"/>
                      <w:marBottom w:val="0"/>
                      <w:divBdr>
                        <w:top w:val="none" w:sz="0" w:space="0" w:color="auto"/>
                        <w:left w:val="none" w:sz="0" w:space="0" w:color="auto"/>
                        <w:bottom w:val="none" w:sz="0" w:space="0" w:color="auto"/>
                        <w:right w:val="none" w:sz="0" w:space="0" w:color="auto"/>
                      </w:divBdr>
                    </w:div>
                  </w:divsChild>
                </w:div>
                <w:div w:id="1562053895">
                  <w:marLeft w:val="0"/>
                  <w:marRight w:val="0"/>
                  <w:marTop w:val="0"/>
                  <w:marBottom w:val="0"/>
                  <w:divBdr>
                    <w:top w:val="none" w:sz="0" w:space="0" w:color="auto"/>
                    <w:left w:val="none" w:sz="0" w:space="0" w:color="auto"/>
                    <w:bottom w:val="none" w:sz="0" w:space="0" w:color="auto"/>
                    <w:right w:val="none" w:sz="0" w:space="0" w:color="auto"/>
                  </w:divBdr>
                  <w:divsChild>
                    <w:div w:id="788551744">
                      <w:marLeft w:val="0"/>
                      <w:marRight w:val="0"/>
                      <w:marTop w:val="0"/>
                      <w:marBottom w:val="0"/>
                      <w:divBdr>
                        <w:top w:val="none" w:sz="0" w:space="0" w:color="auto"/>
                        <w:left w:val="none" w:sz="0" w:space="0" w:color="auto"/>
                        <w:bottom w:val="none" w:sz="0" w:space="0" w:color="auto"/>
                        <w:right w:val="none" w:sz="0" w:space="0" w:color="auto"/>
                      </w:divBdr>
                    </w:div>
                    <w:div w:id="973944350">
                      <w:marLeft w:val="0"/>
                      <w:marRight w:val="0"/>
                      <w:marTop w:val="0"/>
                      <w:marBottom w:val="0"/>
                      <w:divBdr>
                        <w:top w:val="none" w:sz="0" w:space="0" w:color="auto"/>
                        <w:left w:val="none" w:sz="0" w:space="0" w:color="auto"/>
                        <w:bottom w:val="none" w:sz="0" w:space="0" w:color="auto"/>
                        <w:right w:val="none" w:sz="0" w:space="0" w:color="auto"/>
                      </w:divBdr>
                    </w:div>
                    <w:div w:id="1520775988">
                      <w:marLeft w:val="0"/>
                      <w:marRight w:val="0"/>
                      <w:marTop w:val="0"/>
                      <w:marBottom w:val="0"/>
                      <w:divBdr>
                        <w:top w:val="none" w:sz="0" w:space="0" w:color="auto"/>
                        <w:left w:val="none" w:sz="0" w:space="0" w:color="auto"/>
                        <w:bottom w:val="none" w:sz="0" w:space="0" w:color="auto"/>
                        <w:right w:val="none" w:sz="0" w:space="0" w:color="auto"/>
                      </w:divBdr>
                    </w:div>
                    <w:div w:id="2118939684">
                      <w:marLeft w:val="0"/>
                      <w:marRight w:val="0"/>
                      <w:marTop w:val="0"/>
                      <w:marBottom w:val="0"/>
                      <w:divBdr>
                        <w:top w:val="none" w:sz="0" w:space="0" w:color="auto"/>
                        <w:left w:val="none" w:sz="0" w:space="0" w:color="auto"/>
                        <w:bottom w:val="none" w:sz="0" w:space="0" w:color="auto"/>
                        <w:right w:val="none" w:sz="0" w:space="0" w:color="auto"/>
                      </w:divBdr>
                    </w:div>
                  </w:divsChild>
                </w:div>
                <w:div w:id="1580024116">
                  <w:marLeft w:val="0"/>
                  <w:marRight w:val="0"/>
                  <w:marTop w:val="0"/>
                  <w:marBottom w:val="0"/>
                  <w:divBdr>
                    <w:top w:val="none" w:sz="0" w:space="0" w:color="auto"/>
                    <w:left w:val="none" w:sz="0" w:space="0" w:color="auto"/>
                    <w:bottom w:val="none" w:sz="0" w:space="0" w:color="auto"/>
                    <w:right w:val="none" w:sz="0" w:space="0" w:color="auto"/>
                  </w:divBdr>
                  <w:divsChild>
                    <w:div w:id="1445536015">
                      <w:marLeft w:val="0"/>
                      <w:marRight w:val="0"/>
                      <w:marTop w:val="0"/>
                      <w:marBottom w:val="0"/>
                      <w:divBdr>
                        <w:top w:val="none" w:sz="0" w:space="0" w:color="auto"/>
                        <w:left w:val="none" w:sz="0" w:space="0" w:color="auto"/>
                        <w:bottom w:val="none" w:sz="0" w:space="0" w:color="auto"/>
                        <w:right w:val="none" w:sz="0" w:space="0" w:color="auto"/>
                      </w:divBdr>
                    </w:div>
                  </w:divsChild>
                </w:div>
                <w:div w:id="1607157998">
                  <w:marLeft w:val="0"/>
                  <w:marRight w:val="0"/>
                  <w:marTop w:val="0"/>
                  <w:marBottom w:val="0"/>
                  <w:divBdr>
                    <w:top w:val="none" w:sz="0" w:space="0" w:color="auto"/>
                    <w:left w:val="none" w:sz="0" w:space="0" w:color="auto"/>
                    <w:bottom w:val="none" w:sz="0" w:space="0" w:color="auto"/>
                    <w:right w:val="none" w:sz="0" w:space="0" w:color="auto"/>
                  </w:divBdr>
                  <w:divsChild>
                    <w:div w:id="1797215831">
                      <w:marLeft w:val="0"/>
                      <w:marRight w:val="0"/>
                      <w:marTop w:val="0"/>
                      <w:marBottom w:val="0"/>
                      <w:divBdr>
                        <w:top w:val="none" w:sz="0" w:space="0" w:color="auto"/>
                        <w:left w:val="none" w:sz="0" w:space="0" w:color="auto"/>
                        <w:bottom w:val="none" w:sz="0" w:space="0" w:color="auto"/>
                        <w:right w:val="none" w:sz="0" w:space="0" w:color="auto"/>
                      </w:divBdr>
                    </w:div>
                  </w:divsChild>
                </w:div>
                <w:div w:id="1669943538">
                  <w:marLeft w:val="0"/>
                  <w:marRight w:val="0"/>
                  <w:marTop w:val="0"/>
                  <w:marBottom w:val="0"/>
                  <w:divBdr>
                    <w:top w:val="none" w:sz="0" w:space="0" w:color="auto"/>
                    <w:left w:val="none" w:sz="0" w:space="0" w:color="auto"/>
                    <w:bottom w:val="none" w:sz="0" w:space="0" w:color="auto"/>
                    <w:right w:val="none" w:sz="0" w:space="0" w:color="auto"/>
                  </w:divBdr>
                  <w:divsChild>
                    <w:div w:id="872308422">
                      <w:marLeft w:val="0"/>
                      <w:marRight w:val="0"/>
                      <w:marTop w:val="0"/>
                      <w:marBottom w:val="0"/>
                      <w:divBdr>
                        <w:top w:val="none" w:sz="0" w:space="0" w:color="auto"/>
                        <w:left w:val="none" w:sz="0" w:space="0" w:color="auto"/>
                        <w:bottom w:val="none" w:sz="0" w:space="0" w:color="auto"/>
                        <w:right w:val="none" w:sz="0" w:space="0" w:color="auto"/>
                      </w:divBdr>
                    </w:div>
                  </w:divsChild>
                </w:div>
                <w:div w:id="1675448785">
                  <w:marLeft w:val="0"/>
                  <w:marRight w:val="0"/>
                  <w:marTop w:val="0"/>
                  <w:marBottom w:val="0"/>
                  <w:divBdr>
                    <w:top w:val="none" w:sz="0" w:space="0" w:color="auto"/>
                    <w:left w:val="none" w:sz="0" w:space="0" w:color="auto"/>
                    <w:bottom w:val="none" w:sz="0" w:space="0" w:color="auto"/>
                    <w:right w:val="none" w:sz="0" w:space="0" w:color="auto"/>
                  </w:divBdr>
                  <w:divsChild>
                    <w:div w:id="1606498717">
                      <w:marLeft w:val="0"/>
                      <w:marRight w:val="0"/>
                      <w:marTop w:val="0"/>
                      <w:marBottom w:val="0"/>
                      <w:divBdr>
                        <w:top w:val="none" w:sz="0" w:space="0" w:color="auto"/>
                        <w:left w:val="none" w:sz="0" w:space="0" w:color="auto"/>
                        <w:bottom w:val="none" w:sz="0" w:space="0" w:color="auto"/>
                        <w:right w:val="none" w:sz="0" w:space="0" w:color="auto"/>
                      </w:divBdr>
                    </w:div>
                  </w:divsChild>
                </w:div>
                <w:div w:id="1683508395">
                  <w:marLeft w:val="0"/>
                  <w:marRight w:val="0"/>
                  <w:marTop w:val="0"/>
                  <w:marBottom w:val="0"/>
                  <w:divBdr>
                    <w:top w:val="none" w:sz="0" w:space="0" w:color="auto"/>
                    <w:left w:val="none" w:sz="0" w:space="0" w:color="auto"/>
                    <w:bottom w:val="none" w:sz="0" w:space="0" w:color="auto"/>
                    <w:right w:val="none" w:sz="0" w:space="0" w:color="auto"/>
                  </w:divBdr>
                  <w:divsChild>
                    <w:div w:id="1356227003">
                      <w:marLeft w:val="0"/>
                      <w:marRight w:val="0"/>
                      <w:marTop w:val="0"/>
                      <w:marBottom w:val="0"/>
                      <w:divBdr>
                        <w:top w:val="none" w:sz="0" w:space="0" w:color="auto"/>
                        <w:left w:val="none" w:sz="0" w:space="0" w:color="auto"/>
                        <w:bottom w:val="none" w:sz="0" w:space="0" w:color="auto"/>
                        <w:right w:val="none" w:sz="0" w:space="0" w:color="auto"/>
                      </w:divBdr>
                    </w:div>
                  </w:divsChild>
                </w:div>
                <w:div w:id="1703286619">
                  <w:marLeft w:val="0"/>
                  <w:marRight w:val="0"/>
                  <w:marTop w:val="0"/>
                  <w:marBottom w:val="0"/>
                  <w:divBdr>
                    <w:top w:val="none" w:sz="0" w:space="0" w:color="auto"/>
                    <w:left w:val="none" w:sz="0" w:space="0" w:color="auto"/>
                    <w:bottom w:val="none" w:sz="0" w:space="0" w:color="auto"/>
                    <w:right w:val="none" w:sz="0" w:space="0" w:color="auto"/>
                  </w:divBdr>
                  <w:divsChild>
                    <w:div w:id="720835167">
                      <w:marLeft w:val="0"/>
                      <w:marRight w:val="0"/>
                      <w:marTop w:val="0"/>
                      <w:marBottom w:val="0"/>
                      <w:divBdr>
                        <w:top w:val="none" w:sz="0" w:space="0" w:color="auto"/>
                        <w:left w:val="none" w:sz="0" w:space="0" w:color="auto"/>
                        <w:bottom w:val="none" w:sz="0" w:space="0" w:color="auto"/>
                        <w:right w:val="none" w:sz="0" w:space="0" w:color="auto"/>
                      </w:divBdr>
                    </w:div>
                  </w:divsChild>
                </w:div>
                <w:div w:id="1816794002">
                  <w:marLeft w:val="0"/>
                  <w:marRight w:val="0"/>
                  <w:marTop w:val="0"/>
                  <w:marBottom w:val="0"/>
                  <w:divBdr>
                    <w:top w:val="none" w:sz="0" w:space="0" w:color="auto"/>
                    <w:left w:val="none" w:sz="0" w:space="0" w:color="auto"/>
                    <w:bottom w:val="none" w:sz="0" w:space="0" w:color="auto"/>
                    <w:right w:val="none" w:sz="0" w:space="0" w:color="auto"/>
                  </w:divBdr>
                  <w:divsChild>
                    <w:div w:id="1020353558">
                      <w:marLeft w:val="0"/>
                      <w:marRight w:val="0"/>
                      <w:marTop w:val="0"/>
                      <w:marBottom w:val="0"/>
                      <w:divBdr>
                        <w:top w:val="none" w:sz="0" w:space="0" w:color="auto"/>
                        <w:left w:val="none" w:sz="0" w:space="0" w:color="auto"/>
                        <w:bottom w:val="none" w:sz="0" w:space="0" w:color="auto"/>
                        <w:right w:val="none" w:sz="0" w:space="0" w:color="auto"/>
                      </w:divBdr>
                    </w:div>
                  </w:divsChild>
                </w:div>
                <w:div w:id="1900939920">
                  <w:marLeft w:val="0"/>
                  <w:marRight w:val="0"/>
                  <w:marTop w:val="0"/>
                  <w:marBottom w:val="0"/>
                  <w:divBdr>
                    <w:top w:val="none" w:sz="0" w:space="0" w:color="auto"/>
                    <w:left w:val="none" w:sz="0" w:space="0" w:color="auto"/>
                    <w:bottom w:val="none" w:sz="0" w:space="0" w:color="auto"/>
                    <w:right w:val="none" w:sz="0" w:space="0" w:color="auto"/>
                  </w:divBdr>
                  <w:divsChild>
                    <w:div w:id="1613433840">
                      <w:marLeft w:val="0"/>
                      <w:marRight w:val="0"/>
                      <w:marTop w:val="0"/>
                      <w:marBottom w:val="0"/>
                      <w:divBdr>
                        <w:top w:val="none" w:sz="0" w:space="0" w:color="auto"/>
                        <w:left w:val="none" w:sz="0" w:space="0" w:color="auto"/>
                        <w:bottom w:val="none" w:sz="0" w:space="0" w:color="auto"/>
                        <w:right w:val="none" w:sz="0" w:space="0" w:color="auto"/>
                      </w:divBdr>
                    </w:div>
                  </w:divsChild>
                </w:div>
                <w:div w:id="1921672420">
                  <w:marLeft w:val="0"/>
                  <w:marRight w:val="0"/>
                  <w:marTop w:val="0"/>
                  <w:marBottom w:val="0"/>
                  <w:divBdr>
                    <w:top w:val="none" w:sz="0" w:space="0" w:color="auto"/>
                    <w:left w:val="none" w:sz="0" w:space="0" w:color="auto"/>
                    <w:bottom w:val="none" w:sz="0" w:space="0" w:color="auto"/>
                    <w:right w:val="none" w:sz="0" w:space="0" w:color="auto"/>
                  </w:divBdr>
                  <w:divsChild>
                    <w:div w:id="857932326">
                      <w:marLeft w:val="0"/>
                      <w:marRight w:val="0"/>
                      <w:marTop w:val="0"/>
                      <w:marBottom w:val="0"/>
                      <w:divBdr>
                        <w:top w:val="none" w:sz="0" w:space="0" w:color="auto"/>
                        <w:left w:val="none" w:sz="0" w:space="0" w:color="auto"/>
                        <w:bottom w:val="none" w:sz="0" w:space="0" w:color="auto"/>
                        <w:right w:val="none" w:sz="0" w:space="0" w:color="auto"/>
                      </w:divBdr>
                    </w:div>
                  </w:divsChild>
                </w:div>
                <w:div w:id="1931812992">
                  <w:marLeft w:val="0"/>
                  <w:marRight w:val="0"/>
                  <w:marTop w:val="0"/>
                  <w:marBottom w:val="0"/>
                  <w:divBdr>
                    <w:top w:val="none" w:sz="0" w:space="0" w:color="auto"/>
                    <w:left w:val="none" w:sz="0" w:space="0" w:color="auto"/>
                    <w:bottom w:val="none" w:sz="0" w:space="0" w:color="auto"/>
                    <w:right w:val="none" w:sz="0" w:space="0" w:color="auto"/>
                  </w:divBdr>
                  <w:divsChild>
                    <w:div w:id="1492213159">
                      <w:marLeft w:val="0"/>
                      <w:marRight w:val="0"/>
                      <w:marTop w:val="0"/>
                      <w:marBottom w:val="0"/>
                      <w:divBdr>
                        <w:top w:val="none" w:sz="0" w:space="0" w:color="auto"/>
                        <w:left w:val="none" w:sz="0" w:space="0" w:color="auto"/>
                        <w:bottom w:val="none" w:sz="0" w:space="0" w:color="auto"/>
                        <w:right w:val="none" w:sz="0" w:space="0" w:color="auto"/>
                      </w:divBdr>
                    </w:div>
                  </w:divsChild>
                </w:div>
                <w:div w:id="1935164990">
                  <w:marLeft w:val="0"/>
                  <w:marRight w:val="0"/>
                  <w:marTop w:val="0"/>
                  <w:marBottom w:val="0"/>
                  <w:divBdr>
                    <w:top w:val="none" w:sz="0" w:space="0" w:color="auto"/>
                    <w:left w:val="none" w:sz="0" w:space="0" w:color="auto"/>
                    <w:bottom w:val="none" w:sz="0" w:space="0" w:color="auto"/>
                    <w:right w:val="none" w:sz="0" w:space="0" w:color="auto"/>
                  </w:divBdr>
                  <w:divsChild>
                    <w:div w:id="322465449">
                      <w:marLeft w:val="0"/>
                      <w:marRight w:val="0"/>
                      <w:marTop w:val="0"/>
                      <w:marBottom w:val="0"/>
                      <w:divBdr>
                        <w:top w:val="none" w:sz="0" w:space="0" w:color="auto"/>
                        <w:left w:val="none" w:sz="0" w:space="0" w:color="auto"/>
                        <w:bottom w:val="none" w:sz="0" w:space="0" w:color="auto"/>
                        <w:right w:val="none" w:sz="0" w:space="0" w:color="auto"/>
                      </w:divBdr>
                    </w:div>
                  </w:divsChild>
                </w:div>
                <w:div w:id="1966498949">
                  <w:marLeft w:val="0"/>
                  <w:marRight w:val="0"/>
                  <w:marTop w:val="0"/>
                  <w:marBottom w:val="0"/>
                  <w:divBdr>
                    <w:top w:val="none" w:sz="0" w:space="0" w:color="auto"/>
                    <w:left w:val="none" w:sz="0" w:space="0" w:color="auto"/>
                    <w:bottom w:val="none" w:sz="0" w:space="0" w:color="auto"/>
                    <w:right w:val="none" w:sz="0" w:space="0" w:color="auto"/>
                  </w:divBdr>
                  <w:divsChild>
                    <w:div w:id="1042438837">
                      <w:marLeft w:val="0"/>
                      <w:marRight w:val="0"/>
                      <w:marTop w:val="0"/>
                      <w:marBottom w:val="0"/>
                      <w:divBdr>
                        <w:top w:val="none" w:sz="0" w:space="0" w:color="auto"/>
                        <w:left w:val="none" w:sz="0" w:space="0" w:color="auto"/>
                        <w:bottom w:val="none" w:sz="0" w:space="0" w:color="auto"/>
                        <w:right w:val="none" w:sz="0" w:space="0" w:color="auto"/>
                      </w:divBdr>
                    </w:div>
                  </w:divsChild>
                </w:div>
                <w:div w:id="2010863993">
                  <w:marLeft w:val="0"/>
                  <w:marRight w:val="0"/>
                  <w:marTop w:val="0"/>
                  <w:marBottom w:val="0"/>
                  <w:divBdr>
                    <w:top w:val="none" w:sz="0" w:space="0" w:color="auto"/>
                    <w:left w:val="none" w:sz="0" w:space="0" w:color="auto"/>
                    <w:bottom w:val="none" w:sz="0" w:space="0" w:color="auto"/>
                    <w:right w:val="none" w:sz="0" w:space="0" w:color="auto"/>
                  </w:divBdr>
                  <w:divsChild>
                    <w:div w:id="101993237">
                      <w:marLeft w:val="0"/>
                      <w:marRight w:val="0"/>
                      <w:marTop w:val="0"/>
                      <w:marBottom w:val="0"/>
                      <w:divBdr>
                        <w:top w:val="none" w:sz="0" w:space="0" w:color="auto"/>
                        <w:left w:val="none" w:sz="0" w:space="0" w:color="auto"/>
                        <w:bottom w:val="none" w:sz="0" w:space="0" w:color="auto"/>
                        <w:right w:val="none" w:sz="0" w:space="0" w:color="auto"/>
                      </w:divBdr>
                    </w:div>
                  </w:divsChild>
                </w:div>
                <w:div w:id="2031832865">
                  <w:marLeft w:val="0"/>
                  <w:marRight w:val="0"/>
                  <w:marTop w:val="0"/>
                  <w:marBottom w:val="0"/>
                  <w:divBdr>
                    <w:top w:val="none" w:sz="0" w:space="0" w:color="auto"/>
                    <w:left w:val="none" w:sz="0" w:space="0" w:color="auto"/>
                    <w:bottom w:val="none" w:sz="0" w:space="0" w:color="auto"/>
                    <w:right w:val="none" w:sz="0" w:space="0" w:color="auto"/>
                  </w:divBdr>
                  <w:divsChild>
                    <w:div w:id="738790554">
                      <w:marLeft w:val="0"/>
                      <w:marRight w:val="0"/>
                      <w:marTop w:val="0"/>
                      <w:marBottom w:val="0"/>
                      <w:divBdr>
                        <w:top w:val="none" w:sz="0" w:space="0" w:color="auto"/>
                        <w:left w:val="none" w:sz="0" w:space="0" w:color="auto"/>
                        <w:bottom w:val="none" w:sz="0" w:space="0" w:color="auto"/>
                        <w:right w:val="none" w:sz="0" w:space="0" w:color="auto"/>
                      </w:divBdr>
                    </w:div>
                  </w:divsChild>
                </w:div>
                <w:div w:id="2037271609">
                  <w:marLeft w:val="0"/>
                  <w:marRight w:val="0"/>
                  <w:marTop w:val="0"/>
                  <w:marBottom w:val="0"/>
                  <w:divBdr>
                    <w:top w:val="none" w:sz="0" w:space="0" w:color="auto"/>
                    <w:left w:val="none" w:sz="0" w:space="0" w:color="auto"/>
                    <w:bottom w:val="none" w:sz="0" w:space="0" w:color="auto"/>
                    <w:right w:val="none" w:sz="0" w:space="0" w:color="auto"/>
                  </w:divBdr>
                  <w:divsChild>
                    <w:div w:id="1739133322">
                      <w:marLeft w:val="0"/>
                      <w:marRight w:val="0"/>
                      <w:marTop w:val="0"/>
                      <w:marBottom w:val="0"/>
                      <w:divBdr>
                        <w:top w:val="none" w:sz="0" w:space="0" w:color="auto"/>
                        <w:left w:val="none" w:sz="0" w:space="0" w:color="auto"/>
                        <w:bottom w:val="none" w:sz="0" w:space="0" w:color="auto"/>
                        <w:right w:val="none" w:sz="0" w:space="0" w:color="auto"/>
                      </w:divBdr>
                    </w:div>
                  </w:divsChild>
                </w:div>
                <w:div w:id="2078279208">
                  <w:marLeft w:val="0"/>
                  <w:marRight w:val="0"/>
                  <w:marTop w:val="0"/>
                  <w:marBottom w:val="0"/>
                  <w:divBdr>
                    <w:top w:val="none" w:sz="0" w:space="0" w:color="auto"/>
                    <w:left w:val="none" w:sz="0" w:space="0" w:color="auto"/>
                    <w:bottom w:val="none" w:sz="0" w:space="0" w:color="auto"/>
                    <w:right w:val="none" w:sz="0" w:space="0" w:color="auto"/>
                  </w:divBdr>
                  <w:divsChild>
                    <w:div w:id="108362193">
                      <w:marLeft w:val="0"/>
                      <w:marRight w:val="0"/>
                      <w:marTop w:val="0"/>
                      <w:marBottom w:val="0"/>
                      <w:divBdr>
                        <w:top w:val="none" w:sz="0" w:space="0" w:color="auto"/>
                        <w:left w:val="none" w:sz="0" w:space="0" w:color="auto"/>
                        <w:bottom w:val="none" w:sz="0" w:space="0" w:color="auto"/>
                        <w:right w:val="none" w:sz="0" w:space="0" w:color="auto"/>
                      </w:divBdr>
                    </w:div>
                  </w:divsChild>
                </w:div>
                <w:div w:id="2079817262">
                  <w:marLeft w:val="0"/>
                  <w:marRight w:val="0"/>
                  <w:marTop w:val="0"/>
                  <w:marBottom w:val="0"/>
                  <w:divBdr>
                    <w:top w:val="none" w:sz="0" w:space="0" w:color="auto"/>
                    <w:left w:val="none" w:sz="0" w:space="0" w:color="auto"/>
                    <w:bottom w:val="none" w:sz="0" w:space="0" w:color="auto"/>
                    <w:right w:val="none" w:sz="0" w:space="0" w:color="auto"/>
                  </w:divBdr>
                  <w:divsChild>
                    <w:div w:id="328799010">
                      <w:marLeft w:val="0"/>
                      <w:marRight w:val="0"/>
                      <w:marTop w:val="0"/>
                      <w:marBottom w:val="0"/>
                      <w:divBdr>
                        <w:top w:val="none" w:sz="0" w:space="0" w:color="auto"/>
                        <w:left w:val="none" w:sz="0" w:space="0" w:color="auto"/>
                        <w:bottom w:val="none" w:sz="0" w:space="0" w:color="auto"/>
                        <w:right w:val="none" w:sz="0" w:space="0" w:color="auto"/>
                      </w:divBdr>
                    </w:div>
                  </w:divsChild>
                </w:div>
                <w:div w:id="2102482216">
                  <w:marLeft w:val="0"/>
                  <w:marRight w:val="0"/>
                  <w:marTop w:val="0"/>
                  <w:marBottom w:val="0"/>
                  <w:divBdr>
                    <w:top w:val="none" w:sz="0" w:space="0" w:color="auto"/>
                    <w:left w:val="none" w:sz="0" w:space="0" w:color="auto"/>
                    <w:bottom w:val="none" w:sz="0" w:space="0" w:color="auto"/>
                    <w:right w:val="none" w:sz="0" w:space="0" w:color="auto"/>
                  </w:divBdr>
                  <w:divsChild>
                    <w:div w:id="1019742128">
                      <w:marLeft w:val="0"/>
                      <w:marRight w:val="0"/>
                      <w:marTop w:val="0"/>
                      <w:marBottom w:val="0"/>
                      <w:divBdr>
                        <w:top w:val="none" w:sz="0" w:space="0" w:color="auto"/>
                        <w:left w:val="none" w:sz="0" w:space="0" w:color="auto"/>
                        <w:bottom w:val="none" w:sz="0" w:space="0" w:color="auto"/>
                        <w:right w:val="none" w:sz="0" w:space="0" w:color="auto"/>
                      </w:divBdr>
                    </w:div>
                  </w:divsChild>
                </w:div>
                <w:div w:id="2104299902">
                  <w:marLeft w:val="0"/>
                  <w:marRight w:val="0"/>
                  <w:marTop w:val="0"/>
                  <w:marBottom w:val="0"/>
                  <w:divBdr>
                    <w:top w:val="none" w:sz="0" w:space="0" w:color="auto"/>
                    <w:left w:val="none" w:sz="0" w:space="0" w:color="auto"/>
                    <w:bottom w:val="none" w:sz="0" w:space="0" w:color="auto"/>
                    <w:right w:val="none" w:sz="0" w:space="0" w:color="auto"/>
                  </w:divBdr>
                  <w:divsChild>
                    <w:div w:id="167079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092007">
          <w:marLeft w:val="0"/>
          <w:marRight w:val="0"/>
          <w:marTop w:val="0"/>
          <w:marBottom w:val="0"/>
          <w:divBdr>
            <w:top w:val="none" w:sz="0" w:space="0" w:color="auto"/>
            <w:left w:val="none" w:sz="0" w:space="0" w:color="auto"/>
            <w:bottom w:val="none" w:sz="0" w:space="0" w:color="auto"/>
            <w:right w:val="none" w:sz="0" w:space="0" w:color="auto"/>
          </w:divBdr>
          <w:divsChild>
            <w:div w:id="1390763039">
              <w:marLeft w:val="0"/>
              <w:marRight w:val="0"/>
              <w:marTop w:val="30"/>
              <w:marBottom w:val="30"/>
              <w:divBdr>
                <w:top w:val="none" w:sz="0" w:space="0" w:color="auto"/>
                <w:left w:val="none" w:sz="0" w:space="0" w:color="auto"/>
                <w:bottom w:val="none" w:sz="0" w:space="0" w:color="auto"/>
                <w:right w:val="none" w:sz="0" w:space="0" w:color="auto"/>
              </w:divBdr>
              <w:divsChild>
                <w:div w:id="2319250">
                  <w:marLeft w:val="0"/>
                  <w:marRight w:val="0"/>
                  <w:marTop w:val="0"/>
                  <w:marBottom w:val="0"/>
                  <w:divBdr>
                    <w:top w:val="none" w:sz="0" w:space="0" w:color="auto"/>
                    <w:left w:val="none" w:sz="0" w:space="0" w:color="auto"/>
                    <w:bottom w:val="none" w:sz="0" w:space="0" w:color="auto"/>
                    <w:right w:val="none" w:sz="0" w:space="0" w:color="auto"/>
                  </w:divBdr>
                  <w:divsChild>
                    <w:div w:id="1769427166">
                      <w:marLeft w:val="0"/>
                      <w:marRight w:val="0"/>
                      <w:marTop w:val="0"/>
                      <w:marBottom w:val="0"/>
                      <w:divBdr>
                        <w:top w:val="none" w:sz="0" w:space="0" w:color="auto"/>
                        <w:left w:val="none" w:sz="0" w:space="0" w:color="auto"/>
                        <w:bottom w:val="none" w:sz="0" w:space="0" w:color="auto"/>
                        <w:right w:val="none" w:sz="0" w:space="0" w:color="auto"/>
                      </w:divBdr>
                    </w:div>
                  </w:divsChild>
                </w:div>
                <w:div w:id="43063140">
                  <w:marLeft w:val="0"/>
                  <w:marRight w:val="0"/>
                  <w:marTop w:val="0"/>
                  <w:marBottom w:val="0"/>
                  <w:divBdr>
                    <w:top w:val="none" w:sz="0" w:space="0" w:color="auto"/>
                    <w:left w:val="none" w:sz="0" w:space="0" w:color="auto"/>
                    <w:bottom w:val="none" w:sz="0" w:space="0" w:color="auto"/>
                    <w:right w:val="none" w:sz="0" w:space="0" w:color="auto"/>
                  </w:divBdr>
                  <w:divsChild>
                    <w:div w:id="10880604">
                      <w:marLeft w:val="0"/>
                      <w:marRight w:val="0"/>
                      <w:marTop w:val="0"/>
                      <w:marBottom w:val="0"/>
                      <w:divBdr>
                        <w:top w:val="none" w:sz="0" w:space="0" w:color="auto"/>
                        <w:left w:val="none" w:sz="0" w:space="0" w:color="auto"/>
                        <w:bottom w:val="none" w:sz="0" w:space="0" w:color="auto"/>
                        <w:right w:val="none" w:sz="0" w:space="0" w:color="auto"/>
                      </w:divBdr>
                    </w:div>
                  </w:divsChild>
                </w:div>
                <w:div w:id="101533428">
                  <w:marLeft w:val="0"/>
                  <w:marRight w:val="0"/>
                  <w:marTop w:val="0"/>
                  <w:marBottom w:val="0"/>
                  <w:divBdr>
                    <w:top w:val="none" w:sz="0" w:space="0" w:color="auto"/>
                    <w:left w:val="none" w:sz="0" w:space="0" w:color="auto"/>
                    <w:bottom w:val="none" w:sz="0" w:space="0" w:color="auto"/>
                    <w:right w:val="none" w:sz="0" w:space="0" w:color="auto"/>
                  </w:divBdr>
                  <w:divsChild>
                    <w:div w:id="22025014">
                      <w:marLeft w:val="0"/>
                      <w:marRight w:val="0"/>
                      <w:marTop w:val="0"/>
                      <w:marBottom w:val="0"/>
                      <w:divBdr>
                        <w:top w:val="none" w:sz="0" w:space="0" w:color="auto"/>
                        <w:left w:val="none" w:sz="0" w:space="0" w:color="auto"/>
                        <w:bottom w:val="none" w:sz="0" w:space="0" w:color="auto"/>
                        <w:right w:val="none" w:sz="0" w:space="0" w:color="auto"/>
                      </w:divBdr>
                    </w:div>
                  </w:divsChild>
                </w:div>
                <w:div w:id="126626620">
                  <w:marLeft w:val="0"/>
                  <w:marRight w:val="0"/>
                  <w:marTop w:val="0"/>
                  <w:marBottom w:val="0"/>
                  <w:divBdr>
                    <w:top w:val="none" w:sz="0" w:space="0" w:color="auto"/>
                    <w:left w:val="none" w:sz="0" w:space="0" w:color="auto"/>
                    <w:bottom w:val="none" w:sz="0" w:space="0" w:color="auto"/>
                    <w:right w:val="none" w:sz="0" w:space="0" w:color="auto"/>
                  </w:divBdr>
                  <w:divsChild>
                    <w:div w:id="363989773">
                      <w:marLeft w:val="0"/>
                      <w:marRight w:val="0"/>
                      <w:marTop w:val="0"/>
                      <w:marBottom w:val="0"/>
                      <w:divBdr>
                        <w:top w:val="none" w:sz="0" w:space="0" w:color="auto"/>
                        <w:left w:val="none" w:sz="0" w:space="0" w:color="auto"/>
                        <w:bottom w:val="none" w:sz="0" w:space="0" w:color="auto"/>
                        <w:right w:val="none" w:sz="0" w:space="0" w:color="auto"/>
                      </w:divBdr>
                    </w:div>
                  </w:divsChild>
                </w:div>
                <w:div w:id="150488772">
                  <w:marLeft w:val="0"/>
                  <w:marRight w:val="0"/>
                  <w:marTop w:val="0"/>
                  <w:marBottom w:val="0"/>
                  <w:divBdr>
                    <w:top w:val="none" w:sz="0" w:space="0" w:color="auto"/>
                    <w:left w:val="none" w:sz="0" w:space="0" w:color="auto"/>
                    <w:bottom w:val="none" w:sz="0" w:space="0" w:color="auto"/>
                    <w:right w:val="none" w:sz="0" w:space="0" w:color="auto"/>
                  </w:divBdr>
                  <w:divsChild>
                    <w:div w:id="1557542339">
                      <w:marLeft w:val="0"/>
                      <w:marRight w:val="0"/>
                      <w:marTop w:val="0"/>
                      <w:marBottom w:val="0"/>
                      <w:divBdr>
                        <w:top w:val="none" w:sz="0" w:space="0" w:color="auto"/>
                        <w:left w:val="none" w:sz="0" w:space="0" w:color="auto"/>
                        <w:bottom w:val="none" w:sz="0" w:space="0" w:color="auto"/>
                        <w:right w:val="none" w:sz="0" w:space="0" w:color="auto"/>
                      </w:divBdr>
                    </w:div>
                  </w:divsChild>
                </w:div>
                <w:div w:id="314191346">
                  <w:marLeft w:val="0"/>
                  <w:marRight w:val="0"/>
                  <w:marTop w:val="0"/>
                  <w:marBottom w:val="0"/>
                  <w:divBdr>
                    <w:top w:val="none" w:sz="0" w:space="0" w:color="auto"/>
                    <w:left w:val="none" w:sz="0" w:space="0" w:color="auto"/>
                    <w:bottom w:val="none" w:sz="0" w:space="0" w:color="auto"/>
                    <w:right w:val="none" w:sz="0" w:space="0" w:color="auto"/>
                  </w:divBdr>
                  <w:divsChild>
                    <w:div w:id="1302923505">
                      <w:marLeft w:val="0"/>
                      <w:marRight w:val="0"/>
                      <w:marTop w:val="0"/>
                      <w:marBottom w:val="0"/>
                      <w:divBdr>
                        <w:top w:val="none" w:sz="0" w:space="0" w:color="auto"/>
                        <w:left w:val="none" w:sz="0" w:space="0" w:color="auto"/>
                        <w:bottom w:val="none" w:sz="0" w:space="0" w:color="auto"/>
                        <w:right w:val="none" w:sz="0" w:space="0" w:color="auto"/>
                      </w:divBdr>
                    </w:div>
                  </w:divsChild>
                </w:div>
                <w:div w:id="345717615">
                  <w:marLeft w:val="0"/>
                  <w:marRight w:val="0"/>
                  <w:marTop w:val="0"/>
                  <w:marBottom w:val="0"/>
                  <w:divBdr>
                    <w:top w:val="none" w:sz="0" w:space="0" w:color="auto"/>
                    <w:left w:val="none" w:sz="0" w:space="0" w:color="auto"/>
                    <w:bottom w:val="none" w:sz="0" w:space="0" w:color="auto"/>
                    <w:right w:val="none" w:sz="0" w:space="0" w:color="auto"/>
                  </w:divBdr>
                  <w:divsChild>
                    <w:div w:id="1522819570">
                      <w:marLeft w:val="0"/>
                      <w:marRight w:val="0"/>
                      <w:marTop w:val="0"/>
                      <w:marBottom w:val="0"/>
                      <w:divBdr>
                        <w:top w:val="none" w:sz="0" w:space="0" w:color="auto"/>
                        <w:left w:val="none" w:sz="0" w:space="0" w:color="auto"/>
                        <w:bottom w:val="none" w:sz="0" w:space="0" w:color="auto"/>
                        <w:right w:val="none" w:sz="0" w:space="0" w:color="auto"/>
                      </w:divBdr>
                    </w:div>
                  </w:divsChild>
                </w:div>
                <w:div w:id="346492617">
                  <w:marLeft w:val="0"/>
                  <w:marRight w:val="0"/>
                  <w:marTop w:val="0"/>
                  <w:marBottom w:val="0"/>
                  <w:divBdr>
                    <w:top w:val="none" w:sz="0" w:space="0" w:color="auto"/>
                    <w:left w:val="none" w:sz="0" w:space="0" w:color="auto"/>
                    <w:bottom w:val="none" w:sz="0" w:space="0" w:color="auto"/>
                    <w:right w:val="none" w:sz="0" w:space="0" w:color="auto"/>
                  </w:divBdr>
                  <w:divsChild>
                    <w:div w:id="223876271">
                      <w:marLeft w:val="0"/>
                      <w:marRight w:val="0"/>
                      <w:marTop w:val="0"/>
                      <w:marBottom w:val="0"/>
                      <w:divBdr>
                        <w:top w:val="none" w:sz="0" w:space="0" w:color="auto"/>
                        <w:left w:val="none" w:sz="0" w:space="0" w:color="auto"/>
                        <w:bottom w:val="none" w:sz="0" w:space="0" w:color="auto"/>
                        <w:right w:val="none" w:sz="0" w:space="0" w:color="auto"/>
                      </w:divBdr>
                    </w:div>
                  </w:divsChild>
                </w:div>
                <w:div w:id="353117637">
                  <w:marLeft w:val="0"/>
                  <w:marRight w:val="0"/>
                  <w:marTop w:val="0"/>
                  <w:marBottom w:val="0"/>
                  <w:divBdr>
                    <w:top w:val="none" w:sz="0" w:space="0" w:color="auto"/>
                    <w:left w:val="none" w:sz="0" w:space="0" w:color="auto"/>
                    <w:bottom w:val="none" w:sz="0" w:space="0" w:color="auto"/>
                    <w:right w:val="none" w:sz="0" w:space="0" w:color="auto"/>
                  </w:divBdr>
                  <w:divsChild>
                    <w:div w:id="1789427174">
                      <w:marLeft w:val="0"/>
                      <w:marRight w:val="0"/>
                      <w:marTop w:val="0"/>
                      <w:marBottom w:val="0"/>
                      <w:divBdr>
                        <w:top w:val="none" w:sz="0" w:space="0" w:color="auto"/>
                        <w:left w:val="none" w:sz="0" w:space="0" w:color="auto"/>
                        <w:bottom w:val="none" w:sz="0" w:space="0" w:color="auto"/>
                        <w:right w:val="none" w:sz="0" w:space="0" w:color="auto"/>
                      </w:divBdr>
                    </w:div>
                  </w:divsChild>
                </w:div>
                <w:div w:id="362218283">
                  <w:marLeft w:val="0"/>
                  <w:marRight w:val="0"/>
                  <w:marTop w:val="0"/>
                  <w:marBottom w:val="0"/>
                  <w:divBdr>
                    <w:top w:val="none" w:sz="0" w:space="0" w:color="auto"/>
                    <w:left w:val="none" w:sz="0" w:space="0" w:color="auto"/>
                    <w:bottom w:val="none" w:sz="0" w:space="0" w:color="auto"/>
                    <w:right w:val="none" w:sz="0" w:space="0" w:color="auto"/>
                  </w:divBdr>
                  <w:divsChild>
                    <w:div w:id="776172669">
                      <w:marLeft w:val="0"/>
                      <w:marRight w:val="0"/>
                      <w:marTop w:val="0"/>
                      <w:marBottom w:val="0"/>
                      <w:divBdr>
                        <w:top w:val="none" w:sz="0" w:space="0" w:color="auto"/>
                        <w:left w:val="none" w:sz="0" w:space="0" w:color="auto"/>
                        <w:bottom w:val="none" w:sz="0" w:space="0" w:color="auto"/>
                        <w:right w:val="none" w:sz="0" w:space="0" w:color="auto"/>
                      </w:divBdr>
                    </w:div>
                  </w:divsChild>
                </w:div>
                <w:div w:id="385378824">
                  <w:marLeft w:val="0"/>
                  <w:marRight w:val="0"/>
                  <w:marTop w:val="0"/>
                  <w:marBottom w:val="0"/>
                  <w:divBdr>
                    <w:top w:val="none" w:sz="0" w:space="0" w:color="auto"/>
                    <w:left w:val="none" w:sz="0" w:space="0" w:color="auto"/>
                    <w:bottom w:val="none" w:sz="0" w:space="0" w:color="auto"/>
                    <w:right w:val="none" w:sz="0" w:space="0" w:color="auto"/>
                  </w:divBdr>
                  <w:divsChild>
                    <w:div w:id="204803647">
                      <w:marLeft w:val="0"/>
                      <w:marRight w:val="0"/>
                      <w:marTop w:val="0"/>
                      <w:marBottom w:val="0"/>
                      <w:divBdr>
                        <w:top w:val="none" w:sz="0" w:space="0" w:color="auto"/>
                        <w:left w:val="none" w:sz="0" w:space="0" w:color="auto"/>
                        <w:bottom w:val="none" w:sz="0" w:space="0" w:color="auto"/>
                        <w:right w:val="none" w:sz="0" w:space="0" w:color="auto"/>
                      </w:divBdr>
                    </w:div>
                  </w:divsChild>
                </w:div>
                <w:div w:id="493571820">
                  <w:marLeft w:val="0"/>
                  <w:marRight w:val="0"/>
                  <w:marTop w:val="0"/>
                  <w:marBottom w:val="0"/>
                  <w:divBdr>
                    <w:top w:val="none" w:sz="0" w:space="0" w:color="auto"/>
                    <w:left w:val="none" w:sz="0" w:space="0" w:color="auto"/>
                    <w:bottom w:val="none" w:sz="0" w:space="0" w:color="auto"/>
                    <w:right w:val="none" w:sz="0" w:space="0" w:color="auto"/>
                  </w:divBdr>
                  <w:divsChild>
                    <w:div w:id="1175417498">
                      <w:marLeft w:val="0"/>
                      <w:marRight w:val="0"/>
                      <w:marTop w:val="0"/>
                      <w:marBottom w:val="0"/>
                      <w:divBdr>
                        <w:top w:val="none" w:sz="0" w:space="0" w:color="auto"/>
                        <w:left w:val="none" w:sz="0" w:space="0" w:color="auto"/>
                        <w:bottom w:val="none" w:sz="0" w:space="0" w:color="auto"/>
                        <w:right w:val="none" w:sz="0" w:space="0" w:color="auto"/>
                      </w:divBdr>
                    </w:div>
                  </w:divsChild>
                </w:div>
                <w:div w:id="496187342">
                  <w:marLeft w:val="0"/>
                  <w:marRight w:val="0"/>
                  <w:marTop w:val="0"/>
                  <w:marBottom w:val="0"/>
                  <w:divBdr>
                    <w:top w:val="none" w:sz="0" w:space="0" w:color="auto"/>
                    <w:left w:val="none" w:sz="0" w:space="0" w:color="auto"/>
                    <w:bottom w:val="none" w:sz="0" w:space="0" w:color="auto"/>
                    <w:right w:val="none" w:sz="0" w:space="0" w:color="auto"/>
                  </w:divBdr>
                  <w:divsChild>
                    <w:div w:id="1322584999">
                      <w:marLeft w:val="0"/>
                      <w:marRight w:val="0"/>
                      <w:marTop w:val="0"/>
                      <w:marBottom w:val="0"/>
                      <w:divBdr>
                        <w:top w:val="none" w:sz="0" w:space="0" w:color="auto"/>
                        <w:left w:val="none" w:sz="0" w:space="0" w:color="auto"/>
                        <w:bottom w:val="none" w:sz="0" w:space="0" w:color="auto"/>
                        <w:right w:val="none" w:sz="0" w:space="0" w:color="auto"/>
                      </w:divBdr>
                    </w:div>
                  </w:divsChild>
                </w:div>
                <w:div w:id="526914892">
                  <w:marLeft w:val="0"/>
                  <w:marRight w:val="0"/>
                  <w:marTop w:val="0"/>
                  <w:marBottom w:val="0"/>
                  <w:divBdr>
                    <w:top w:val="none" w:sz="0" w:space="0" w:color="auto"/>
                    <w:left w:val="none" w:sz="0" w:space="0" w:color="auto"/>
                    <w:bottom w:val="none" w:sz="0" w:space="0" w:color="auto"/>
                    <w:right w:val="none" w:sz="0" w:space="0" w:color="auto"/>
                  </w:divBdr>
                  <w:divsChild>
                    <w:div w:id="1398211785">
                      <w:marLeft w:val="0"/>
                      <w:marRight w:val="0"/>
                      <w:marTop w:val="0"/>
                      <w:marBottom w:val="0"/>
                      <w:divBdr>
                        <w:top w:val="none" w:sz="0" w:space="0" w:color="auto"/>
                        <w:left w:val="none" w:sz="0" w:space="0" w:color="auto"/>
                        <w:bottom w:val="none" w:sz="0" w:space="0" w:color="auto"/>
                        <w:right w:val="none" w:sz="0" w:space="0" w:color="auto"/>
                      </w:divBdr>
                    </w:div>
                  </w:divsChild>
                </w:div>
                <w:div w:id="595673705">
                  <w:marLeft w:val="0"/>
                  <w:marRight w:val="0"/>
                  <w:marTop w:val="0"/>
                  <w:marBottom w:val="0"/>
                  <w:divBdr>
                    <w:top w:val="none" w:sz="0" w:space="0" w:color="auto"/>
                    <w:left w:val="none" w:sz="0" w:space="0" w:color="auto"/>
                    <w:bottom w:val="none" w:sz="0" w:space="0" w:color="auto"/>
                    <w:right w:val="none" w:sz="0" w:space="0" w:color="auto"/>
                  </w:divBdr>
                  <w:divsChild>
                    <w:div w:id="1754165030">
                      <w:marLeft w:val="0"/>
                      <w:marRight w:val="0"/>
                      <w:marTop w:val="0"/>
                      <w:marBottom w:val="0"/>
                      <w:divBdr>
                        <w:top w:val="none" w:sz="0" w:space="0" w:color="auto"/>
                        <w:left w:val="none" w:sz="0" w:space="0" w:color="auto"/>
                        <w:bottom w:val="none" w:sz="0" w:space="0" w:color="auto"/>
                        <w:right w:val="none" w:sz="0" w:space="0" w:color="auto"/>
                      </w:divBdr>
                    </w:div>
                  </w:divsChild>
                </w:div>
                <w:div w:id="599291745">
                  <w:marLeft w:val="0"/>
                  <w:marRight w:val="0"/>
                  <w:marTop w:val="0"/>
                  <w:marBottom w:val="0"/>
                  <w:divBdr>
                    <w:top w:val="none" w:sz="0" w:space="0" w:color="auto"/>
                    <w:left w:val="none" w:sz="0" w:space="0" w:color="auto"/>
                    <w:bottom w:val="none" w:sz="0" w:space="0" w:color="auto"/>
                    <w:right w:val="none" w:sz="0" w:space="0" w:color="auto"/>
                  </w:divBdr>
                  <w:divsChild>
                    <w:div w:id="1739401186">
                      <w:marLeft w:val="0"/>
                      <w:marRight w:val="0"/>
                      <w:marTop w:val="0"/>
                      <w:marBottom w:val="0"/>
                      <w:divBdr>
                        <w:top w:val="none" w:sz="0" w:space="0" w:color="auto"/>
                        <w:left w:val="none" w:sz="0" w:space="0" w:color="auto"/>
                        <w:bottom w:val="none" w:sz="0" w:space="0" w:color="auto"/>
                        <w:right w:val="none" w:sz="0" w:space="0" w:color="auto"/>
                      </w:divBdr>
                    </w:div>
                  </w:divsChild>
                </w:div>
                <w:div w:id="608976294">
                  <w:marLeft w:val="0"/>
                  <w:marRight w:val="0"/>
                  <w:marTop w:val="0"/>
                  <w:marBottom w:val="0"/>
                  <w:divBdr>
                    <w:top w:val="none" w:sz="0" w:space="0" w:color="auto"/>
                    <w:left w:val="none" w:sz="0" w:space="0" w:color="auto"/>
                    <w:bottom w:val="none" w:sz="0" w:space="0" w:color="auto"/>
                    <w:right w:val="none" w:sz="0" w:space="0" w:color="auto"/>
                  </w:divBdr>
                  <w:divsChild>
                    <w:div w:id="1087535884">
                      <w:marLeft w:val="0"/>
                      <w:marRight w:val="0"/>
                      <w:marTop w:val="0"/>
                      <w:marBottom w:val="0"/>
                      <w:divBdr>
                        <w:top w:val="none" w:sz="0" w:space="0" w:color="auto"/>
                        <w:left w:val="none" w:sz="0" w:space="0" w:color="auto"/>
                        <w:bottom w:val="none" w:sz="0" w:space="0" w:color="auto"/>
                        <w:right w:val="none" w:sz="0" w:space="0" w:color="auto"/>
                      </w:divBdr>
                    </w:div>
                  </w:divsChild>
                </w:div>
                <w:div w:id="608976505">
                  <w:marLeft w:val="0"/>
                  <w:marRight w:val="0"/>
                  <w:marTop w:val="0"/>
                  <w:marBottom w:val="0"/>
                  <w:divBdr>
                    <w:top w:val="none" w:sz="0" w:space="0" w:color="auto"/>
                    <w:left w:val="none" w:sz="0" w:space="0" w:color="auto"/>
                    <w:bottom w:val="none" w:sz="0" w:space="0" w:color="auto"/>
                    <w:right w:val="none" w:sz="0" w:space="0" w:color="auto"/>
                  </w:divBdr>
                  <w:divsChild>
                    <w:div w:id="733891957">
                      <w:marLeft w:val="0"/>
                      <w:marRight w:val="0"/>
                      <w:marTop w:val="0"/>
                      <w:marBottom w:val="0"/>
                      <w:divBdr>
                        <w:top w:val="none" w:sz="0" w:space="0" w:color="auto"/>
                        <w:left w:val="none" w:sz="0" w:space="0" w:color="auto"/>
                        <w:bottom w:val="none" w:sz="0" w:space="0" w:color="auto"/>
                        <w:right w:val="none" w:sz="0" w:space="0" w:color="auto"/>
                      </w:divBdr>
                    </w:div>
                  </w:divsChild>
                </w:div>
                <w:div w:id="622350438">
                  <w:marLeft w:val="0"/>
                  <w:marRight w:val="0"/>
                  <w:marTop w:val="0"/>
                  <w:marBottom w:val="0"/>
                  <w:divBdr>
                    <w:top w:val="none" w:sz="0" w:space="0" w:color="auto"/>
                    <w:left w:val="none" w:sz="0" w:space="0" w:color="auto"/>
                    <w:bottom w:val="none" w:sz="0" w:space="0" w:color="auto"/>
                    <w:right w:val="none" w:sz="0" w:space="0" w:color="auto"/>
                  </w:divBdr>
                  <w:divsChild>
                    <w:div w:id="1125274217">
                      <w:marLeft w:val="0"/>
                      <w:marRight w:val="0"/>
                      <w:marTop w:val="0"/>
                      <w:marBottom w:val="0"/>
                      <w:divBdr>
                        <w:top w:val="none" w:sz="0" w:space="0" w:color="auto"/>
                        <w:left w:val="none" w:sz="0" w:space="0" w:color="auto"/>
                        <w:bottom w:val="none" w:sz="0" w:space="0" w:color="auto"/>
                        <w:right w:val="none" w:sz="0" w:space="0" w:color="auto"/>
                      </w:divBdr>
                    </w:div>
                  </w:divsChild>
                </w:div>
                <w:div w:id="647831984">
                  <w:marLeft w:val="0"/>
                  <w:marRight w:val="0"/>
                  <w:marTop w:val="0"/>
                  <w:marBottom w:val="0"/>
                  <w:divBdr>
                    <w:top w:val="none" w:sz="0" w:space="0" w:color="auto"/>
                    <w:left w:val="none" w:sz="0" w:space="0" w:color="auto"/>
                    <w:bottom w:val="none" w:sz="0" w:space="0" w:color="auto"/>
                    <w:right w:val="none" w:sz="0" w:space="0" w:color="auto"/>
                  </w:divBdr>
                  <w:divsChild>
                    <w:div w:id="835652263">
                      <w:marLeft w:val="0"/>
                      <w:marRight w:val="0"/>
                      <w:marTop w:val="0"/>
                      <w:marBottom w:val="0"/>
                      <w:divBdr>
                        <w:top w:val="none" w:sz="0" w:space="0" w:color="auto"/>
                        <w:left w:val="none" w:sz="0" w:space="0" w:color="auto"/>
                        <w:bottom w:val="none" w:sz="0" w:space="0" w:color="auto"/>
                        <w:right w:val="none" w:sz="0" w:space="0" w:color="auto"/>
                      </w:divBdr>
                    </w:div>
                  </w:divsChild>
                </w:div>
                <w:div w:id="659162307">
                  <w:marLeft w:val="0"/>
                  <w:marRight w:val="0"/>
                  <w:marTop w:val="0"/>
                  <w:marBottom w:val="0"/>
                  <w:divBdr>
                    <w:top w:val="none" w:sz="0" w:space="0" w:color="auto"/>
                    <w:left w:val="none" w:sz="0" w:space="0" w:color="auto"/>
                    <w:bottom w:val="none" w:sz="0" w:space="0" w:color="auto"/>
                    <w:right w:val="none" w:sz="0" w:space="0" w:color="auto"/>
                  </w:divBdr>
                  <w:divsChild>
                    <w:div w:id="701710862">
                      <w:marLeft w:val="0"/>
                      <w:marRight w:val="0"/>
                      <w:marTop w:val="0"/>
                      <w:marBottom w:val="0"/>
                      <w:divBdr>
                        <w:top w:val="none" w:sz="0" w:space="0" w:color="auto"/>
                        <w:left w:val="none" w:sz="0" w:space="0" w:color="auto"/>
                        <w:bottom w:val="none" w:sz="0" w:space="0" w:color="auto"/>
                        <w:right w:val="none" w:sz="0" w:space="0" w:color="auto"/>
                      </w:divBdr>
                    </w:div>
                  </w:divsChild>
                </w:div>
                <w:div w:id="664554354">
                  <w:marLeft w:val="0"/>
                  <w:marRight w:val="0"/>
                  <w:marTop w:val="0"/>
                  <w:marBottom w:val="0"/>
                  <w:divBdr>
                    <w:top w:val="none" w:sz="0" w:space="0" w:color="auto"/>
                    <w:left w:val="none" w:sz="0" w:space="0" w:color="auto"/>
                    <w:bottom w:val="none" w:sz="0" w:space="0" w:color="auto"/>
                    <w:right w:val="none" w:sz="0" w:space="0" w:color="auto"/>
                  </w:divBdr>
                  <w:divsChild>
                    <w:div w:id="1406342003">
                      <w:marLeft w:val="0"/>
                      <w:marRight w:val="0"/>
                      <w:marTop w:val="0"/>
                      <w:marBottom w:val="0"/>
                      <w:divBdr>
                        <w:top w:val="none" w:sz="0" w:space="0" w:color="auto"/>
                        <w:left w:val="none" w:sz="0" w:space="0" w:color="auto"/>
                        <w:bottom w:val="none" w:sz="0" w:space="0" w:color="auto"/>
                        <w:right w:val="none" w:sz="0" w:space="0" w:color="auto"/>
                      </w:divBdr>
                    </w:div>
                  </w:divsChild>
                </w:div>
                <w:div w:id="668100713">
                  <w:marLeft w:val="0"/>
                  <w:marRight w:val="0"/>
                  <w:marTop w:val="0"/>
                  <w:marBottom w:val="0"/>
                  <w:divBdr>
                    <w:top w:val="none" w:sz="0" w:space="0" w:color="auto"/>
                    <w:left w:val="none" w:sz="0" w:space="0" w:color="auto"/>
                    <w:bottom w:val="none" w:sz="0" w:space="0" w:color="auto"/>
                    <w:right w:val="none" w:sz="0" w:space="0" w:color="auto"/>
                  </w:divBdr>
                  <w:divsChild>
                    <w:div w:id="142745815">
                      <w:marLeft w:val="0"/>
                      <w:marRight w:val="0"/>
                      <w:marTop w:val="0"/>
                      <w:marBottom w:val="0"/>
                      <w:divBdr>
                        <w:top w:val="none" w:sz="0" w:space="0" w:color="auto"/>
                        <w:left w:val="none" w:sz="0" w:space="0" w:color="auto"/>
                        <w:bottom w:val="none" w:sz="0" w:space="0" w:color="auto"/>
                        <w:right w:val="none" w:sz="0" w:space="0" w:color="auto"/>
                      </w:divBdr>
                    </w:div>
                    <w:div w:id="1678919029">
                      <w:marLeft w:val="0"/>
                      <w:marRight w:val="0"/>
                      <w:marTop w:val="0"/>
                      <w:marBottom w:val="0"/>
                      <w:divBdr>
                        <w:top w:val="none" w:sz="0" w:space="0" w:color="auto"/>
                        <w:left w:val="none" w:sz="0" w:space="0" w:color="auto"/>
                        <w:bottom w:val="none" w:sz="0" w:space="0" w:color="auto"/>
                        <w:right w:val="none" w:sz="0" w:space="0" w:color="auto"/>
                      </w:divBdr>
                    </w:div>
                  </w:divsChild>
                </w:div>
                <w:div w:id="676539879">
                  <w:marLeft w:val="0"/>
                  <w:marRight w:val="0"/>
                  <w:marTop w:val="0"/>
                  <w:marBottom w:val="0"/>
                  <w:divBdr>
                    <w:top w:val="none" w:sz="0" w:space="0" w:color="auto"/>
                    <w:left w:val="none" w:sz="0" w:space="0" w:color="auto"/>
                    <w:bottom w:val="none" w:sz="0" w:space="0" w:color="auto"/>
                    <w:right w:val="none" w:sz="0" w:space="0" w:color="auto"/>
                  </w:divBdr>
                  <w:divsChild>
                    <w:div w:id="2055232219">
                      <w:marLeft w:val="0"/>
                      <w:marRight w:val="0"/>
                      <w:marTop w:val="0"/>
                      <w:marBottom w:val="0"/>
                      <w:divBdr>
                        <w:top w:val="none" w:sz="0" w:space="0" w:color="auto"/>
                        <w:left w:val="none" w:sz="0" w:space="0" w:color="auto"/>
                        <w:bottom w:val="none" w:sz="0" w:space="0" w:color="auto"/>
                        <w:right w:val="none" w:sz="0" w:space="0" w:color="auto"/>
                      </w:divBdr>
                    </w:div>
                  </w:divsChild>
                </w:div>
                <w:div w:id="734157768">
                  <w:marLeft w:val="0"/>
                  <w:marRight w:val="0"/>
                  <w:marTop w:val="0"/>
                  <w:marBottom w:val="0"/>
                  <w:divBdr>
                    <w:top w:val="none" w:sz="0" w:space="0" w:color="auto"/>
                    <w:left w:val="none" w:sz="0" w:space="0" w:color="auto"/>
                    <w:bottom w:val="none" w:sz="0" w:space="0" w:color="auto"/>
                    <w:right w:val="none" w:sz="0" w:space="0" w:color="auto"/>
                  </w:divBdr>
                  <w:divsChild>
                    <w:div w:id="45221656">
                      <w:marLeft w:val="0"/>
                      <w:marRight w:val="0"/>
                      <w:marTop w:val="0"/>
                      <w:marBottom w:val="0"/>
                      <w:divBdr>
                        <w:top w:val="none" w:sz="0" w:space="0" w:color="auto"/>
                        <w:left w:val="none" w:sz="0" w:space="0" w:color="auto"/>
                        <w:bottom w:val="none" w:sz="0" w:space="0" w:color="auto"/>
                        <w:right w:val="none" w:sz="0" w:space="0" w:color="auto"/>
                      </w:divBdr>
                    </w:div>
                  </w:divsChild>
                </w:div>
                <w:div w:id="750350197">
                  <w:marLeft w:val="0"/>
                  <w:marRight w:val="0"/>
                  <w:marTop w:val="0"/>
                  <w:marBottom w:val="0"/>
                  <w:divBdr>
                    <w:top w:val="none" w:sz="0" w:space="0" w:color="auto"/>
                    <w:left w:val="none" w:sz="0" w:space="0" w:color="auto"/>
                    <w:bottom w:val="none" w:sz="0" w:space="0" w:color="auto"/>
                    <w:right w:val="none" w:sz="0" w:space="0" w:color="auto"/>
                  </w:divBdr>
                  <w:divsChild>
                    <w:div w:id="127673985">
                      <w:marLeft w:val="0"/>
                      <w:marRight w:val="0"/>
                      <w:marTop w:val="0"/>
                      <w:marBottom w:val="0"/>
                      <w:divBdr>
                        <w:top w:val="none" w:sz="0" w:space="0" w:color="auto"/>
                        <w:left w:val="none" w:sz="0" w:space="0" w:color="auto"/>
                        <w:bottom w:val="none" w:sz="0" w:space="0" w:color="auto"/>
                        <w:right w:val="none" w:sz="0" w:space="0" w:color="auto"/>
                      </w:divBdr>
                    </w:div>
                  </w:divsChild>
                </w:div>
                <w:div w:id="837500704">
                  <w:marLeft w:val="0"/>
                  <w:marRight w:val="0"/>
                  <w:marTop w:val="0"/>
                  <w:marBottom w:val="0"/>
                  <w:divBdr>
                    <w:top w:val="none" w:sz="0" w:space="0" w:color="auto"/>
                    <w:left w:val="none" w:sz="0" w:space="0" w:color="auto"/>
                    <w:bottom w:val="none" w:sz="0" w:space="0" w:color="auto"/>
                    <w:right w:val="none" w:sz="0" w:space="0" w:color="auto"/>
                  </w:divBdr>
                  <w:divsChild>
                    <w:div w:id="862935418">
                      <w:marLeft w:val="0"/>
                      <w:marRight w:val="0"/>
                      <w:marTop w:val="0"/>
                      <w:marBottom w:val="0"/>
                      <w:divBdr>
                        <w:top w:val="none" w:sz="0" w:space="0" w:color="auto"/>
                        <w:left w:val="none" w:sz="0" w:space="0" w:color="auto"/>
                        <w:bottom w:val="none" w:sz="0" w:space="0" w:color="auto"/>
                        <w:right w:val="none" w:sz="0" w:space="0" w:color="auto"/>
                      </w:divBdr>
                    </w:div>
                  </w:divsChild>
                </w:div>
                <w:div w:id="840512846">
                  <w:marLeft w:val="0"/>
                  <w:marRight w:val="0"/>
                  <w:marTop w:val="0"/>
                  <w:marBottom w:val="0"/>
                  <w:divBdr>
                    <w:top w:val="none" w:sz="0" w:space="0" w:color="auto"/>
                    <w:left w:val="none" w:sz="0" w:space="0" w:color="auto"/>
                    <w:bottom w:val="none" w:sz="0" w:space="0" w:color="auto"/>
                    <w:right w:val="none" w:sz="0" w:space="0" w:color="auto"/>
                  </w:divBdr>
                  <w:divsChild>
                    <w:div w:id="1371341205">
                      <w:marLeft w:val="0"/>
                      <w:marRight w:val="0"/>
                      <w:marTop w:val="0"/>
                      <w:marBottom w:val="0"/>
                      <w:divBdr>
                        <w:top w:val="none" w:sz="0" w:space="0" w:color="auto"/>
                        <w:left w:val="none" w:sz="0" w:space="0" w:color="auto"/>
                        <w:bottom w:val="none" w:sz="0" w:space="0" w:color="auto"/>
                        <w:right w:val="none" w:sz="0" w:space="0" w:color="auto"/>
                      </w:divBdr>
                    </w:div>
                  </w:divsChild>
                </w:div>
                <w:div w:id="841503583">
                  <w:marLeft w:val="0"/>
                  <w:marRight w:val="0"/>
                  <w:marTop w:val="0"/>
                  <w:marBottom w:val="0"/>
                  <w:divBdr>
                    <w:top w:val="none" w:sz="0" w:space="0" w:color="auto"/>
                    <w:left w:val="none" w:sz="0" w:space="0" w:color="auto"/>
                    <w:bottom w:val="none" w:sz="0" w:space="0" w:color="auto"/>
                    <w:right w:val="none" w:sz="0" w:space="0" w:color="auto"/>
                  </w:divBdr>
                  <w:divsChild>
                    <w:div w:id="1855611425">
                      <w:marLeft w:val="0"/>
                      <w:marRight w:val="0"/>
                      <w:marTop w:val="0"/>
                      <w:marBottom w:val="0"/>
                      <w:divBdr>
                        <w:top w:val="none" w:sz="0" w:space="0" w:color="auto"/>
                        <w:left w:val="none" w:sz="0" w:space="0" w:color="auto"/>
                        <w:bottom w:val="none" w:sz="0" w:space="0" w:color="auto"/>
                        <w:right w:val="none" w:sz="0" w:space="0" w:color="auto"/>
                      </w:divBdr>
                    </w:div>
                  </w:divsChild>
                </w:div>
                <w:div w:id="879978523">
                  <w:marLeft w:val="0"/>
                  <w:marRight w:val="0"/>
                  <w:marTop w:val="0"/>
                  <w:marBottom w:val="0"/>
                  <w:divBdr>
                    <w:top w:val="none" w:sz="0" w:space="0" w:color="auto"/>
                    <w:left w:val="none" w:sz="0" w:space="0" w:color="auto"/>
                    <w:bottom w:val="none" w:sz="0" w:space="0" w:color="auto"/>
                    <w:right w:val="none" w:sz="0" w:space="0" w:color="auto"/>
                  </w:divBdr>
                  <w:divsChild>
                    <w:div w:id="1956790154">
                      <w:marLeft w:val="0"/>
                      <w:marRight w:val="0"/>
                      <w:marTop w:val="0"/>
                      <w:marBottom w:val="0"/>
                      <w:divBdr>
                        <w:top w:val="none" w:sz="0" w:space="0" w:color="auto"/>
                        <w:left w:val="none" w:sz="0" w:space="0" w:color="auto"/>
                        <w:bottom w:val="none" w:sz="0" w:space="0" w:color="auto"/>
                        <w:right w:val="none" w:sz="0" w:space="0" w:color="auto"/>
                      </w:divBdr>
                    </w:div>
                  </w:divsChild>
                </w:div>
                <w:div w:id="897864504">
                  <w:marLeft w:val="0"/>
                  <w:marRight w:val="0"/>
                  <w:marTop w:val="0"/>
                  <w:marBottom w:val="0"/>
                  <w:divBdr>
                    <w:top w:val="none" w:sz="0" w:space="0" w:color="auto"/>
                    <w:left w:val="none" w:sz="0" w:space="0" w:color="auto"/>
                    <w:bottom w:val="none" w:sz="0" w:space="0" w:color="auto"/>
                    <w:right w:val="none" w:sz="0" w:space="0" w:color="auto"/>
                  </w:divBdr>
                  <w:divsChild>
                    <w:div w:id="178280796">
                      <w:marLeft w:val="0"/>
                      <w:marRight w:val="0"/>
                      <w:marTop w:val="0"/>
                      <w:marBottom w:val="0"/>
                      <w:divBdr>
                        <w:top w:val="none" w:sz="0" w:space="0" w:color="auto"/>
                        <w:left w:val="none" w:sz="0" w:space="0" w:color="auto"/>
                        <w:bottom w:val="none" w:sz="0" w:space="0" w:color="auto"/>
                        <w:right w:val="none" w:sz="0" w:space="0" w:color="auto"/>
                      </w:divBdr>
                    </w:div>
                  </w:divsChild>
                </w:div>
                <w:div w:id="913734726">
                  <w:marLeft w:val="0"/>
                  <w:marRight w:val="0"/>
                  <w:marTop w:val="0"/>
                  <w:marBottom w:val="0"/>
                  <w:divBdr>
                    <w:top w:val="none" w:sz="0" w:space="0" w:color="auto"/>
                    <w:left w:val="none" w:sz="0" w:space="0" w:color="auto"/>
                    <w:bottom w:val="none" w:sz="0" w:space="0" w:color="auto"/>
                    <w:right w:val="none" w:sz="0" w:space="0" w:color="auto"/>
                  </w:divBdr>
                  <w:divsChild>
                    <w:div w:id="527068302">
                      <w:marLeft w:val="0"/>
                      <w:marRight w:val="0"/>
                      <w:marTop w:val="0"/>
                      <w:marBottom w:val="0"/>
                      <w:divBdr>
                        <w:top w:val="none" w:sz="0" w:space="0" w:color="auto"/>
                        <w:left w:val="none" w:sz="0" w:space="0" w:color="auto"/>
                        <w:bottom w:val="none" w:sz="0" w:space="0" w:color="auto"/>
                        <w:right w:val="none" w:sz="0" w:space="0" w:color="auto"/>
                      </w:divBdr>
                    </w:div>
                  </w:divsChild>
                </w:div>
                <w:div w:id="942418605">
                  <w:marLeft w:val="0"/>
                  <w:marRight w:val="0"/>
                  <w:marTop w:val="0"/>
                  <w:marBottom w:val="0"/>
                  <w:divBdr>
                    <w:top w:val="none" w:sz="0" w:space="0" w:color="auto"/>
                    <w:left w:val="none" w:sz="0" w:space="0" w:color="auto"/>
                    <w:bottom w:val="none" w:sz="0" w:space="0" w:color="auto"/>
                    <w:right w:val="none" w:sz="0" w:space="0" w:color="auto"/>
                  </w:divBdr>
                  <w:divsChild>
                    <w:div w:id="1200095544">
                      <w:marLeft w:val="0"/>
                      <w:marRight w:val="0"/>
                      <w:marTop w:val="0"/>
                      <w:marBottom w:val="0"/>
                      <w:divBdr>
                        <w:top w:val="none" w:sz="0" w:space="0" w:color="auto"/>
                        <w:left w:val="none" w:sz="0" w:space="0" w:color="auto"/>
                        <w:bottom w:val="none" w:sz="0" w:space="0" w:color="auto"/>
                        <w:right w:val="none" w:sz="0" w:space="0" w:color="auto"/>
                      </w:divBdr>
                    </w:div>
                  </w:divsChild>
                </w:div>
                <w:div w:id="944384016">
                  <w:marLeft w:val="0"/>
                  <w:marRight w:val="0"/>
                  <w:marTop w:val="0"/>
                  <w:marBottom w:val="0"/>
                  <w:divBdr>
                    <w:top w:val="none" w:sz="0" w:space="0" w:color="auto"/>
                    <w:left w:val="none" w:sz="0" w:space="0" w:color="auto"/>
                    <w:bottom w:val="none" w:sz="0" w:space="0" w:color="auto"/>
                    <w:right w:val="none" w:sz="0" w:space="0" w:color="auto"/>
                  </w:divBdr>
                  <w:divsChild>
                    <w:div w:id="2037851403">
                      <w:marLeft w:val="0"/>
                      <w:marRight w:val="0"/>
                      <w:marTop w:val="0"/>
                      <w:marBottom w:val="0"/>
                      <w:divBdr>
                        <w:top w:val="none" w:sz="0" w:space="0" w:color="auto"/>
                        <w:left w:val="none" w:sz="0" w:space="0" w:color="auto"/>
                        <w:bottom w:val="none" w:sz="0" w:space="0" w:color="auto"/>
                        <w:right w:val="none" w:sz="0" w:space="0" w:color="auto"/>
                      </w:divBdr>
                    </w:div>
                  </w:divsChild>
                </w:div>
                <w:div w:id="949355129">
                  <w:marLeft w:val="0"/>
                  <w:marRight w:val="0"/>
                  <w:marTop w:val="0"/>
                  <w:marBottom w:val="0"/>
                  <w:divBdr>
                    <w:top w:val="none" w:sz="0" w:space="0" w:color="auto"/>
                    <w:left w:val="none" w:sz="0" w:space="0" w:color="auto"/>
                    <w:bottom w:val="none" w:sz="0" w:space="0" w:color="auto"/>
                    <w:right w:val="none" w:sz="0" w:space="0" w:color="auto"/>
                  </w:divBdr>
                  <w:divsChild>
                    <w:div w:id="459154486">
                      <w:marLeft w:val="0"/>
                      <w:marRight w:val="0"/>
                      <w:marTop w:val="0"/>
                      <w:marBottom w:val="0"/>
                      <w:divBdr>
                        <w:top w:val="none" w:sz="0" w:space="0" w:color="auto"/>
                        <w:left w:val="none" w:sz="0" w:space="0" w:color="auto"/>
                        <w:bottom w:val="none" w:sz="0" w:space="0" w:color="auto"/>
                        <w:right w:val="none" w:sz="0" w:space="0" w:color="auto"/>
                      </w:divBdr>
                    </w:div>
                  </w:divsChild>
                </w:div>
                <w:div w:id="972100131">
                  <w:marLeft w:val="0"/>
                  <w:marRight w:val="0"/>
                  <w:marTop w:val="0"/>
                  <w:marBottom w:val="0"/>
                  <w:divBdr>
                    <w:top w:val="none" w:sz="0" w:space="0" w:color="auto"/>
                    <w:left w:val="none" w:sz="0" w:space="0" w:color="auto"/>
                    <w:bottom w:val="none" w:sz="0" w:space="0" w:color="auto"/>
                    <w:right w:val="none" w:sz="0" w:space="0" w:color="auto"/>
                  </w:divBdr>
                  <w:divsChild>
                    <w:div w:id="31806312">
                      <w:marLeft w:val="0"/>
                      <w:marRight w:val="0"/>
                      <w:marTop w:val="0"/>
                      <w:marBottom w:val="0"/>
                      <w:divBdr>
                        <w:top w:val="none" w:sz="0" w:space="0" w:color="auto"/>
                        <w:left w:val="none" w:sz="0" w:space="0" w:color="auto"/>
                        <w:bottom w:val="none" w:sz="0" w:space="0" w:color="auto"/>
                        <w:right w:val="none" w:sz="0" w:space="0" w:color="auto"/>
                      </w:divBdr>
                    </w:div>
                    <w:div w:id="192574170">
                      <w:marLeft w:val="0"/>
                      <w:marRight w:val="0"/>
                      <w:marTop w:val="0"/>
                      <w:marBottom w:val="0"/>
                      <w:divBdr>
                        <w:top w:val="none" w:sz="0" w:space="0" w:color="auto"/>
                        <w:left w:val="none" w:sz="0" w:space="0" w:color="auto"/>
                        <w:bottom w:val="none" w:sz="0" w:space="0" w:color="auto"/>
                        <w:right w:val="none" w:sz="0" w:space="0" w:color="auto"/>
                      </w:divBdr>
                    </w:div>
                    <w:div w:id="426779287">
                      <w:marLeft w:val="0"/>
                      <w:marRight w:val="0"/>
                      <w:marTop w:val="0"/>
                      <w:marBottom w:val="0"/>
                      <w:divBdr>
                        <w:top w:val="none" w:sz="0" w:space="0" w:color="auto"/>
                        <w:left w:val="none" w:sz="0" w:space="0" w:color="auto"/>
                        <w:bottom w:val="none" w:sz="0" w:space="0" w:color="auto"/>
                        <w:right w:val="none" w:sz="0" w:space="0" w:color="auto"/>
                      </w:divBdr>
                    </w:div>
                  </w:divsChild>
                </w:div>
                <w:div w:id="993071286">
                  <w:marLeft w:val="0"/>
                  <w:marRight w:val="0"/>
                  <w:marTop w:val="0"/>
                  <w:marBottom w:val="0"/>
                  <w:divBdr>
                    <w:top w:val="none" w:sz="0" w:space="0" w:color="auto"/>
                    <w:left w:val="none" w:sz="0" w:space="0" w:color="auto"/>
                    <w:bottom w:val="none" w:sz="0" w:space="0" w:color="auto"/>
                    <w:right w:val="none" w:sz="0" w:space="0" w:color="auto"/>
                  </w:divBdr>
                  <w:divsChild>
                    <w:div w:id="163136018">
                      <w:marLeft w:val="0"/>
                      <w:marRight w:val="0"/>
                      <w:marTop w:val="0"/>
                      <w:marBottom w:val="0"/>
                      <w:divBdr>
                        <w:top w:val="none" w:sz="0" w:space="0" w:color="auto"/>
                        <w:left w:val="none" w:sz="0" w:space="0" w:color="auto"/>
                        <w:bottom w:val="none" w:sz="0" w:space="0" w:color="auto"/>
                        <w:right w:val="none" w:sz="0" w:space="0" w:color="auto"/>
                      </w:divBdr>
                    </w:div>
                  </w:divsChild>
                </w:div>
                <w:div w:id="1016157388">
                  <w:marLeft w:val="0"/>
                  <w:marRight w:val="0"/>
                  <w:marTop w:val="0"/>
                  <w:marBottom w:val="0"/>
                  <w:divBdr>
                    <w:top w:val="none" w:sz="0" w:space="0" w:color="auto"/>
                    <w:left w:val="none" w:sz="0" w:space="0" w:color="auto"/>
                    <w:bottom w:val="none" w:sz="0" w:space="0" w:color="auto"/>
                    <w:right w:val="none" w:sz="0" w:space="0" w:color="auto"/>
                  </w:divBdr>
                  <w:divsChild>
                    <w:div w:id="125008833">
                      <w:marLeft w:val="0"/>
                      <w:marRight w:val="0"/>
                      <w:marTop w:val="0"/>
                      <w:marBottom w:val="0"/>
                      <w:divBdr>
                        <w:top w:val="none" w:sz="0" w:space="0" w:color="auto"/>
                        <w:left w:val="none" w:sz="0" w:space="0" w:color="auto"/>
                        <w:bottom w:val="none" w:sz="0" w:space="0" w:color="auto"/>
                        <w:right w:val="none" w:sz="0" w:space="0" w:color="auto"/>
                      </w:divBdr>
                    </w:div>
                  </w:divsChild>
                </w:div>
                <w:div w:id="1038242822">
                  <w:marLeft w:val="0"/>
                  <w:marRight w:val="0"/>
                  <w:marTop w:val="0"/>
                  <w:marBottom w:val="0"/>
                  <w:divBdr>
                    <w:top w:val="none" w:sz="0" w:space="0" w:color="auto"/>
                    <w:left w:val="none" w:sz="0" w:space="0" w:color="auto"/>
                    <w:bottom w:val="none" w:sz="0" w:space="0" w:color="auto"/>
                    <w:right w:val="none" w:sz="0" w:space="0" w:color="auto"/>
                  </w:divBdr>
                  <w:divsChild>
                    <w:div w:id="105009012">
                      <w:marLeft w:val="0"/>
                      <w:marRight w:val="0"/>
                      <w:marTop w:val="0"/>
                      <w:marBottom w:val="0"/>
                      <w:divBdr>
                        <w:top w:val="none" w:sz="0" w:space="0" w:color="auto"/>
                        <w:left w:val="none" w:sz="0" w:space="0" w:color="auto"/>
                        <w:bottom w:val="none" w:sz="0" w:space="0" w:color="auto"/>
                        <w:right w:val="none" w:sz="0" w:space="0" w:color="auto"/>
                      </w:divBdr>
                    </w:div>
                    <w:div w:id="149449322">
                      <w:marLeft w:val="0"/>
                      <w:marRight w:val="0"/>
                      <w:marTop w:val="0"/>
                      <w:marBottom w:val="0"/>
                      <w:divBdr>
                        <w:top w:val="none" w:sz="0" w:space="0" w:color="auto"/>
                        <w:left w:val="none" w:sz="0" w:space="0" w:color="auto"/>
                        <w:bottom w:val="none" w:sz="0" w:space="0" w:color="auto"/>
                        <w:right w:val="none" w:sz="0" w:space="0" w:color="auto"/>
                      </w:divBdr>
                    </w:div>
                  </w:divsChild>
                </w:div>
                <w:div w:id="1053238545">
                  <w:marLeft w:val="0"/>
                  <w:marRight w:val="0"/>
                  <w:marTop w:val="0"/>
                  <w:marBottom w:val="0"/>
                  <w:divBdr>
                    <w:top w:val="none" w:sz="0" w:space="0" w:color="auto"/>
                    <w:left w:val="none" w:sz="0" w:space="0" w:color="auto"/>
                    <w:bottom w:val="none" w:sz="0" w:space="0" w:color="auto"/>
                    <w:right w:val="none" w:sz="0" w:space="0" w:color="auto"/>
                  </w:divBdr>
                  <w:divsChild>
                    <w:div w:id="1841695723">
                      <w:marLeft w:val="0"/>
                      <w:marRight w:val="0"/>
                      <w:marTop w:val="0"/>
                      <w:marBottom w:val="0"/>
                      <w:divBdr>
                        <w:top w:val="none" w:sz="0" w:space="0" w:color="auto"/>
                        <w:left w:val="none" w:sz="0" w:space="0" w:color="auto"/>
                        <w:bottom w:val="none" w:sz="0" w:space="0" w:color="auto"/>
                        <w:right w:val="none" w:sz="0" w:space="0" w:color="auto"/>
                      </w:divBdr>
                    </w:div>
                  </w:divsChild>
                </w:div>
                <w:div w:id="1077946095">
                  <w:marLeft w:val="0"/>
                  <w:marRight w:val="0"/>
                  <w:marTop w:val="0"/>
                  <w:marBottom w:val="0"/>
                  <w:divBdr>
                    <w:top w:val="none" w:sz="0" w:space="0" w:color="auto"/>
                    <w:left w:val="none" w:sz="0" w:space="0" w:color="auto"/>
                    <w:bottom w:val="none" w:sz="0" w:space="0" w:color="auto"/>
                    <w:right w:val="none" w:sz="0" w:space="0" w:color="auto"/>
                  </w:divBdr>
                  <w:divsChild>
                    <w:div w:id="624584629">
                      <w:marLeft w:val="0"/>
                      <w:marRight w:val="0"/>
                      <w:marTop w:val="0"/>
                      <w:marBottom w:val="0"/>
                      <w:divBdr>
                        <w:top w:val="none" w:sz="0" w:space="0" w:color="auto"/>
                        <w:left w:val="none" w:sz="0" w:space="0" w:color="auto"/>
                        <w:bottom w:val="none" w:sz="0" w:space="0" w:color="auto"/>
                        <w:right w:val="none" w:sz="0" w:space="0" w:color="auto"/>
                      </w:divBdr>
                    </w:div>
                  </w:divsChild>
                </w:div>
                <w:div w:id="1107193897">
                  <w:marLeft w:val="0"/>
                  <w:marRight w:val="0"/>
                  <w:marTop w:val="0"/>
                  <w:marBottom w:val="0"/>
                  <w:divBdr>
                    <w:top w:val="none" w:sz="0" w:space="0" w:color="auto"/>
                    <w:left w:val="none" w:sz="0" w:space="0" w:color="auto"/>
                    <w:bottom w:val="none" w:sz="0" w:space="0" w:color="auto"/>
                    <w:right w:val="none" w:sz="0" w:space="0" w:color="auto"/>
                  </w:divBdr>
                  <w:divsChild>
                    <w:div w:id="117769531">
                      <w:marLeft w:val="0"/>
                      <w:marRight w:val="0"/>
                      <w:marTop w:val="0"/>
                      <w:marBottom w:val="0"/>
                      <w:divBdr>
                        <w:top w:val="none" w:sz="0" w:space="0" w:color="auto"/>
                        <w:left w:val="none" w:sz="0" w:space="0" w:color="auto"/>
                        <w:bottom w:val="none" w:sz="0" w:space="0" w:color="auto"/>
                        <w:right w:val="none" w:sz="0" w:space="0" w:color="auto"/>
                      </w:divBdr>
                    </w:div>
                  </w:divsChild>
                </w:div>
                <w:div w:id="1107970255">
                  <w:marLeft w:val="0"/>
                  <w:marRight w:val="0"/>
                  <w:marTop w:val="0"/>
                  <w:marBottom w:val="0"/>
                  <w:divBdr>
                    <w:top w:val="none" w:sz="0" w:space="0" w:color="auto"/>
                    <w:left w:val="none" w:sz="0" w:space="0" w:color="auto"/>
                    <w:bottom w:val="none" w:sz="0" w:space="0" w:color="auto"/>
                    <w:right w:val="none" w:sz="0" w:space="0" w:color="auto"/>
                  </w:divBdr>
                  <w:divsChild>
                    <w:div w:id="1160199434">
                      <w:marLeft w:val="0"/>
                      <w:marRight w:val="0"/>
                      <w:marTop w:val="0"/>
                      <w:marBottom w:val="0"/>
                      <w:divBdr>
                        <w:top w:val="none" w:sz="0" w:space="0" w:color="auto"/>
                        <w:left w:val="none" w:sz="0" w:space="0" w:color="auto"/>
                        <w:bottom w:val="none" w:sz="0" w:space="0" w:color="auto"/>
                        <w:right w:val="none" w:sz="0" w:space="0" w:color="auto"/>
                      </w:divBdr>
                    </w:div>
                  </w:divsChild>
                </w:div>
                <w:div w:id="1131095413">
                  <w:marLeft w:val="0"/>
                  <w:marRight w:val="0"/>
                  <w:marTop w:val="0"/>
                  <w:marBottom w:val="0"/>
                  <w:divBdr>
                    <w:top w:val="none" w:sz="0" w:space="0" w:color="auto"/>
                    <w:left w:val="none" w:sz="0" w:space="0" w:color="auto"/>
                    <w:bottom w:val="none" w:sz="0" w:space="0" w:color="auto"/>
                    <w:right w:val="none" w:sz="0" w:space="0" w:color="auto"/>
                  </w:divBdr>
                  <w:divsChild>
                    <w:div w:id="1183324237">
                      <w:marLeft w:val="0"/>
                      <w:marRight w:val="0"/>
                      <w:marTop w:val="0"/>
                      <w:marBottom w:val="0"/>
                      <w:divBdr>
                        <w:top w:val="none" w:sz="0" w:space="0" w:color="auto"/>
                        <w:left w:val="none" w:sz="0" w:space="0" w:color="auto"/>
                        <w:bottom w:val="none" w:sz="0" w:space="0" w:color="auto"/>
                        <w:right w:val="none" w:sz="0" w:space="0" w:color="auto"/>
                      </w:divBdr>
                    </w:div>
                  </w:divsChild>
                </w:div>
                <w:div w:id="1207642034">
                  <w:marLeft w:val="0"/>
                  <w:marRight w:val="0"/>
                  <w:marTop w:val="0"/>
                  <w:marBottom w:val="0"/>
                  <w:divBdr>
                    <w:top w:val="none" w:sz="0" w:space="0" w:color="auto"/>
                    <w:left w:val="none" w:sz="0" w:space="0" w:color="auto"/>
                    <w:bottom w:val="none" w:sz="0" w:space="0" w:color="auto"/>
                    <w:right w:val="none" w:sz="0" w:space="0" w:color="auto"/>
                  </w:divBdr>
                  <w:divsChild>
                    <w:div w:id="2045591929">
                      <w:marLeft w:val="0"/>
                      <w:marRight w:val="0"/>
                      <w:marTop w:val="0"/>
                      <w:marBottom w:val="0"/>
                      <w:divBdr>
                        <w:top w:val="none" w:sz="0" w:space="0" w:color="auto"/>
                        <w:left w:val="none" w:sz="0" w:space="0" w:color="auto"/>
                        <w:bottom w:val="none" w:sz="0" w:space="0" w:color="auto"/>
                        <w:right w:val="none" w:sz="0" w:space="0" w:color="auto"/>
                      </w:divBdr>
                    </w:div>
                  </w:divsChild>
                </w:div>
                <w:div w:id="1218787361">
                  <w:marLeft w:val="0"/>
                  <w:marRight w:val="0"/>
                  <w:marTop w:val="0"/>
                  <w:marBottom w:val="0"/>
                  <w:divBdr>
                    <w:top w:val="none" w:sz="0" w:space="0" w:color="auto"/>
                    <w:left w:val="none" w:sz="0" w:space="0" w:color="auto"/>
                    <w:bottom w:val="none" w:sz="0" w:space="0" w:color="auto"/>
                    <w:right w:val="none" w:sz="0" w:space="0" w:color="auto"/>
                  </w:divBdr>
                  <w:divsChild>
                    <w:div w:id="817574323">
                      <w:marLeft w:val="0"/>
                      <w:marRight w:val="0"/>
                      <w:marTop w:val="0"/>
                      <w:marBottom w:val="0"/>
                      <w:divBdr>
                        <w:top w:val="none" w:sz="0" w:space="0" w:color="auto"/>
                        <w:left w:val="none" w:sz="0" w:space="0" w:color="auto"/>
                        <w:bottom w:val="none" w:sz="0" w:space="0" w:color="auto"/>
                        <w:right w:val="none" w:sz="0" w:space="0" w:color="auto"/>
                      </w:divBdr>
                    </w:div>
                  </w:divsChild>
                </w:div>
                <w:div w:id="1221400093">
                  <w:marLeft w:val="0"/>
                  <w:marRight w:val="0"/>
                  <w:marTop w:val="0"/>
                  <w:marBottom w:val="0"/>
                  <w:divBdr>
                    <w:top w:val="none" w:sz="0" w:space="0" w:color="auto"/>
                    <w:left w:val="none" w:sz="0" w:space="0" w:color="auto"/>
                    <w:bottom w:val="none" w:sz="0" w:space="0" w:color="auto"/>
                    <w:right w:val="none" w:sz="0" w:space="0" w:color="auto"/>
                  </w:divBdr>
                  <w:divsChild>
                    <w:div w:id="1986159461">
                      <w:marLeft w:val="0"/>
                      <w:marRight w:val="0"/>
                      <w:marTop w:val="0"/>
                      <w:marBottom w:val="0"/>
                      <w:divBdr>
                        <w:top w:val="none" w:sz="0" w:space="0" w:color="auto"/>
                        <w:left w:val="none" w:sz="0" w:space="0" w:color="auto"/>
                        <w:bottom w:val="none" w:sz="0" w:space="0" w:color="auto"/>
                        <w:right w:val="none" w:sz="0" w:space="0" w:color="auto"/>
                      </w:divBdr>
                    </w:div>
                  </w:divsChild>
                </w:div>
                <w:div w:id="1256939633">
                  <w:marLeft w:val="0"/>
                  <w:marRight w:val="0"/>
                  <w:marTop w:val="0"/>
                  <w:marBottom w:val="0"/>
                  <w:divBdr>
                    <w:top w:val="none" w:sz="0" w:space="0" w:color="auto"/>
                    <w:left w:val="none" w:sz="0" w:space="0" w:color="auto"/>
                    <w:bottom w:val="none" w:sz="0" w:space="0" w:color="auto"/>
                    <w:right w:val="none" w:sz="0" w:space="0" w:color="auto"/>
                  </w:divBdr>
                  <w:divsChild>
                    <w:div w:id="433014390">
                      <w:marLeft w:val="0"/>
                      <w:marRight w:val="0"/>
                      <w:marTop w:val="0"/>
                      <w:marBottom w:val="0"/>
                      <w:divBdr>
                        <w:top w:val="none" w:sz="0" w:space="0" w:color="auto"/>
                        <w:left w:val="none" w:sz="0" w:space="0" w:color="auto"/>
                        <w:bottom w:val="none" w:sz="0" w:space="0" w:color="auto"/>
                        <w:right w:val="none" w:sz="0" w:space="0" w:color="auto"/>
                      </w:divBdr>
                    </w:div>
                  </w:divsChild>
                </w:div>
                <w:div w:id="1271668404">
                  <w:marLeft w:val="0"/>
                  <w:marRight w:val="0"/>
                  <w:marTop w:val="0"/>
                  <w:marBottom w:val="0"/>
                  <w:divBdr>
                    <w:top w:val="none" w:sz="0" w:space="0" w:color="auto"/>
                    <w:left w:val="none" w:sz="0" w:space="0" w:color="auto"/>
                    <w:bottom w:val="none" w:sz="0" w:space="0" w:color="auto"/>
                    <w:right w:val="none" w:sz="0" w:space="0" w:color="auto"/>
                  </w:divBdr>
                  <w:divsChild>
                    <w:div w:id="2073000730">
                      <w:marLeft w:val="0"/>
                      <w:marRight w:val="0"/>
                      <w:marTop w:val="0"/>
                      <w:marBottom w:val="0"/>
                      <w:divBdr>
                        <w:top w:val="none" w:sz="0" w:space="0" w:color="auto"/>
                        <w:left w:val="none" w:sz="0" w:space="0" w:color="auto"/>
                        <w:bottom w:val="none" w:sz="0" w:space="0" w:color="auto"/>
                        <w:right w:val="none" w:sz="0" w:space="0" w:color="auto"/>
                      </w:divBdr>
                    </w:div>
                  </w:divsChild>
                </w:div>
                <w:div w:id="1376731112">
                  <w:marLeft w:val="0"/>
                  <w:marRight w:val="0"/>
                  <w:marTop w:val="0"/>
                  <w:marBottom w:val="0"/>
                  <w:divBdr>
                    <w:top w:val="none" w:sz="0" w:space="0" w:color="auto"/>
                    <w:left w:val="none" w:sz="0" w:space="0" w:color="auto"/>
                    <w:bottom w:val="none" w:sz="0" w:space="0" w:color="auto"/>
                    <w:right w:val="none" w:sz="0" w:space="0" w:color="auto"/>
                  </w:divBdr>
                  <w:divsChild>
                    <w:div w:id="1660038473">
                      <w:marLeft w:val="0"/>
                      <w:marRight w:val="0"/>
                      <w:marTop w:val="0"/>
                      <w:marBottom w:val="0"/>
                      <w:divBdr>
                        <w:top w:val="none" w:sz="0" w:space="0" w:color="auto"/>
                        <w:left w:val="none" w:sz="0" w:space="0" w:color="auto"/>
                        <w:bottom w:val="none" w:sz="0" w:space="0" w:color="auto"/>
                        <w:right w:val="none" w:sz="0" w:space="0" w:color="auto"/>
                      </w:divBdr>
                    </w:div>
                  </w:divsChild>
                </w:div>
                <w:div w:id="1391610681">
                  <w:marLeft w:val="0"/>
                  <w:marRight w:val="0"/>
                  <w:marTop w:val="0"/>
                  <w:marBottom w:val="0"/>
                  <w:divBdr>
                    <w:top w:val="none" w:sz="0" w:space="0" w:color="auto"/>
                    <w:left w:val="none" w:sz="0" w:space="0" w:color="auto"/>
                    <w:bottom w:val="none" w:sz="0" w:space="0" w:color="auto"/>
                    <w:right w:val="none" w:sz="0" w:space="0" w:color="auto"/>
                  </w:divBdr>
                  <w:divsChild>
                    <w:div w:id="529682089">
                      <w:marLeft w:val="0"/>
                      <w:marRight w:val="0"/>
                      <w:marTop w:val="0"/>
                      <w:marBottom w:val="0"/>
                      <w:divBdr>
                        <w:top w:val="none" w:sz="0" w:space="0" w:color="auto"/>
                        <w:left w:val="none" w:sz="0" w:space="0" w:color="auto"/>
                        <w:bottom w:val="none" w:sz="0" w:space="0" w:color="auto"/>
                        <w:right w:val="none" w:sz="0" w:space="0" w:color="auto"/>
                      </w:divBdr>
                    </w:div>
                  </w:divsChild>
                </w:div>
                <w:div w:id="1429429574">
                  <w:marLeft w:val="0"/>
                  <w:marRight w:val="0"/>
                  <w:marTop w:val="0"/>
                  <w:marBottom w:val="0"/>
                  <w:divBdr>
                    <w:top w:val="none" w:sz="0" w:space="0" w:color="auto"/>
                    <w:left w:val="none" w:sz="0" w:space="0" w:color="auto"/>
                    <w:bottom w:val="none" w:sz="0" w:space="0" w:color="auto"/>
                    <w:right w:val="none" w:sz="0" w:space="0" w:color="auto"/>
                  </w:divBdr>
                  <w:divsChild>
                    <w:div w:id="1745905827">
                      <w:marLeft w:val="0"/>
                      <w:marRight w:val="0"/>
                      <w:marTop w:val="0"/>
                      <w:marBottom w:val="0"/>
                      <w:divBdr>
                        <w:top w:val="none" w:sz="0" w:space="0" w:color="auto"/>
                        <w:left w:val="none" w:sz="0" w:space="0" w:color="auto"/>
                        <w:bottom w:val="none" w:sz="0" w:space="0" w:color="auto"/>
                        <w:right w:val="none" w:sz="0" w:space="0" w:color="auto"/>
                      </w:divBdr>
                    </w:div>
                  </w:divsChild>
                </w:div>
                <w:div w:id="1462261085">
                  <w:marLeft w:val="0"/>
                  <w:marRight w:val="0"/>
                  <w:marTop w:val="0"/>
                  <w:marBottom w:val="0"/>
                  <w:divBdr>
                    <w:top w:val="none" w:sz="0" w:space="0" w:color="auto"/>
                    <w:left w:val="none" w:sz="0" w:space="0" w:color="auto"/>
                    <w:bottom w:val="none" w:sz="0" w:space="0" w:color="auto"/>
                    <w:right w:val="none" w:sz="0" w:space="0" w:color="auto"/>
                  </w:divBdr>
                  <w:divsChild>
                    <w:div w:id="581112262">
                      <w:marLeft w:val="0"/>
                      <w:marRight w:val="0"/>
                      <w:marTop w:val="0"/>
                      <w:marBottom w:val="0"/>
                      <w:divBdr>
                        <w:top w:val="none" w:sz="0" w:space="0" w:color="auto"/>
                        <w:left w:val="none" w:sz="0" w:space="0" w:color="auto"/>
                        <w:bottom w:val="none" w:sz="0" w:space="0" w:color="auto"/>
                        <w:right w:val="none" w:sz="0" w:space="0" w:color="auto"/>
                      </w:divBdr>
                    </w:div>
                  </w:divsChild>
                </w:div>
                <w:div w:id="1505053941">
                  <w:marLeft w:val="0"/>
                  <w:marRight w:val="0"/>
                  <w:marTop w:val="0"/>
                  <w:marBottom w:val="0"/>
                  <w:divBdr>
                    <w:top w:val="none" w:sz="0" w:space="0" w:color="auto"/>
                    <w:left w:val="none" w:sz="0" w:space="0" w:color="auto"/>
                    <w:bottom w:val="none" w:sz="0" w:space="0" w:color="auto"/>
                    <w:right w:val="none" w:sz="0" w:space="0" w:color="auto"/>
                  </w:divBdr>
                  <w:divsChild>
                    <w:div w:id="60493660">
                      <w:marLeft w:val="0"/>
                      <w:marRight w:val="0"/>
                      <w:marTop w:val="0"/>
                      <w:marBottom w:val="0"/>
                      <w:divBdr>
                        <w:top w:val="none" w:sz="0" w:space="0" w:color="auto"/>
                        <w:left w:val="none" w:sz="0" w:space="0" w:color="auto"/>
                        <w:bottom w:val="none" w:sz="0" w:space="0" w:color="auto"/>
                        <w:right w:val="none" w:sz="0" w:space="0" w:color="auto"/>
                      </w:divBdr>
                    </w:div>
                  </w:divsChild>
                </w:div>
                <w:div w:id="1619752618">
                  <w:marLeft w:val="0"/>
                  <w:marRight w:val="0"/>
                  <w:marTop w:val="0"/>
                  <w:marBottom w:val="0"/>
                  <w:divBdr>
                    <w:top w:val="none" w:sz="0" w:space="0" w:color="auto"/>
                    <w:left w:val="none" w:sz="0" w:space="0" w:color="auto"/>
                    <w:bottom w:val="none" w:sz="0" w:space="0" w:color="auto"/>
                    <w:right w:val="none" w:sz="0" w:space="0" w:color="auto"/>
                  </w:divBdr>
                  <w:divsChild>
                    <w:div w:id="1633561532">
                      <w:marLeft w:val="0"/>
                      <w:marRight w:val="0"/>
                      <w:marTop w:val="0"/>
                      <w:marBottom w:val="0"/>
                      <w:divBdr>
                        <w:top w:val="none" w:sz="0" w:space="0" w:color="auto"/>
                        <w:left w:val="none" w:sz="0" w:space="0" w:color="auto"/>
                        <w:bottom w:val="none" w:sz="0" w:space="0" w:color="auto"/>
                        <w:right w:val="none" w:sz="0" w:space="0" w:color="auto"/>
                      </w:divBdr>
                    </w:div>
                  </w:divsChild>
                </w:div>
                <w:div w:id="1726678248">
                  <w:marLeft w:val="0"/>
                  <w:marRight w:val="0"/>
                  <w:marTop w:val="0"/>
                  <w:marBottom w:val="0"/>
                  <w:divBdr>
                    <w:top w:val="none" w:sz="0" w:space="0" w:color="auto"/>
                    <w:left w:val="none" w:sz="0" w:space="0" w:color="auto"/>
                    <w:bottom w:val="none" w:sz="0" w:space="0" w:color="auto"/>
                    <w:right w:val="none" w:sz="0" w:space="0" w:color="auto"/>
                  </w:divBdr>
                  <w:divsChild>
                    <w:div w:id="1539200933">
                      <w:marLeft w:val="0"/>
                      <w:marRight w:val="0"/>
                      <w:marTop w:val="0"/>
                      <w:marBottom w:val="0"/>
                      <w:divBdr>
                        <w:top w:val="none" w:sz="0" w:space="0" w:color="auto"/>
                        <w:left w:val="none" w:sz="0" w:space="0" w:color="auto"/>
                        <w:bottom w:val="none" w:sz="0" w:space="0" w:color="auto"/>
                        <w:right w:val="none" w:sz="0" w:space="0" w:color="auto"/>
                      </w:divBdr>
                    </w:div>
                  </w:divsChild>
                </w:div>
                <w:div w:id="1809515343">
                  <w:marLeft w:val="0"/>
                  <w:marRight w:val="0"/>
                  <w:marTop w:val="0"/>
                  <w:marBottom w:val="0"/>
                  <w:divBdr>
                    <w:top w:val="none" w:sz="0" w:space="0" w:color="auto"/>
                    <w:left w:val="none" w:sz="0" w:space="0" w:color="auto"/>
                    <w:bottom w:val="none" w:sz="0" w:space="0" w:color="auto"/>
                    <w:right w:val="none" w:sz="0" w:space="0" w:color="auto"/>
                  </w:divBdr>
                  <w:divsChild>
                    <w:div w:id="949816320">
                      <w:marLeft w:val="0"/>
                      <w:marRight w:val="0"/>
                      <w:marTop w:val="0"/>
                      <w:marBottom w:val="0"/>
                      <w:divBdr>
                        <w:top w:val="none" w:sz="0" w:space="0" w:color="auto"/>
                        <w:left w:val="none" w:sz="0" w:space="0" w:color="auto"/>
                        <w:bottom w:val="none" w:sz="0" w:space="0" w:color="auto"/>
                        <w:right w:val="none" w:sz="0" w:space="0" w:color="auto"/>
                      </w:divBdr>
                    </w:div>
                  </w:divsChild>
                </w:div>
                <w:div w:id="1834442705">
                  <w:marLeft w:val="0"/>
                  <w:marRight w:val="0"/>
                  <w:marTop w:val="0"/>
                  <w:marBottom w:val="0"/>
                  <w:divBdr>
                    <w:top w:val="none" w:sz="0" w:space="0" w:color="auto"/>
                    <w:left w:val="none" w:sz="0" w:space="0" w:color="auto"/>
                    <w:bottom w:val="none" w:sz="0" w:space="0" w:color="auto"/>
                    <w:right w:val="none" w:sz="0" w:space="0" w:color="auto"/>
                  </w:divBdr>
                  <w:divsChild>
                    <w:div w:id="892500776">
                      <w:marLeft w:val="0"/>
                      <w:marRight w:val="0"/>
                      <w:marTop w:val="0"/>
                      <w:marBottom w:val="0"/>
                      <w:divBdr>
                        <w:top w:val="none" w:sz="0" w:space="0" w:color="auto"/>
                        <w:left w:val="none" w:sz="0" w:space="0" w:color="auto"/>
                        <w:bottom w:val="none" w:sz="0" w:space="0" w:color="auto"/>
                        <w:right w:val="none" w:sz="0" w:space="0" w:color="auto"/>
                      </w:divBdr>
                    </w:div>
                  </w:divsChild>
                </w:div>
                <w:div w:id="1857424353">
                  <w:marLeft w:val="0"/>
                  <w:marRight w:val="0"/>
                  <w:marTop w:val="0"/>
                  <w:marBottom w:val="0"/>
                  <w:divBdr>
                    <w:top w:val="none" w:sz="0" w:space="0" w:color="auto"/>
                    <w:left w:val="none" w:sz="0" w:space="0" w:color="auto"/>
                    <w:bottom w:val="none" w:sz="0" w:space="0" w:color="auto"/>
                    <w:right w:val="none" w:sz="0" w:space="0" w:color="auto"/>
                  </w:divBdr>
                  <w:divsChild>
                    <w:div w:id="2094232567">
                      <w:marLeft w:val="0"/>
                      <w:marRight w:val="0"/>
                      <w:marTop w:val="0"/>
                      <w:marBottom w:val="0"/>
                      <w:divBdr>
                        <w:top w:val="none" w:sz="0" w:space="0" w:color="auto"/>
                        <w:left w:val="none" w:sz="0" w:space="0" w:color="auto"/>
                        <w:bottom w:val="none" w:sz="0" w:space="0" w:color="auto"/>
                        <w:right w:val="none" w:sz="0" w:space="0" w:color="auto"/>
                      </w:divBdr>
                    </w:div>
                  </w:divsChild>
                </w:div>
                <w:div w:id="2016690518">
                  <w:marLeft w:val="0"/>
                  <w:marRight w:val="0"/>
                  <w:marTop w:val="0"/>
                  <w:marBottom w:val="0"/>
                  <w:divBdr>
                    <w:top w:val="none" w:sz="0" w:space="0" w:color="auto"/>
                    <w:left w:val="none" w:sz="0" w:space="0" w:color="auto"/>
                    <w:bottom w:val="none" w:sz="0" w:space="0" w:color="auto"/>
                    <w:right w:val="none" w:sz="0" w:space="0" w:color="auto"/>
                  </w:divBdr>
                  <w:divsChild>
                    <w:div w:id="1943027072">
                      <w:marLeft w:val="0"/>
                      <w:marRight w:val="0"/>
                      <w:marTop w:val="0"/>
                      <w:marBottom w:val="0"/>
                      <w:divBdr>
                        <w:top w:val="none" w:sz="0" w:space="0" w:color="auto"/>
                        <w:left w:val="none" w:sz="0" w:space="0" w:color="auto"/>
                        <w:bottom w:val="none" w:sz="0" w:space="0" w:color="auto"/>
                        <w:right w:val="none" w:sz="0" w:space="0" w:color="auto"/>
                      </w:divBdr>
                    </w:div>
                  </w:divsChild>
                </w:div>
                <w:div w:id="2072581839">
                  <w:marLeft w:val="0"/>
                  <w:marRight w:val="0"/>
                  <w:marTop w:val="0"/>
                  <w:marBottom w:val="0"/>
                  <w:divBdr>
                    <w:top w:val="none" w:sz="0" w:space="0" w:color="auto"/>
                    <w:left w:val="none" w:sz="0" w:space="0" w:color="auto"/>
                    <w:bottom w:val="none" w:sz="0" w:space="0" w:color="auto"/>
                    <w:right w:val="none" w:sz="0" w:space="0" w:color="auto"/>
                  </w:divBdr>
                  <w:divsChild>
                    <w:div w:id="1962766784">
                      <w:marLeft w:val="0"/>
                      <w:marRight w:val="0"/>
                      <w:marTop w:val="0"/>
                      <w:marBottom w:val="0"/>
                      <w:divBdr>
                        <w:top w:val="none" w:sz="0" w:space="0" w:color="auto"/>
                        <w:left w:val="none" w:sz="0" w:space="0" w:color="auto"/>
                        <w:bottom w:val="none" w:sz="0" w:space="0" w:color="auto"/>
                        <w:right w:val="none" w:sz="0" w:space="0" w:color="auto"/>
                      </w:divBdr>
                    </w:div>
                  </w:divsChild>
                </w:div>
                <w:div w:id="2083676455">
                  <w:marLeft w:val="0"/>
                  <w:marRight w:val="0"/>
                  <w:marTop w:val="0"/>
                  <w:marBottom w:val="0"/>
                  <w:divBdr>
                    <w:top w:val="none" w:sz="0" w:space="0" w:color="auto"/>
                    <w:left w:val="none" w:sz="0" w:space="0" w:color="auto"/>
                    <w:bottom w:val="none" w:sz="0" w:space="0" w:color="auto"/>
                    <w:right w:val="none" w:sz="0" w:space="0" w:color="auto"/>
                  </w:divBdr>
                  <w:divsChild>
                    <w:div w:id="1776049268">
                      <w:marLeft w:val="0"/>
                      <w:marRight w:val="0"/>
                      <w:marTop w:val="0"/>
                      <w:marBottom w:val="0"/>
                      <w:divBdr>
                        <w:top w:val="none" w:sz="0" w:space="0" w:color="auto"/>
                        <w:left w:val="none" w:sz="0" w:space="0" w:color="auto"/>
                        <w:bottom w:val="none" w:sz="0" w:space="0" w:color="auto"/>
                        <w:right w:val="none" w:sz="0" w:space="0" w:color="auto"/>
                      </w:divBdr>
                    </w:div>
                  </w:divsChild>
                </w:div>
                <w:div w:id="2139101651">
                  <w:marLeft w:val="0"/>
                  <w:marRight w:val="0"/>
                  <w:marTop w:val="0"/>
                  <w:marBottom w:val="0"/>
                  <w:divBdr>
                    <w:top w:val="none" w:sz="0" w:space="0" w:color="auto"/>
                    <w:left w:val="none" w:sz="0" w:space="0" w:color="auto"/>
                    <w:bottom w:val="none" w:sz="0" w:space="0" w:color="auto"/>
                    <w:right w:val="none" w:sz="0" w:space="0" w:color="auto"/>
                  </w:divBdr>
                  <w:divsChild>
                    <w:div w:id="645739767">
                      <w:marLeft w:val="0"/>
                      <w:marRight w:val="0"/>
                      <w:marTop w:val="0"/>
                      <w:marBottom w:val="0"/>
                      <w:divBdr>
                        <w:top w:val="none" w:sz="0" w:space="0" w:color="auto"/>
                        <w:left w:val="none" w:sz="0" w:space="0" w:color="auto"/>
                        <w:bottom w:val="none" w:sz="0" w:space="0" w:color="auto"/>
                        <w:right w:val="none" w:sz="0" w:space="0" w:color="auto"/>
                      </w:divBdr>
                    </w:div>
                  </w:divsChild>
                </w:div>
                <w:div w:id="2144540706">
                  <w:marLeft w:val="0"/>
                  <w:marRight w:val="0"/>
                  <w:marTop w:val="0"/>
                  <w:marBottom w:val="0"/>
                  <w:divBdr>
                    <w:top w:val="none" w:sz="0" w:space="0" w:color="auto"/>
                    <w:left w:val="none" w:sz="0" w:space="0" w:color="auto"/>
                    <w:bottom w:val="none" w:sz="0" w:space="0" w:color="auto"/>
                    <w:right w:val="none" w:sz="0" w:space="0" w:color="auto"/>
                  </w:divBdr>
                  <w:divsChild>
                    <w:div w:id="204736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786184">
          <w:marLeft w:val="0"/>
          <w:marRight w:val="0"/>
          <w:marTop w:val="0"/>
          <w:marBottom w:val="0"/>
          <w:divBdr>
            <w:top w:val="none" w:sz="0" w:space="0" w:color="auto"/>
            <w:left w:val="none" w:sz="0" w:space="0" w:color="auto"/>
            <w:bottom w:val="none" w:sz="0" w:space="0" w:color="auto"/>
            <w:right w:val="none" w:sz="0" w:space="0" w:color="auto"/>
          </w:divBdr>
          <w:divsChild>
            <w:div w:id="1186406407">
              <w:marLeft w:val="0"/>
              <w:marRight w:val="0"/>
              <w:marTop w:val="30"/>
              <w:marBottom w:val="30"/>
              <w:divBdr>
                <w:top w:val="none" w:sz="0" w:space="0" w:color="auto"/>
                <w:left w:val="none" w:sz="0" w:space="0" w:color="auto"/>
                <w:bottom w:val="none" w:sz="0" w:space="0" w:color="auto"/>
                <w:right w:val="none" w:sz="0" w:space="0" w:color="auto"/>
              </w:divBdr>
              <w:divsChild>
                <w:div w:id="14120402">
                  <w:marLeft w:val="0"/>
                  <w:marRight w:val="0"/>
                  <w:marTop w:val="0"/>
                  <w:marBottom w:val="0"/>
                  <w:divBdr>
                    <w:top w:val="none" w:sz="0" w:space="0" w:color="auto"/>
                    <w:left w:val="none" w:sz="0" w:space="0" w:color="auto"/>
                    <w:bottom w:val="none" w:sz="0" w:space="0" w:color="auto"/>
                    <w:right w:val="none" w:sz="0" w:space="0" w:color="auto"/>
                  </w:divBdr>
                  <w:divsChild>
                    <w:div w:id="1147473654">
                      <w:marLeft w:val="0"/>
                      <w:marRight w:val="0"/>
                      <w:marTop w:val="0"/>
                      <w:marBottom w:val="0"/>
                      <w:divBdr>
                        <w:top w:val="none" w:sz="0" w:space="0" w:color="auto"/>
                        <w:left w:val="none" w:sz="0" w:space="0" w:color="auto"/>
                        <w:bottom w:val="none" w:sz="0" w:space="0" w:color="auto"/>
                        <w:right w:val="none" w:sz="0" w:space="0" w:color="auto"/>
                      </w:divBdr>
                    </w:div>
                  </w:divsChild>
                </w:div>
                <w:div w:id="34548814">
                  <w:marLeft w:val="0"/>
                  <w:marRight w:val="0"/>
                  <w:marTop w:val="0"/>
                  <w:marBottom w:val="0"/>
                  <w:divBdr>
                    <w:top w:val="none" w:sz="0" w:space="0" w:color="auto"/>
                    <w:left w:val="none" w:sz="0" w:space="0" w:color="auto"/>
                    <w:bottom w:val="none" w:sz="0" w:space="0" w:color="auto"/>
                    <w:right w:val="none" w:sz="0" w:space="0" w:color="auto"/>
                  </w:divBdr>
                  <w:divsChild>
                    <w:div w:id="1542671639">
                      <w:marLeft w:val="0"/>
                      <w:marRight w:val="0"/>
                      <w:marTop w:val="0"/>
                      <w:marBottom w:val="0"/>
                      <w:divBdr>
                        <w:top w:val="none" w:sz="0" w:space="0" w:color="auto"/>
                        <w:left w:val="none" w:sz="0" w:space="0" w:color="auto"/>
                        <w:bottom w:val="none" w:sz="0" w:space="0" w:color="auto"/>
                        <w:right w:val="none" w:sz="0" w:space="0" w:color="auto"/>
                      </w:divBdr>
                    </w:div>
                  </w:divsChild>
                </w:div>
                <w:div w:id="85001515">
                  <w:marLeft w:val="0"/>
                  <w:marRight w:val="0"/>
                  <w:marTop w:val="0"/>
                  <w:marBottom w:val="0"/>
                  <w:divBdr>
                    <w:top w:val="none" w:sz="0" w:space="0" w:color="auto"/>
                    <w:left w:val="none" w:sz="0" w:space="0" w:color="auto"/>
                    <w:bottom w:val="none" w:sz="0" w:space="0" w:color="auto"/>
                    <w:right w:val="none" w:sz="0" w:space="0" w:color="auto"/>
                  </w:divBdr>
                  <w:divsChild>
                    <w:div w:id="46299682">
                      <w:marLeft w:val="0"/>
                      <w:marRight w:val="0"/>
                      <w:marTop w:val="0"/>
                      <w:marBottom w:val="0"/>
                      <w:divBdr>
                        <w:top w:val="none" w:sz="0" w:space="0" w:color="auto"/>
                        <w:left w:val="none" w:sz="0" w:space="0" w:color="auto"/>
                        <w:bottom w:val="none" w:sz="0" w:space="0" w:color="auto"/>
                        <w:right w:val="none" w:sz="0" w:space="0" w:color="auto"/>
                      </w:divBdr>
                    </w:div>
                  </w:divsChild>
                </w:div>
                <w:div w:id="195895944">
                  <w:marLeft w:val="0"/>
                  <w:marRight w:val="0"/>
                  <w:marTop w:val="0"/>
                  <w:marBottom w:val="0"/>
                  <w:divBdr>
                    <w:top w:val="none" w:sz="0" w:space="0" w:color="auto"/>
                    <w:left w:val="none" w:sz="0" w:space="0" w:color="auto"/>
                    <w:bottom w:val="none" w:sz="0" w:space="0" w:color="auto"/>
                    <w:right w:val="none" w:sz="0" w:space="0" w:color="auto"/>
                  </w:divBdr>
                  <w:divsChild>
                    <w:div w:id="187765978">
                      <w:marLeft w:val="0"/>
                      <w:marRight w:val="0"/>
                      <w:marTop w:val="0"/>
                      <w:marBottom w:val="0"/>
                      <w:divBdr>
                        <w:top w:val="none" w:sz="0" w:space="0" w:color="auto"/>
                        <w:left w:val="none" w:sz="0" w:space="0" w:color="auto"/>
                        <w:bottom w:val="none" w:sz="0" w:space="0" w:color="auto"/>
                        <w:right w:val="none" w:sz="0" w:space="0" w:color="auto"/>
                      </w:divBdr>
                    </w:div>
                  </w:divsChild>
                </w:div>
                <w:div w:id="215774860">
                  <w:marLeft w:val="0"/>
                  <w:marRight w:val="0"/>
                  <w:marTop w:val="0"/>
                  <w:marBottom w:val="0"/>
                  <w:divBdr>
                    <w:top w:val="none" w:sz="0" w:space="0" w:color="auto"/>
                    <w:left w:val="none" w:sz="0" w:space="0" w:color="auto"/>
                    <w:bottom w:val="none" w:sz="0" w:space="0" w:color="auto"/>
                    <w:right w:val="none" w:sz="0" w:space="0" w:color="auto"/>
                  </w:divBdr>
                  <w:divsChild>
                    <w:div w:id="388920892">
                      <w:marLeft w:val="0"/>
                      <w:marRight w:val="0"/>
                      <w:marTop w:val="0"/>
                      <w:marBottom w:val="0"/>
                      <w:divBdr>
                        <w:top w:val="none" w:sz="0" w:space="0" w:color="auto"/>
                        <w:left w:val="none" w:sz="0" w:space="0" w:color="auto"/>
                        <w:bottom w:val="none" w:sz="0" w:space="0" w:color="auto"/>
                        <w:right w:val="none" w:sz="0" w:space="0" w:color="auto"/>
                      </w:divBdr>
                    </w:div>
                  </w:divsChild>
                </w:div>
                <w:div w:id="253368630">
                  <w:marLeft w:val="0"/>
                  <w:marRight w:val="0"/>
                  <w:marTop w:val="0"/>
                  <w:marBottom w:val="0"/>
                  <w:divBdr>
                    <w:top w:val="none" w:sz="0" w:space="0" w:color="auto"/>
                    <w:left w:val="none" w:sz="0" w:space="0" w:color="auto"/>
                    <w:bottom w:val="none" w:sz="0" w:space="0" w:color="auto"/>
                    <w:right w:val="none" w:sz="0" w:space="0" w:color="auto"/>
                  </w:divBdr>
                  <w:divsChild>
                    <w:div w:id="381251572">
                      <w:marLeft w:val="0"/>
                      <w:marRight w:val="0"/>
                      <w:marTop w:val="0"/>
                      <w:marBottom w:val="0"/>
                      <w:divBdr>
                        <w:top w:val="none" w:sz="0" w:space="0" w:color="auto"/>
                        <w:left w:val="none" w:sz="0" w:space="0" w:color="auto"/>
                        <w:bottom w:val="none" w:sz="0" w:space="0" w:color="auto"/>
                        <w:right w:val="none" w:sz="0" w:space="0" w:color="auto"/>
                      </w:divBdr>
                    </w:div>
                  </w:divsChild>
                </w:div>
                <w:div w:id="342247590">
                  <w:marLeft w:val="0"/>
                  <w:marRight w:val="0"/>
                  <w:marTop w:val="0"/>
                  <w:marBottom w:val="0"/>
                  <w:divBdr>
                    <w:top w:val="none" w:sz="0" w:space="0" w:color="auto"/>
                    <w:left w:val="none" w:sz="0" w:space="0" w:color="auto"/>
                    <w:bottom w:val="none" w:sz="0" w:space="0" w:color="auto"/>
                    <w:right w:val="none" w:sz="0" w:space="0" w:color="auto"/>
                  </w:divBdr>
                  <w:divsChild>
                    <w:div w:id="1664434194">
                      <w:marLeft w:val="0"/>
                      <w:marRight w:val="0"/>
                      <w:marTop w:val="0"/>
                      <w:marBottom w:val="0"/>
                      <w:divBdr>
                        <w:top w:val="none" w:sz="0" w:space="0" w:color="auto"/>
                        <w:left w:val="none" w:sz="0" w:space="0" w:color="auto"/>
                        <w:bottom w:val="none" w:sz="0" w:space="0" w:color="auto"/>
                        <w:right w:val="none" w:sz="0" w:space="0" w:color="auto"/>
                      </w:divBdr>
                    </w:div>
                    <w:div w:id="1966233689">
                      <w:marLeft w:val="0"/>
                      <w:marRight w:val="0"/>
                      <w:marTop w:val="0"/>
                      <w:marBottom w:val="0"/>
                      <w:divBdr>
                        <w:top w:val="none" w:sz="0" w:space="0" w:color="auto"/>
                        <w:left w:val="none" w:sz="0" w:space="0" w:color="auto"/>
                        <w:bottom w:val="none" w:sz="0" w:space="0" w:color="auto"/>
                        <w:right w:val="none" w:sz="0" w:space="0" w:color="auto"/>
                      </w:divBdr>
                    </w:div>
                  </w:divsChild>
                </w:div>
                <w:div w:id="384959111">
                  <w:marLeft w:val="0"/>
                  <w:marRight w:val="0"/>
                  <w:marTop w:val="0"/>
                  <w:marBottom w:val="0"/>
                  <w:divBdr>
                    <w:top w:val="none" w:sz="0" w:space="0" w:color="auto"/>
                    <w:left w:val="none" w:sz="0" w:space="0" w:color="auto"/>
                    <w:bottom w:val="none" w:sz="0" w:space="0" w:color="auto"/>
                    <w:right w:val="none" w:sz="0" w:space="0" w:color="auto"/>
                  </w:divBdr>
                  <w:divsChild>
                    <w:div w:id="1346010635">
                      <w:marLeft w:val="0"/>
                      <w:marRight w:val="0"/>
                      <w:marTop w:val="0"/>
                      <w:marBottom w:val="0"/>
                      <w:divBdr>
                        <w:top w:val="none" w:sz="0" w:space="0" w:color="auto"/>
                        <w:left w:val="none" w:sz="0" w:space="0" w:color="auto"/>
                        <w:bottom w:val="none" w:sz="0" w:space="0" w:color="auto"/>
                        <w:right w:val="none" w:sz="0" w:space="0" w:color="auto"/>
                      </w:divBdr>
                    </w:div>
                  </w:divsChild>
                </w:div>
                <w:div w:id="391462129">
                  <w:marLeft w:val="0"/>
                  <w:marRight w:val="0"/>
                  <w:marTop w:val="0"/>
                  <w:marBottom w:val="0"/>
                  <w:divBdr>
                    <w:top w:val="none" w:sz="0" w:space="0" w:color="auto"/>
                    <w:left w:val="none" w:sz="0" w:space="0" w:color="auto"/>
                    <w:bottom w:val="none" w:sz="0" w:space="0" w:color="auto"/>
                    <w:right w:val="none" w:sz="0" w:space="0" w:color="auto"/>
                  </w:divBdr>
                  <w:divsChild>
                    <w:div w:id="556553342">
                      <w:marLeft w:val="0"/>
                      <w:marRight w:val="0"/>
                      <w:marTop w:val="0"/>
                      <w:marBottom w:val="0"/>
                      <w:divBdr>
                        <w:top w:val="none" w:sz="0" w:space="0" w:color="auto"/>
                        <w:left w:val="none" w:sz="0" w:space="0" w:color="auto"/>
                        <w:bottom w:val="none" w:sz="0" w:space="0" w:color="auto"/>
                        <w:right w:val="none" w:sz="0" w:space="0" w:color="auto"/>
                      </w:divBdr>
                    </w:div>
                  </w:divsChild>
                </w:div>
                <w:div w:id="430862112">
                  <w:marLeft w:val="0"/>
                  <w:marRight w:val="0"/>
                  <w:marTop w:val="0"/>
                  <w:marBottom w:val="0"/>
                  <w:divBdr>
                    <w:top w:val="none" w:sz="0" w:space="0" w:color="auto"/>
                    <w:left w:val="none" w:sz="0" w:space="0" w:color="auto"/>
                    <w:bottom w:val="none" w:sz="0" w:space="0" w:color="auto"/>
                    <w:right w:val="none" w:sz="0" w:space="0" w:color="auto"/>
                  </w:divBdr>
                  <w:divsChild>
                    <w:div w:id="1223446157">
                      <w:marLeft w:val="0"/>
                      <w:marRight w:val="0"/>
                      <w:marTop w:val="0"/>
                      <w:marBottom w:val="0"/>
                      <w:divBdr>
                        <w:top w:val="none" w:sz="0" w:space="0" w:color="auto"/>
                        <w:left w:val="none" w:sz="0" w:space="0" w:color="auto"/>
                        <w:bottom w:val="none" w:sz="0" w:space="0" w:color="auto"/>
                        <w:right w:val="none" w:sz="0" w:space="0" w:color="auto"/>
                      </w:divBdr>
                    </w:div>
                  </w:divsChild>
                </w:div>
                <w:div w:id="437677690">
                  <w:marLeft w:val="0"/>
                  <w:marRight w:val="0"/>
                  <w:marTop w:val="0"/>
                  <w:marBottom w:val="0"/>
                  <w:divBdr>
                    <w:top w:val="none" w:sz="0" w:space="0" w:color="auto"/>
                    <w:left w:val="none" w:sz="0" w:space="0" w:color="auto"/>
                    <w:bottom w:val="none" w:sz="0" w:space="0" w:color="auto"/>
                    <w:right w:val="none" w:sz="0" w:space="0" w:color="auto"/>
                  </w:divBdr>
                  <w:divsChild>
                    <w:div w:id="135997563">
                      <w:marLeft w:val="0"/>
                      <w:marRight w:val="0"/>
                      <w:marTop w:val="0"/>
                      <w:marBottom w:val="0"/>
                      <w:divBdr>
                        <w:top w:val="none" w:sz="0" w:space="0" w:color="auto"/>
                        <w:left w:val="none" w:sz="0" w:space="0" w:color="auto"/>
                        <w:bottom w:val="none" w:sz="0" w:space="0" w:color="auto"/>
                        <w:right w:val="none" w:sz="0" w:space="0" w:color="auto"/>
                      </w:divBdr>
                    </w:div>
                  </w:divsChild>
                </w:div>
                <w:div w:id="448821325">
                  <w:marLeft w:val="0"/>
                  <w:marRight w:val="0"/>
                  <w:marTop w:val="0"/>
                  <w:marBottom w:val="0"/>
                  <w:divBdr>
                    <w:top w:val="none" w:sz="0" w:space="0" w:color="auto"/>
                    <w:left w:val="none" w:sz="0" w:space="0" w:color="auto"/>
                    <w:bottom w:val="none" w:sz="0" w:space="0" w:color="auto"/>
                    <w:right w:val="none" w:sz="0" w:space="0" w:color="auto"/>
                  </w:divBdr>
                  <w:divsChild>
                    <w:div w:id="1896624269">
                      <w:marLeft w:val="0"/>
                      <w:marRight w:val="0"/>
                      <w:marTop w:val="0"/>
                      <w:marBottom w:val="0"/>
                      <w:divBdr>
                        <w:top w:val="none" w:sz="0" w:space="0" w:color="auto"/>
                        <w:left w:val="none" w:sz="0" w:space="0" w:color="auto"/>
                        <w:bottom w:val="none" w:sz="0" w:space="0" w:color="auto"/>
                        <w:right w:val="none" w:sz="0" w:space="0" w:color="auto"/>
                      </w:divBdr>
                    </w:div>
                  </w:divsChild>
                </w:div>
                <w:div w:id="482161588">
                  <w:marLeft w:val="0"/>
                  <w:marRight w:val="0"/>
                  <w:marTop w:val="0"/>
                  <w:marBottom w:val="0"/>
                  <w:divBdr>
                    <w:top w:val="none" w:sz="0" w:space="0" w:color="auto"/>
                    <w:left w:val="none" w:sz="0" w:space="0" w:color="auto"/>
                    <w:bottom w:val="none" w:sz="0" w:space="0" w:color="auto"/>
                    <w:right w:val="none" w:sz="0" w:space="0" w:color="auto"/>
                  </w:divBdr>
                  <w:divsChild>
                    <w:div w:id="1930696956">
                      <w:marLeft w:val="0"/>
                      <w:marRight w:val="0"/>
                      <w:marTop w:val="0"/>
                      <w:marBottom w:val="0"/>
                      <w:divBdr>
                        <w:top w:val="none" w:sz="0" w:space="0" w:color="auto"/>
                        <w:left w:val="none" w:sz="0" w:space="0" w:color="auto"/>
                        <w:bottom w:val="none" w:sz="0" w:space="0" w:color="auto"/>
                        <w:right w:val="none" w:sz="0" w:space="0" w:color="auto"/>
                      </w:divBdr>
                    </w:div>
                  </w:divsChild>
                </w:div>
                <w:div w:id="503786300">
                  <w:marLeft w:val="0"/>
                  <w:marRight w:val="0"/>
                  <w:marTop w:val="0"/>
                  <w:marBottom w:val="0"/>
                  <w:divBdr>
                    <w:top w:val="none" w:sz="0" w:space="0" w:color="auto"/>
                    <w:left w:val="none" w:sz="0" w:space="0" w:color="auto"/>
                    <w:bottom w:val="none" w:sz="0" w:space="0" w:color="auto"/>
                    <w:right w:val="none" w:sz="0" w:space="0" w:color="auto"/>
                  </w:divBdr>
                  <w:divsChild>
                    <w:div w:id="1916283320">
                      <w:marLeft w:val="0"/>
                      <w:marRight w:val="0"/>
                      <w:marTop w:val="0"/>
                      <w:marBottom w:val="0"/>
                      <w:divBdr>
                        <w:top w:val="none" w:sz="0" w:space="0" w:color="auto"/>
                        <w:left w:val="none" w:sz="0" w:space="0" w:color="auto"/>
                        <w:bottom w:val="none" w:sz="0" w:space="0" w:color="auto"/>
                        <w:right w:val="none" w:sz="0" w:space="0" w:color="auto"/>
                      </w:divBdr>
                    </w:div>
                  </w:divsChild>
                </w:div>
                <w:div w:id="507065425">
                  <w:marLeft w:val="0"/>
                  <w:marRight w:val="0"/>
                  <w:marTop w:val="0"/>
                  <w:marBottom w:val="0"/>
                  <w:divBdr>
                    <w:top w:val="none" w:sz="0" w:space="0" w:color="auto"/>
                    <w:left w:val="none" w:sz="0" w:space="0" w:color="auto"/>
                    <w:bottom w:val="none" w:sz="0" w:space="0" w:color="auto"/>
                    <w:right w:val="none" w:sz="0" w:space="0" w:color="auto"/>
                  </w:divBdr>
                  <w:divsChild>
                    <w:div w:id="843478569">
                      <w:marLeft w:val="0"/>
                      <w:marRight w:val="0"/>
                      <w:marTop w:val="0"/>
                      <w:marBottom w:val="0"/>
                      <w:divBdr>
                        <w:top w:val="none" w:sz="0" w:space="0" w:color="auto"/>
                        <w:left w:val="none" w:sz="0" w:space="0" w:color="auto"/>
                        <w:bottom w:val="none" w:sz="0" w:space="0" w:color="auto"/>
                        <w:right w:val="none" w:sz="0" w:space="0" w:color="auto"/>
                      </w:divBdr>
                    </w:div>
                  </w:divsChild>
                </w:div>
                <w:div w:id="515191846">
                  <w:marLeft w:val="0"/>
                  <w:marRight w:val="0"/>
                  <w:marTop w:val="0"/>
                  <w:marBottom w:val="0"/>
                  <w:divBdr>
                    <w:top w:val="none" w:sz="0" w:space="0" w:color="auto"/>
                    <w:left w:val="none" w:sz="0" w:space="0" w:color="auto"/>
                    <w:bottom w:val="none" w:sz="0" w:space="0" w:color="auto"/>
                    <w:right w:val="none" w:sz="0" w:space="0" w:color="auto"/>
                  </w:divBdr>
                  <w:divsChild>
                    <w:div w:id="1961375575">
                      <w:marLeft w:val="0"/>
                      <w:marRight w:val="0"/>
                      <w:marTop w:val="0"/>
                      <w:marBottom w:val="0"/>
                      <w:divBdr>
                        <w:top w:val="none" w:sz="0" w:space="0" w:color="auto"/>
                        <w:left w:val="none" w:sz="0" w:space="0" w:color="auto"/>
                        <w:bottom w:val="none" w:sz="0" w:space="0" w:color="auto"/>
                        <w:right w:val="none" w:sz="0" w:space="0" w:color="auto"/>
                      </w:divBdr>
                    </w:div>
                  </w:divsChild>
                </w:div>
                <w:div w:id="568661928">
                  <w:marLeft w:val="0"/>
                  <w:marRight w:val="0"/>
                  <w:marTop w:val="0"/>
                  <w:marBottom w:val="0"/>
                  <w:divBdr>
                    <w:top w:val="none" w:sz="0" w:space="0" w:color="auto"/>
                    <w:left w:val="none" w:sz="0" w:space="0" w:color="auto"/>
                    <w:bottom w:val="none" w:sz="0" w:space="0" w:color="auto"/>
                    <w:right w:val="none" w:sz="0" w:space="0" w:color="auto"/>
                  </w:divBdr>
                  <w:divsChild>
                    <w:div w:id="740829945">
                      <w:marLeft w:val="0"/>
                      <w:marRight w:val="0"/>
                      <w:marTop w:val="0"/>
                      <w:marBottom w:val="0"/>
                      <w:divBdr>
                        <w:top w:val="none" w:sz="0" w:space="0" w:color="auto"/>
                        <w:left w:val="none" w:sz="0" w:space="0" w:color="auto"/>
                        <w:bottom w:val="none" w:sz="0" w:space="0" w:color="auto"/>
                        <w:right w:val="none" w:sz="0" w:space="0" w:color="auto"/>
                      </w:divBdr>
                    </w:div>
                  </w:divsChild>
                </w:div>
                <w:div w:id="626084209">
                  <w:marLeft w:val="0"/>
                  <w:marRight w:val="0"/>
                  <w:marTop w:val="0"/>
                  <w:marBottom w:val="0"/>
                  <w:divBdr>
                    <w:top w:val="none" w:sz="0" w:space="0" w:color="auto"/>
                    <w:left w:val="none" w:sz="0" w:space="0" w:color="auto"/>
                    <w:bottom w:val="none" w:sz="0" w:space="0" w:color="auto"/>
                    <w:right w:val="none" w:sz="0" w:space="0" w:color="auto"/>
                  </w:divBdr>
                  <w:divsChild>
                    <w:div w:id="1824849981">
                      <w:marLeft w:val="0"/>
                      <w:marRight w:val="0"/>
                      <w:marTop w:val="0"/>
                      <w:marBottom w:val="0"/>
                      <w:divBdr>
                        <w:top w:val="none" w:sz="0" w:space="0" w:color="auto"/>
                        <w:left w:val="none" w:sz="0" w:space="0" w:color="auto"/>
                        <w:bottom w:val="none" w:sz="0" w:space="0" w:color="auto"/>
                        <w:right w:val="none" w:sz="0" w:space="0" w:color="auto"/>
                      </w:divBdr>
                    </w:div>
                  </w:divsChild>
                </w:div>
                <w:div w:id="632175547">
                  <w:marLeft w:val="0"/>
                  <w:marRight w:val="0"/>
                  <w:marTop w:val="0"/>
                  <w:marBottom w:val="0"/>
                  <w:divBdr>
                    <w:top w:val="none" w:sz="0" w:space="0" w:color="auto"/>
                    <w:left w:val="none" w:sz="0" w:space="0" w:color="auto"/>
                    <w:bottom w:val="none" w:sz="0" w:space="0" w:color="auto"/>
                    <w:right w:val="none" w:sz="0" w:space="0" w:color="auto"/>
                  </w:divBdr>
                  <w:divsChild>
                    <w:div w:id="1595044339">
                      <w:marLeft w:val="0"/>
                      <w:marRight w:val="0"/>
                      <w:marTop w:val="0"/>
                      <w:marBottom w:val="0"/>
                      <w:divBdr>
                        <w:top w:val="none" w:sz="0" w:space="0" w:color="auto"/>
                        <w:left w:val="none" w:sz="0" w:space="0" w:color="auto"/>
                        <w:bottom w:val="none" w:sz="0" w:space="0" w:color="auto"/>
                        <w:right w:val="none" w:sz="0" w:space="0" w:color="auto"/>
                      </w:divBdr>
                    </w:div>
                  </w:divsChild>
                </w:div>
                <w:div w:id="663320236">
                  <w:marLeft w:val="0"/>
                  <w:marRight w:val="0"/>
                  <w:marTop w:val="0"/>
                  <w:marBottom w:val="0"/>
                  <w:divBdr>
                    <w:top w:val="none" w:sz="0" w:space="0" w:color="auto"/>
                    <w:left w:val="none" w:sz="0" w:space="0" w:color="auto"/>
                    <w:bottom w:val="none" w:sz="0" w:space="0" w:color="auto"/>
                    <w:right w:val="none" w:sz="0" w:space="0" w:color="auto"/>
                  </w:divBdr>
                  <w:divsChild>
                    <w:div w:id="1530334787">
                      <w:marLeft w:val="0"/>
                      <w:marRight w:val="0"/>
                      <w:marTop w:val="0"/>
                      <w:marBottom w:val="0"/>
                      <w:divBdr>
                        <w:top w:val="none" w:sz="0" w:space="0" w:color="auto"/>
                        <w:left w:val="none" w:sz="0" w:space="0" w:color="auto"/>
                        <w:bottom w:val="none" w:sz="0" w:space="0" w:color="auto"/>
                        <w:right w:val="none" w:sz="0" w:space="0" w:color="auto"/>
                      </w:divBdr>
                    </w:div>
                  </w:divsChild>
                </w:div>
                <w:div w:id="717970554">
                  <w:marLeft w:val="0"/>
                  <w:marRight w:val="0"/>
                  <w:marTop w:val="0"/>
                  <w:marBottom w:val="0"/>
                  <w:divBdr>
                    <w:top w:val="none" w:sz="0" w:space="0" w:color="auto"/>
                    <w:left w:val="none" w:sz="0" w:space="0" w:color="auto"/>
                    <w:bottom w:val="none" w:sz="0" w:space="0" w:color="auto"/>
                    <w:right w:val="none" w:sz="0" w:space="0" w:color="auto"/>
                  </w:divBdr>
                  <w:divsChild>
                    <w:div w:id="707068936">
                      <w:marLeft w:val="0"/>
                      <w:marRight w:val="0"/>
                      <w:marTop w:val="0"/>
                      <w:marBottom w:val="0"/>
                      <w:divBdr>
                        <w:top w:val="none" w:sz="0" w:space="0" w:color="auto"/>
                        <w:left w:val="none" w:sz="0" w:space="0" w:color="auto"/>
                        <w:bottom w:val="none" w:sz="0" w:space="0" w:color="auto"/>
                        <w:right w:val="none" w:sz="0" w:space="0" w:color="auto"/>
                      </w:divBdr>
                    </w:div>
                  </w:divsChild>
                </w:div>
                <w:div w:id="827404899">
                  <w:marLeft w:val="0"/>
                  <w:marRight w:val="0"/>
                  <w:marTop w:val="0"/>
                  <w:marBottom w:val="0"/>
                  <w:divBdr>
                    <w:top w:val="none" w:sz="0" w:space="0" w:color="auto"/>
                    <w:left w:val="none" w:sz="0" w:space="0" w:color="auto"/>
                    <w:bottom w:val="none" w:sz="0" w:space="0" w:color="auto"/>
                    <w:right w:val="none" w:sz="0" w:space="0" w:color="auto"/>
                  </w:divBdr>
                  <w:divsChild>
                    <w:div w:id="412824971">
                      <w:marLeft w:val="0"/>
                      <w:marRight w:val="0"/>
                      <w:marTop w:val="0"/>
                      <w:marBottom w:val="0"/>
                      <w:divBdr>
                        <w:top w:val="none" w:sz="0" w:space="0" w:color="auto"/>
                        <w:left w:val="none" w:sz="0" w:space="0" w:color="auto"/>
                        <w:bottom w:val="none" w:sz="0" w:space="0" w:color="auto"/>
                        <w:right w:val="none" w:sz="0" w:space="0" w:color="auto"/>
                      </w:divBdr>
                    </w:div>
                  </w:divsChild>
                </w:div>
                <w:div w:id="848175167">
                  <w:marLeft w:val="0"/>
                  <w:marRight w:val="0"/>
                  <w:marTop w:val="0"/>
                  <w:marBottom w:val="0"/>
                  <w:divBdr>
                    <w:top w:val="none" w:sz="0" w:space="0" w:color="auto"/>
                    <w:left w:val="none" w:sz="0" w:space="0" w:color="auto"/>
                    <w:bottom w:val="none" w:sz="0" w:space="0" w:color="auto"/>
                    <w:right w:val="none" w:sz="0" w:space="0" w:color="auto"/>
                  </w:divBdr>
                  <w:divsChild>
                    <w:div w:id="223495975">
                      <w:marLeft w:val="0"/>
                      <w:marRight w:val="0"/>
                      <w:marTop w:val="0"/>
                      <w:marBottom w:val="0"/>
                      <w:divBdr>
                        <w:top w:val="none" w:sz="0" w:space="0" w:color="auto"/>
                        <w:left w:val="none" w:sz="0" w:space="0" w:color="auto"/>
                        <w:bottom w:val="none" w:sz="0" w:space="0" w:color="auto"/>
                        <w:right w:val="none" w:sz="0" w:space="0" w:color="auto"/>
                      </w:divBdr>
                    </w:div>
                  </w:divsChild>
                </w:div>
                <w:div w:id="899286339">
                  <w:marLeft w:val="0"/>
                  <w:marRight w:val="0"/>
                  <w:marTop w:val="0"/>
                  <w:marBottom w:val="0"/>
                  <w:divBdr>
                    <w:top w:val="none" w:sz="0" w:space="0" w:color="auto"/>
                    <w:left w:val="none" w:sz="0" w:space="0" w:color="auto"/>
                    <w:bottom w:val="none" w:sz="0" w:space="0" w:color="auto"/>
                    <w:right w:val="none" w:sz="0" w:space="0" w:color="auto"/>
                  </w:divBdr>
                  <w:divsChild>
                    <w:div w:id="592325786">
                      <w:marLeft w:val="0"/>
                      <w:marRight w:val="0"/>
                      <w:marTop w:val="0"/>
                      <w:marBottom w:val="0"/>
                      <w:divBdr>
                        <w:top w:val="none" w:sz="0" w:space="0" w:color="auto"/>
                        <w:left w:val="none" w:sz="0" w:space="0" w:color="auto"/>
                        <w:bottom w:val="none" w:sz="0" w:space="0" w:color="auto"/>
                        <w:right w:val="none" w:sz="0" w:space="0" w:color="auto"/>
                      </w:divBdr>
                    </w:div>
                  </w:divsChild>
                </w:div>
                <w:div w:id="957486291">
                  <w:marLeft w:val="0"/>
                  <w:marRight w:val="0"/>
                  <w:marTop w:val="0"/>
                  <w:marBottom w:val="0"/>
                  <w:divBdr>
                    <w:top w:val="none" w:sz="0" w:space="0" w:color="auto"/>
                    <w:left w:val="none" w:sz="0" w:space="0" w:color="auto"/>
                    <w:bottom w:val="none" w:sz="0" w:space="0" w:color="auto"/>
                    <w:right w:val="none" w:sz="0" w:space="0" w:color="auto"/>
                  </w:divBdr>
                  <w:divsChild>
                    <w:div w:id="1249995648">
                      <w:marLeft w:val="0"/>
                      <w:marRight w:val="0"/>
                      <w:marTop w:val="0"/>
                      <w:marBottom w:val="0"/>
                      <w:divBdr>
                        <w:top w:val="none" w:sz="0" w:space="0" w:color="auto"/>
                        <w:left w:val="none" w:sz="0" w:space="0" w:color="auto"/>
                        <w:bottom w:val="none" w:sz="0" w:space="0" w:color="auto"/>
                        <w:right w:val="none" w:sz="0" w:space="0" w:color="auto"/>
                      </w:divBdr>
                    </w:div>
                  </w:divsChild>
                </w:div>
                <w:div w:id="1006637578">
                  <w:marLeft w:val="0"/>
                  <w:marRight w:val="0"/>
                  <w:marTop w:val="0"/>
                  <w:marBottom w:val="0"/>
                  <w:divBdr>
                    <w:top w:val="none" w:sz="0" w:space="0" w:color="auto"/>
                    <w:left w:val="none" w:sz="0" w:space="0" w:color="auto"/>
                    <w:bottom w:val="none" w:sz="0" w:space="0" w:color="auto"/>
                    <w:right w:val="none" w:sz="0" w:space="0" w:color="auto"/>
                  </w:divBdr>
                  <w:divsChild>
                    <w:div w:id="2135588547">
                      <w:marLeft w:val="0"/>
                      <w:marRight w:val="0"/>
                      <w:marTop w:val="0"/>
                      <w:marBottom w:val="0"/>
                      <w:divBdr>
                        <w:top w:val="none" w:sz="0" w:space="0" w:color="auto"/>
                        <w:left w:val="none" w:sz="0" w:space="0" w:color="auto"/>
                        <w:bottom w:val="none" w:sz="0" w:space="0" w:color="auto"/>
                        <w:right w:val="none" w:sz="0" w:space="0" w:color="auto"/>
                      </w:divBdr>
                    </w:div>
                  </w:divsChild>
                </w:div>
                <w:div w:id="1038701416">
                  <w:marLeft w:val="0"/>
                  <w:marRight w:val="0"/>
                  <w:marTop w:val="0"/>
                  <w:marBottom w:val="0"/>
                  <w:divBdr>
                    <w:top w:val="none" w:sz="0" w:space="0" w:color="auto"/>
                    <w:left w:val="none" w:sz="0" w:space="0" w:color="auto"/>
                    <w:bottom w:val="none" w:sz="0" w:space="0" w:color="auto"/>
                    <w:right w:val="none" w:sz="0" w:space="0" w:color="auto"/>
                  </w:divBdr>
                  <w:divsChild>
                    <w:div w:id="2092307419">
                      <w:marLeft w:val="0"/>
                      <w:marRight w:val="0"/>
                      <w:marTop w:val="0"/>
                      <w:marBottom w:val="0"/>
                      <w:divBdr>
                        <w:top w:val="none" w:sz="0" w:space="0" w:color="auto"/>
                        <w:left w:val="none" w:sz="0" w:space="0" w:color="auto"/>
                        <w:bottom w:val="none" w:sz="0" w:space="0" w:color="auto"/>
                        <w:right w:val="none" w:sz="0" w:space="0" w:color="auto"/>
                      </w:divBdr>
                    </w:div>
                  </w:divsChild>
                </w:div>
                <w:div w:id="1043404461">
                  <w:marLeft w:val="0"/>
                  <w:marRight w:val="0"/>
                  <w:marTop w:val="0"/>
                  <w:marBottom w:val="0"/>
                  <w:divBdr>
                    <w:top w:val="none" w:sz="0" w:space="0" w:color="auto"/>
                    <w:left w:val="none" w:sz="0" w:space="0" w:color="auto"/>
                    <w:bottom w:val="none" w:sz="0" w:space="0" w:color="auto"/>
                    <w:right w:val="none" w:sz="0" w:space="0" w:color="auto"/>
                  </w:divBdr>
                  <w:divsChild>
                    <w:div w:id="904725706">
                      <w:marLeft w:val="0"/>
                      <w:marRight w:val="0"/>
                      <w:marTop w:val="0"/>
                      <w:marBottom w:val="0"/>
                      <w:divBdr>
                        <w:top w:val="none" w:sz="0" w:space="0" w:color="auto"/>
                        <w:left w:val="none" w:sz="0" w:space="0" w:color="auto"/>
                        <w:bottom w:val="none" w:sz="0" w:space="0" w:color="auto"/>
                        <w:right w:val="none" w:sz="0" w:space="0" w:color="auto"/>
                      </w:divBdr>
                    </w:div>
                  </w:divsChild>
                </w:div>
                <w:div w:id="1066802625">
                  <w:marLeft w:val="0"/>
                  <w:marRight w:val="0"/>
                  <w:marTop w:val="0"/>
                  <w:marBottom w:val="0"/>
                  <w:divBdr>
                    <w:top w:val="none" w:sz="0" w:space="0" w:color="auto"/>
                    <w:left w:val="none" w:sz="0" w:space="0" w:color="auto"/>
                    <w:bottom w:val="none" w:sz="0" w:space="0" w:color="auto"/>
                    <w:right w:val="none" w:sz="0" w:space="0" w:color="auto"/>
                  </w:divBdr>
                  <w:divsChild>
                    <w:div w:id="1888368048">
                      <w:marLeft w:val="0"/>
                      <w:marRight w:val="0"/>
                      <w:marTop w:val="0"/>
                      <w:marBottom w:val="0"/>
                      <w:divBdr>
                        <w:top w:val="none" w:sz="0" w:space="0" w:color="auto"/>
                        <w:left w:val="none" w:sz="0" w:space="0" w:color="auto"/>
                        <w:bottom w:val="none" w:sz="0" w:space="0" w:color="auto"/>
                        <w:right w:val="none" w:sz="0" w:space="0" w:color="auto"/>
                      </w:divBdr>
                    </w:div>
                  </w:divsChild>
                </w:div>
                <w:div w:id="1076316300">
                  <w:marLeft w:val="0"/>
                  <w:marRight w:val="0"/>
                  <w:marTop w:val="0"/>
                  <w:marBottom w:val="0"/>
                  <w:divBdr>
                    <w:top w:val="none" w:sz="0" w:space="0" w:color="auto"/>
                    <w:left w:val="none" w:sz="0" w:space="0" w:color="auto"/>
                    <w:bottom w:val="none" w:sz="0" w:space="0" w:color="auto"/>
                    <w:right w:val="none" w:sz="0" w:space="0" w:color="auto"/>
                  </w:divBdr>
                  <w:divsChild>
                    <w:div w:id="1415080412">
                      <w:marLeft w:val="0"/>
                      <w:marRight w:val="0"/>
                      <w:marTop w:val="0"/>
                      <w:marBottom w:val="0"/>
                      <w:divBdr>
                        <w:top w:val="none" w:sz="0" w:space="0" w:color="auto"/>
                        <w:left w:val="none" w:sz="0" w:space="0" w:color="auto"/>
                        <w:bottom w:val="none" w:sz="0" w:space="0" w:color="auto"/>
                        <w:right w:val="none" w:sz="0" w:space="0" w:color="auto"/>
                      </w:divBdr>
                    </w:div>
                  </w:divsChild>
                </w:div>
                <w:div w:id="1117875928">
                  <w:marLeft w:val="0"/>
                  <w:marRight w:val="0"/>
                  <w:marTop w:val="0"/>
                  <w:marBottom w:val="0"/>
                  <w:divBdr>
                    <w:top w:val="none" w:sz="0" w:space="0" w:color="auto"/>
                    <w:left w:val="none" w:sz="0" w:space="0" w:color="auto"/>
                    <w:bottom w:val="none" w:sz="0" w:space="0" w:color="auto"/>
                    <w:right w:val="none" w:sz="0" w:space="0" w:color="auto"/>
                  </w:divBdr>
                  <w:divsChild>
                    <w:div w:id="585967801">
                      <w:marLeft w:val="0"/>
                      <w:marRight w:val="0"/>
                      <w:marTop w:val="0"/>
                      <w:marBottom w:val="0"/>
                      <w:divBdr>
                        <w:top w:val="none" w:sz="0" w:space="0" w:color="auto"/>
                        <w:left w:val="none" w:sz="0" w:space="0" w:color="auto"/>
                        <w:bottom w:val="none" w:sz="0" w:space="0" w:color="auto"/>
                        <w:right w:val="none" w:sz="0" w:space="0" w:color="auto"/>
                      </w:divBdr>
                    </w:div>
                  </w:divsChild>
                </w:div>
                <w:div w:id="1118796695">
                  <w:marLeft w:val="0"/>
                  <w:marRight w:val="0"/>
                  <w:marTop w:val="0"/>
                  <w:marBottom w:val="0"/>
                  <w:divBdr>
                    <w:top w:val="none" w:sz="0" w:space="0" w:color="auto"/>
                    <w:left w:val="none" w:sz="0" w:space="0" w:color="auto"/>
                    <w:bottom w:val="none" w:sz="0" w:space="0" w:color="auto"/>
                    <w:right w:val="none" w:sz="0" w:space="0" w:color="auto"/>
                  </w:divBdr>
                  <w:divsChild>
                    <w:div w:id="1884369358">
                      <w:marLeft w:val="0"/>
                      <w:marRight w:val="0"/>
                      <w:marTop w:val="0"/>
                      <w:marBottom w:val="0"/>
                      <w:divBdr>
                        <w:top w:val="none" w:sz="0" w:space="0" w:color="auto"/>
                        <w:left w:val="none" w:sz="0" w:space="0" w:color="auto"/>
                        <w:bottom w:val="none" w:sz="0" w:space="0" w:color="auto"/>
                        <w:right w:val="none" w:sz="0" w:space="0" w:color="auto"/>
                      </w:divBdr>
                    </w:div>
                  </w:divsChild>
                </w:div>
                <w:div w:id="1142692474">
                  <w:marLeft w:val="0"/>
                  <w:marRight w:val="0"/>
                  <w:marTop w:val="0"/>
                  <w:marBottom w:val="0"/>
                  <w:divBdr>
                    <w:top w:val="none" w:sz="0" w:space="0" w:color="auto"/>
                    <w:left w:val="none" w:sz="0" w:space="0" w:color="auto"/>
                    <w:bottom w:val="none" w:sz="0" w:space="0" w:color="auto"/>
                    <w:right w:val="none" w:sz="0" w:space="0" w:color="auto"/>
                  </w:divBdr>
                  <w:divsChild>
                    <w:div w:id="396905072">
                      <w:marLeft w:val="0"/>
                      <w:marRight w:val="0"/>
                      <w:marTop w:val="0"/>
                      <w:marBottom w:val="0"/>
                      <w:divBdr>
                        <w:top w:val="none" w:sz="0" w:space="0" w:color="auto"/>
                        <w:left w:val="none" w:sz="0" w:space="0" w:color="auto"/>
                        <w:bottom w:val="none" w:sz="0" w:space="0" w:color="auto"/>
                        <w:right w:val="none" w:sz="0" w:space="0" w:color="auto"/>
                      </w:divBdr>
                    </w:div>
                  </w:divsChild>
                </w:div>
                <w:div w:id="1201698488">
                  <w:marLeft w:val="0"/>
                  <w:marRight w:val="0"/>
                  <w:marTop w:val="0"/>
                  <w:marBottom w:val="0"/>
                  <w:divBdr>
                    <w:top w:val="none" w:sz="0" w:space="0" w:color="auto"/>
                    <w:left w:val="none" w:sz="0" w:space="0" w:color="auto"/>
                    <w:bottom w:val="none" w:sz="0" w:space="0" w:color="auto"/>
                    <w:right w:val="none" w:sz="0" w:space="0" w:color="auto"/>
                  </w:divBdr>
                  <w:divsChild>
                    <w:div w:id="2061905114">
                      <w:marLeft w:val="0"/>
                      <w:marRight w:val="0"/>
                      <w:marTop w:val="0"/>
                      <w:marBottom w:val="0"/>
                      <w:divBdr>
                        <w:top w:val="none" w:sz="0" w:space="0" w:color="auto"/>
                        <w:left w:val="none" w:sz="0" w:space="0" w:color="auto"/>
                        <w:bottom w:val="none" w:sz="0" w:space="0" w:color="auto"/>
                        <w:right w:val="none" w:sz="0" w:space="0" w:color="auto"/>
                      </w:divBdr>
                    </w:div>
                  </w:divsChild>
                </w:div>
                <w:div w:id="1202521660">
                  <w:marLeft w:val="0"/>
                  <w:marRight w:val="0"/>
                  <w:marTop w:val="0"/>
                  <w:marBottom w:val="0"/>
                  <w:divBdr>
                    <w:top w:val="none" w:sz="0" w:space="0" w:color="auto"/>
                    <w:left w:val="none" w:sz="0" w:space="0" w:color="auto"/>
                    <w:bottom w:val="none" w:sz="0" w:space="0" w:color="auto"/>
                    <w:right w:val="none" w:sz="0" w:space="0" w:color="auto"/>
                  </w:divBdr>
                  <w:divsChild>
                    <w:div w:id="1708526584">
                      <w:marLeft w:val="0"/>
                      <w:marRight w:val="0"/>
                      <w:marTop w:val="0"/>
                      <w:marBottom w:val="0"/>
                      <w:divBdr>
                        <w:top w:val="none" w:sz="0" w:space="0" w:color="auto"/>
                        <w:left w:val="none" w:sz="0" w:space="0" w:color="auto"/>
                        <w:bottom w:val="none" w:sz="0" w:space="0" w:color="auto"/>
                        <w:right w:val="none" w:sz="0" w:space="0" w:color="auto"/>
                      </w:divBdr>
                    </w:div>
                  </w:divsChild>
                </w:div>
                <w:div w:id="1213617579">
                  <w:marLeft w:val="0"/>
                  <w:marRight w:val="0"/>
                  <w:marTop w:val="0"/>
                  <w:marBottom w:val="0"/>
                  <w:divBdr>
                    <w:top w:val="none" w:sz="0" w:space="0" w:color="auto"/>
                    <w:left w:val="none" w:sz="0" w:space="0" w:color="auto"/>
                    <w:bottom w:val="none" w:sz="0" w:space="0" w:color="auto"/>
                    <w:right w:val="none" w:sz="0" w:space="0" w:color="auto"/>
                  </w:divBdr>
                  <w:divsChild>
                    <w:div w:id="1360353772">
                      <w:marLeft w:val="0"/>
                      <w:marRight w:val="0"/>
                      <w:marTop w:val="0"/>
                      <w:marBottom w:val="0"/>
                      <w:divBdr>
                        <w:top w:val="none" w:sz="0" w:space="0" w:color="auto"/>
                        <w:left w:val="none" w:sz="0" w:space="0" w:color="auto"/>
                        <w:bottom w:val="none" w:sz="0" w:space="0" w:color="auto"/>
                        <w:right w:val="none" w:sz="0" w:space="0" w:color="auto"/>
                      </w:divBdr>
                    </w:div>
                  </w:divsChild>
                </w:div>
                <w:div w:id="1216701546">
                  <w:marLeft w:val="0"/>
                  <w:marRight w:val="0"/>
                  <w:marTop w:val="0"/>
                  <w:marBottom w:val="0"/>
                  <w:divBdr>
                    <w:top w:val="none" w:sz="0" w:space="0" w:color="auto"/>
                    <w:left w:val="none" w:sz="0" w:space="0" w:color="auto"/>
                    <w:bottom w:val="none" w:sz="0" w:space="0" w:color="auto"/>
                    <w:right w:val="none" w:sz="0" w:space="0" w:color="auto"/>
                  </w:divBdr>
                  <w:divsChild>
                    <w:div w:id="111291430">
                      <w:marLeft w:val="0"/>
                      <w:marRight w:val="0"/>
                      <w:marTop w:val="0"/>
                      <w:marBottom w:val="0"/>
                      <w:divBdr>
                        <w:top w:val="none" w:sz="0" w:space="0" w:color="auto"/>
                        <w:left w:val="none" w:sz="0" w:space="0" w:color="auto"/>
                        <w:bottom w:val="none" w:sz="0" w:space="0" w:color="auto"/>
                        <w:right w:val="none" w:sz="0" w:space="0" w:color="auto"/>
                      </w:divBdr>
                    </w:div>
                    <w:div w:id="1938829129">
                      <w:marLeft w:val="0"/>
                      <w:marRight w:val="0"/>
                      <w:marTop w:val="0"/>
                      <w:marBottom w:val="0"/>
                      <w:divBdr>
                        <w:top w:val="none" w:sz="0" w:space="0" w:color="auto"/>
                        <w:left w:val="none" w:sz="0" w:space="0" w:color="auto"/>
                        <w:bottom w:val="none" w:sz="0" w:space="0" w:color="auto"/>
                        <w:right w:val="none" w:sz="0" w:space="0" w:color="auto"/>
                      </w:divBdr>
                    </w:div>
                  </w:divsChild>
                </w:div>
                <w:div w:id="1246962747">
                  <w:marLeft w:val="0"/>
                  <w:marRight w:val="0"/>
                  <w:marTop w:val="0"/>
                  <w:marBottom w:val="0"/>
                  <w:divBdr>
                    <w:top w:val="none" w:sz="0" w:space="0" w:color="auto"/>
                    <w:left w:val="none" w:sz="0" w:space="0" w:color="auto"/>
                    <w:bottom w:val="none" w:sz="0" w:space="0" w:color="auto"/>
                    <w:right w:val="none" w:sz="0" w:space="0" w:color="auto"/>
                  </w:divBdr>
                  <w:divsChild>
                    <w:div w:id="63644983">
                      <w:marLeft w:val="0"/>
                      <w:marRight w:val="0"/>
                      <w:marTop w:val="0"/>
                      <w:marBottom w:val="0"/>
                      <w:divBdr>
                        <w:top w:val="none" w:sz="0" w:space="0" w:color="auto"/>
                        <w:left w:val="none" w:sz="0" w:space="0" w:color="auto"/>
                        <w:bottom w:val="none" w:sz="0" w:space="0" w:color="auto"/>
                        <w:right w:val="none" w:sz="0" w:space="0" w:color="auto"/>
                      </w:divBdr>
                    </w:div>
                  </w:divsChild>
                </w:div>
                <w:div w:id="1248272482">
                  <w:marLeft w:val="0"/>
                  <w:marRight w:val="0"/>
                  <w:marTop w:val="0"/>
                  <w:marBottom w:val="0"/>
                  <w:divBdr>
                    <w:top w:val="none" w:sz="0" w:space="0" w:color="auto"/>
                    <w:left w:val="none" w:sz="0" w:space="0" w:color="auto"/>
                    <w:bottom w:val="none" w:sz="0" w:space="0" w:color="auto"/>
                    <w:right w:val="none" w:sz="0" w:space="0" w:color="auto"/>
                  </w:divBdr>
                  <w:divsChild>
                    <w:div w:id="368990169">
                      <w:marLeft w:val="0"/>
                      <w:marRight w:val="0"/>
                      <w:marTop w:val="0"/>
                      <w:marBottom w:val="0"/>
                      <w:divBdr>
                        <w:top w:val="none" w:sz="0" w:space="0" w:color="auto"/>
                        <w:left w:val="none" w:sz="0" w:space="0" w:color="auto"/>
                        <w:bottom w:val="none" w:sz="0" w:space="0" w:color="auto"/>
                        <w:right w:val="none" w:sz="0" w:space="0" w:color="auto"/>
                      </w:divBdr>
                    </w:div>
                  </w:divsChild>
                </w:div>
                <w:div w:id="1270427642">
                  <w:marLeft w:val="0"/>
                  <w:marRight w:val="0"/>
                  <w:marTop w:val="0"/>
                  <w:marBottom w:val="0"/>
                  <w:divBdr>
                    <w:top w:val="none" w:sz="0" w:space="0" w:color="auto"/>
                    <w:left w:val="none" w:sz="0" w:space="0" w:color="auto"/>
                    <w:bottom w:val="none" w:sz="0" w:space="0" w:color="auto"/>
                    <w:right w:val="none" w:sz="0" w:space="0" w:color="auto"/>
                  </w:divBdr>
                  <w:divsChild>
                    <w:div w:id="780687181">
                      <w:marLeft w:val="0"/>
                      <w:marRight w:val="0"/>
                      <w:marTop w:val="0"/>
                      <w:marBottom w:val="0"/>
                      <w:divBdr>
                        <w:top w:val="none" w:sz="0" w:space="0" w:color="auto"/>
                        <w:left w:val="none" w:sz="0" w:space="0" w:color="auto"/>
                        <w:bottom w:val="none" w:sz="0" w:space="0" w:color="auto"/>
                        <w:right w:val="none" w:sz="0" w:space="0" w:color="auto"/>
                      </w:divBdr>
                    </w:div>
                  </w:divsChild>
                </w:div>
                <w:div w:id="1318807607">
                  <w:marLeft w:val="0"/>
                  <w:marRight w:val="0"/>
                  <w:marTop w:val="0"/>
                  <w:marBottom w:val="0"/>
                  <w:divBdr>
                    <w:top w:val="none" w:sz="0" w:space="0" w:color="auto"/>
                    <w:left w:val="none" w:sz="0" w:space="0" w:color="auto"/>
                    <w:bottom w:val="none" w:sz="0" w:space="0" w:color="auto"/>
                    <w:right w:val="none" w:sz="0" w:space="0" w:color="auto"/>
                  </w:divBdr>
                  <w:divsChild>
                    <w:div w:id="1963000817">
                      <w:marLeft w:val="0"/>
                      <w:marRight w:val="0"/>
                      <w:marTop w:val="0"/>
                      <w:marBottom w:val="0"/>
                      <w:divBdr>
                        <w:top w:val="none" w:sz="0" w:space="0" w:color="auto"/>
                        <w:left w:val="none" w:sz="0" w:space="0" w:color="auto"/>
                        <w:bottom w:val="none" w:sz="0" w:space="0" w:color="auto"/>
                        <w:right w:val="none" w:sz="0" w:space="0" w:color="auto"/>
                      </w:divBdr>
                    </w:div>
                  </w:divsChild>
                </w:div>
                <w:div w:id="1361975840">
                  <w:marLeft w:val="0"/>
                  <w:marRight w:val="0"/>
                  <w:marTop w:val="0"/>
                  <w:marBottom w:val="0"/>
                  <w:divBdr>
                    <w:top w:val="none" w:sz="0" w:space="0" w:color="auto"/>
                    <w:left w:val="none" w:sz="0" w:space="0" w:color="auto"/>
                    <w:bottom w:val="none" w:sz="0" w:space="0" w:color="auto"/>
                    <w:right w:val="none" w:sz="0" w:space="0" w:color="auto"/>
                  </w:divBdr>
                  <w:divsChild>
                    <w:div w:id="918754224">
                      <w:marLeft w:val="0"/>
                      <w:marRight w:val="0"/>
                      <w:marTop w:val="0"/>
                      <w:marBottom w:val="0"/>
                      <w:divBdr>
                        <w:top w:val="none" w:sz="0" w:space="0" w:color="auto"/>
                        <w:left w:val="none" w:sz="0" w:space="0" w:color="auto"/>
                        <w:bottom w:val="none" w:sz="0" w:space="0" w:color="auto"/>
                        <w:right w:val="none" w:sz="0" w:space="0" w:color="auto"/>
                      </w:divBdr>
                    </w:div>
                  </w:divsChild>
                </w:div>
                <w:div w:id="1389305251">
                  <w:marLeft w:val="0"/>
                  <w:marRight w:val="0"/>
                  <w:marTop w:val="0"/>
                  <w:marBottom w:val="0"/>
                  <w:divBdr>
                    <w:top w:val="none" w:sz="0" w:space="0" w:color="auto"/>
                    <w:left w:val="none" w:sz="0" w:space="0" w:color="auto"/>
                    <w:bottom w:val="none" w:sz="0" w:space="0" w:color="auto"/>
                    <w:right w:val="none" w:sz="0" w:space="0" w:color="auto"/>
                  </w:divBdr>
                  <w:divsChild>
                    <w:div w:id="896622310">
                      <w:marLeft w:val="0"/>
                      <w:marRight w:val="0"/>
                      <w:marTop w:val="0"/>
                      <w:marBottom w:val="0"/>
                      <w:divBdr>
                        <w:top w:val="none" w:sz="0" w:space="0" w:color="auto"/>
                        <w:left w:val="none" w:sz="0" w:space="0" w:color="auto"/>
                        <w:bottom w:val="none" w:sz="0" w:space="0" w:color="auto"/>
                        <w:right w:val="none" w:sz="0" w:space="0" w:color="auto"/>
                      </w:divBdr>
                    </w:div>
                  </w:divsChild>
                </w:div>
                <w:div w:id="1470323940">
                  <w:marLeft w:val="0"/>
                  <w:marRight w:val="0"/>
                  <w:marTop w:val="0"/>
                  <w:marBottom w:val="0"/>
                  <w:divBdr>
                    <w:top w:val="none" w:sz="0" w:space="0" w:color="auto"/>
                    <w:left w:val="none" w:sz="0" w:space="0" w:color="auto"/>
                    <w:bottom w:val="none" w:sz="0" w:space="0" w:color="auto"/>
                    <w:right w:val="none" w:sz="0" w:space="0" w:color="auto"/>
                  </w:divBdr>
                  <w:divsChild>
                    <w:div w:id="44648579">
                      <w:marLeft w:val="0"/>
                      <w:marRight w:val="0"/>
                      <w:marTop w:val="0"/>
                      <w:marBottom w:val="0"/>
                      <w:divBdr>
                        <w:top w:val="none" w:sz="0" w:space="0" w:color="auto"/>
                        <w:left w:val="none" w:sz="0" w:space="0" w:color="auto"/>
                        <w:bottom w:val="none" w:sz="0" w:space="0" w:color="auto"/>
                        <w:right w:val="none" w:sz="0" w:space="0" w:color="auto"/>
                      </w:divBdr>
                    </w:div>
                  </w:divsChild>
                </w:div>
                <w:div w:id="1486356907">
                  <w:marLeft w:val="0"/>
                  <w:marRight w:val="0"/>
                  <w:marTop w:val="0"/>
                  <w:marBottom w:val="0"/>
                  <w:divBdr>
                    <w:top w:val="none" w:sz="0" w:space="0" w:color="auto"/>
                    <w:left w:val="none" w:sz="0" w:space="0" w:color="auto"/>
                    <w:bottom w:val="none" w:sz="0" w:space="0" w:color="auto"/>
                    <w:right w:val="none" w:sz="0" w:space="0" w:color="auto"/>
                  </w:divBdr>
                  <w:divsChild>
                    <w:div w:id="1669551853">
                      <w:marLeft w:val="0"/>
                      <w:marRight w:val="0"/>
                      <w:marTop w:val="0"/>
                      <w:marBottom w:val="0"/>
                      <w:divBdr>
                        <w:top w:val="none" w:sz="0" w:space="0" w:color="auto"/>
                        <w:left w:val="none" w:sz="0" w:space="0" w:color="auto"/>
                        <w:bottom w:val="none" w:sz="0" w:space="0" w:color="auto"/>
                        <w:right w:val="none" w:sz="0" w:space="0" w:color="auto"/>
                      </w:divBdr>
                    </w:div>
                  </w:divsChild>
                </w:div>
                <w:div w:id="1518425123">
                  <w:marLeft w:val="0"/>
                  <w:marRight w:val="0"/>
                  <w:marTop w:val="0"/>
                  <w:marBottom w:val="0"/>
                  <w:divBdr>
                    <w:top w:val="none" w:sz="0" w:space="0" w:color="auto"/>
                    <w:left w:val="none" w:sz="0" w:space="0" w:color="auto"/>
                    <w:bottom w:val="none" w:sz="0" w:space="0" w:color="auto"/>
                    <w:right w:val="none" w:sz="0" w:space="0" w:color="auto"/>
                  </w:divBdr>
                  <w:divsChild>
                    <w:div w:id="148642099">
                      <w:marLeft w:val="0"/>
                      <w:marRight w:val="0"/>
                      <w:marTop w:val="0"/>
                      <w:marBottom w:val="0"/>
                      <w:divBdr>
                        <w:top w:val="none" w:sz="0" w:space="0" w:color="auto"/>
                        <w:left w:val="none" w:sz="0" w:space="0" w:color="auto"/>
                        <w:bottom w:val="none" w:sz="0" w:space="0" w:color="auto"/>
                        <w:right w:val="none" w:sz="0" w:space="0" w:color="auto"/>
                      </w:divBdr>
                    </w:div>
                  </w:divsChild>
                </w:div>
                <w:div w:id="1523086040">
                  <w:marLeft w:val="0"/>
                  <w:marRight w:val="0"/>
                  <w:marTop w:val="0"/>
                  <w:marBottom w:val="0"/>
                  <w:divBdr>
                    <w:top w:val="none" w:sz="0" w:space="0" w:color="auto"/>
                    <w:left w:val="none" w:sz="0" w:space="0" w:color="auto"/>
                    <w:bottom w:val="none" w:sz="0" w:space="0" w:color="auto"/>
                    <w:right w:val="none" w:sz="0" w:space="0" w:color="auto"/>
                  </w:divBdr>
                  <w:divsChild>
                    <w:div w:id="488450436">
                      <w:marLeft w:val="0"/>
                      <w:marRight w:val="0"/>
                      <w:marTop w:val="0"/>
                      <w:marBottom w:val="0"/>
                      <w:divBdr>
                        <w:top w:val="none" w:sz="0" w:space="0" w:color="auto"/>
                        <w:left w:val="none" w:sz="0" w:space="0" w:color="auto"/>
                        <w:bottom w:val="none" w:sz="0" w:space="0" w:color="auto"/>
                        <w:right w:val="none" w:sz="0" w:space="0" w:color="auto"/>
                      </w:divBdr>
                    </w:div>
                    <w:div w:id="1453596463">
                      <w:marLeft w:val="0"/>
                      <w:marRight w:val="0"/>
                      <w:marTop w:val="0"/>
                      <w:marBottom w:val="0"/>
                      <w:divBdr>
                        <w:top w:val="none" w:sz="0" w:space="0" w:color="auto"/>
                        <w:left w:val="none" w:sz="0" w:space="0" w:color="auto"/>
                        <w:bottom w:val="none" w:sz="0" w:space="0" w:color="auto"/>
                        <w:right w:val="none" w:sz="0" w:space="0" w:color="auto"/>
                      </w:divBdr>
                    </w:div>
                    <w:div w:id="1762487803">
                      <w:marLeft w:val="0"/>
                      <w:marRight w:val="0"/>
                      <w:marTop w:val="0"/>
                      <w:marBottom w:val="0"/>
                      <w:divBdr>
                        <w:top w:val="none" w:sz="0" w:space="0" w:color="auto"/>
                        <w:left w:val="none" w:sz="0" w:space="0" w:color="auto"/>
                        <w:bottom w:val="none" w:sz="0" w:space="0" w:color="auto"/>
                        <w:right w:val="none" w:sz="0" w:space="0" w:color="auto"/>
                      </w:divBdr>
                    </w:div>
                  </w:divsChild>
                </w:div>
                <w:div w:id="1537278369">
                  <w:marLeft w:val="0"/>
                  <w:marRight w:val="0"/>
                  <w:marTop w:val="0"/>
                  <w:marBottom w:val="0"/>
                  <w:divBdr>
                    <w:top w:val="none" w:sz="0" w:space="0" w:color="auto"/>
                    <w:left w:val="none" w:sz="0" w:space="0" w:color="auto"/>
                    <w:bottom w:val="none" w:sz="0" w:space="0" w:color="auto"/>
                    <w:right w:val="none" w:sz="0" w:space="0" w:color="auto"/>
                  </w:divBdr>
                  <w:divsChild>
                    <w:div w:id="575407367">
                      <w:marLeft w:val="0"/>
                      <w:marRight w:val="0"/>
                      <w:marTop w:val="0"/>
                      <w:marBottom w:val="0"/>
                      <w:divBdr>
                        <w:top w:val="none" w:sz="0" w:space="0" w:color="auto"/>
                        <w:left w:val="none" w:sz="0" w:space="0" w:color="auto"/>
                        <w:bottom w:val="none" w:sz="0" w:space="0" w:color="auto"/>
                        <w:right w:val="none" w:sz="0" w:space="0" w:color="auto"/>
                      </w:divBdr>
                    </w:div>
                  </w:divsChild>
                </w:div>
                <w:div w:id="1579172423">
                  <w:marLeft w:val="0"/>
                  <w:marRight w:val="0"/>
                  <w:marTop w:val="0"/>
                  <w:marBottom w:val="0"/>
                  <w:divBdr>
                    <w:top w:val="none" w:sz="0" w:space="0" w:color="auto"/>
                    <w:left w:val="none" w:sz="0" w:space="0" w:color="auto"/>
                    <w:bottom w:val="none" w:sz="0" w:space="0" w:color="auto"/>
                    <w:right w:val="none" w:sz="0" w:space="0" w:color="auto"/>
                  </w:divBdr>
                  <w:divsChild>
                    <w:div w:id="1190800886">
                      <w:marLeft w:val="0"/>
                      <w:marRight w:val="0"/>
                      <w:marTop w:val="0"/>
                      <w:marBottom w:val="0"/>
                      <w:divBdr>
                        <w:top w:val="none" w:sz="0" w:space="0" w:color="auto"/>
                        <w:left w:val="none" w:sz="0" w:space="0" w:color="auto"/>
                        <w:bottom w:val="none" w:sz="0" w:space="0" w:color="auto"/>
                        <w:right w:val="none" w:sz="0" w:space="0" w:color="auto"/>
                      </w:divBdr>
                    </w:div>
                  </w:divsChild>
                </w:div>
                <w:div w:id="1598906444">
                  <w:marLeft w:val="0"/>
                  <w:marRight w:val="0"/>
                  <w:marTop w:val="0"/>
                  <w:marBottom w:val="0"/>
                  <w:divBdr>
                    <w:top w:val="none" w:sz="0" w:space="0" w:color="auto"/>
                    <w:left w:val="none" w:sz="0" w:space="0" w:color="auto"/>
                    <w:bottom w:val="none" w:sz="0" w:space="0" w:color="auto"/>
                    <w:right w:val="none" w:sz="0" w:space="0" w:color="auto"/>
                  </w:divBdr>
                  <w:divsChild>
                    <w:div w:id="515534561">
                      <w:marLeft w:val="0"/>
                      <w:marRight w:val="0"/>
                      <w:marTop w:val="0"/>
                      <w:marBottom w:val="0"/>
                      <w:divBdr>
                        <w:top w:val="none" w:sz="0" w:space="0" w:color="auto"/>
                        <w:left w:val="none" w:sz="0" w:space="0" w:color="auto"/>
                        <w:bottom w:val="none" w:sz="0" w:space="0" w:color="auto"/>
                        <w:right w:val="none" w:sz="0" w:space="0" w:color="auto"/>
                      </w:divBdr>
                    </w:div>
                  </w:divsChild>
                </w:div>
                <w:div w:id="1696073344">
                  <w:marLeft w:val="0"/>
                  <w:marRight w:val="0"/>
                  <w:marTop w:val="0"/>
                  <w:marBottom w:val="0"/>
                  <w:divBdr>
                    <w:top w:val="none" w:sz="0" w:space="0" w:color="auto"/>
                    <w:left w:val="none" w:sz="0" w:space="0" w:color="auto"/>
                    <w:bottom w:val="none" w:sz="0" w:space="0" w:color="auto"/>
                    <w:right w:val="none" w:sz="0" w:space="0" w:color="auto"/>
                  </w:divBdr>
                  <w:divsChild>
                    <w:div w:id="439641715">
                      <w:marLeft w:val="0"/>
                      <w:marRight w:val="0"/>
                      <w:marTop w:val="0"/>
                      <w:marBottom w:val="0"/>
                      <w:divBdr>
                        <w:top w:val="none" w:sz="0" w:space="0" w:color="auto"/>
                        <w:left w:val="none" w:sz="0" w:space="0" w:color="auto"/>
                        <w:bottom w:val="none" w:sz="0" w:space="0" w:color="auto"/>
                        <w:right w:val="none" w:sz="0" w:space="0" w:color="auto"/>
                      </w:divBdr>
                    </w:div>
                  </w:divsChild>
                </w:div>
                <w:div w:id="1719626473">
                  <w:marLeft w:val="0"/>
                  <w:marRight w:val="0"/>
                  <w:marTop w:val="0"/>
                  <w:marBottom w:val="0"/>
                  <w:divBdr>
                    <w:top w:val="none" w:sz="0" w:space="0" w:color="auto"/>
                    <w:left w:val="none" w:sz="0" w:space="0" w:color="auto"/>
                    <w:bottom w:val="none" w:sz="0" w:space="0" w:color="auto"/>
                    <w:right w:val="none" w:sz="0" w:space="0" w:color="auto"/>
                  </w:divBdr>
                  <w:divsChild>
                    <w:div w:id="419451455">
                      <w:marLeft w:val="0"/>
                      <w:marRight w:val="0"/>
                      <w:marTop w:val="0"/>
                      <w:marBottom w:val="0"/>
                      <w:divBdr>
                        <w:top w:val="none" w:sz="0" w:space="0" w:color="auto"/>
                        <w:left w:val="none" w:sz="0" w:space="0" w:color="auto"/>
                        <w:bottom w:val="none" w:sz="0" w:space="0" w:color="auto"/>
                        <w:right w:val="none" w:sz="0" w:space="0" w:color="auto"/>
                      </w:divBdr>
                    </w:div>
                  </w:divsChild>
                </w:div>
                <w:div w:id="1743984153">
                  <w:marLeft w:val="0"/>
                  <w:marRight w:val="0"/>
                  <w:marTop w:val="0"/>
                  <w:marBottom w:val="0"/>
                  <w:divBdr>
                    <w:top w:val="none" w:sz="0" w:space="0" w:color="auto"/>
                    <w:left w:val="none" w:sz="0" w:space="0" w:color="auto"/>
                    <w:bottom w:val="none" w:sz="0" w:space="0" w:color="auto"/>
                    <w:right w:val="none" w:sz="0" w:space="0" w:color="auto"/>
                  </w:divBdr>
                  <w:divsChild>
                    <w:div w:id="340662193">
                      <w:marLeft w:val="0"/>
                      <w:marRight w:val="0"/>
                      <w:marTop w:val="0"/>
                      <w:marBottom w:val="0"/>
                      <w:divBdr>
                        <w:top w:val="none" w:sz="0" w:space="0" w:color="auto"/>
                        <w:left w:val="none" w:sz="0" w:space="0" w:color="auto"/>
                        <w:bottom w:val="none" w:sz="0" w:space="0" w:color="auto"/>
                        <w:right w:val="none" w:sz="0" w:space="0" w:color="auto"/>
                      </w:divBdr>
                    </w:div>
                  </w:divsChild>
                </w:div>
                <w:div w:id="1771732604">
                  <w:marLeft w:val="0"/>
                  <w:marRight w:val="0"/>
                  <w:marTop w:val="0"/>
                  <w:marBottom w:val="0"/>
                  <w:divBdr>
                    <w:top w:val="none" w:sz="0" w:space="0" w:color="auto"/>
                    <w:left w:val="none" w:sz="0" w:space="0" w:color="auto"/>
                    <w:bottom w:val="none" w:sz="0" w:space="0" w:color="auto"/>
                    <w:right w:val="none" w:sz="0" w:space="0" w:color="auto"/>
                  </w:divBdr>
                  <w:divsChild>
                    <w:div w:id="1634750512">
                      <w:marLeft w:val="0"/>
                      <w:marRight w:val="0"/>
                      <w:marTop w:val="0"/>
                      <w:marBottom w:val="0"/>
                      <w:divBdr>
                        <w:top w:val="none" w:sz="0" w:space="0" w:color="auto"/>
                        <w:left w:val="none" w:sz="0" w:space="0" w:color="auto"/>
                        <w:bottom w:val="none" w:sz="0" w:space="0" w:color="auto"/>
                        <w:right w:val="none" w:sz="0" w:space="0" w:color="auto"/>
                      </w:divBdr>
                    </w:div>
                  </w:divsChild>
                </w:div>
                <w:div w:id="1786119051">
                  <w:marLeft w:val="0"/>
                  <w:marRight w:val="0"/>
                  <w:marTop w:val="0"/>
                  <w:marBottom w:val="0"/>
                  <w:divBdr>
                    <w:top w:val="none" w:sz="0" w:space="0" w:color="auto"/>
                    <w:left w:val="none" w:sz="0" w:space="0" w:color="auto"/>
                    <w:bottom w:val="none" w:sz="0" w:space="0" w:color="auto"/>
                    <w:right w:val="none" w:sz="0" w:space="0" w:color="auto"/>
                  </w:divBdr>
                  <w:divsChild>
                    <w:div w:id="1205871157">
                      <w:marLeft w:val="0"/>
                      <w:marRight w:val="0"/>
                      <w:marTop w:val="0"/>
                      <w:marBottom w:val="0"/>
                      <w:divBdr>
                        <w:top w:val="none" w:sz="0" w:space="0" w:color="auto"/>
                        <w:left w:val="none" w:sz="0" w:space="0" w:color="auto"/>
                        <w:bottom w:val="none" w:sz="0" w:space="0" w:color="auto"/>
                        <w:right w:val="none" w:sz="0" w:space="0" w:color="auto"/>
                      </w:divBdr>
                    </w:div>
                  </w:divsChild>
                </w:div>
                <w:div w:id="1814522876">
                  <w:marLeft w:val="0"/>
                  <w:marRight w:val="0"/>
                  <w:marTop w:val="0"/>
                  <w:marBottom w:val="0"/>
                  <w:divBdr>
                    <w:top w:val="none" w:sz="0" w:space="0" w:color="auto"/>
                    <w:left w:val="none" w:sz="0" w:space="0" w:color="auto"/>
                    <w:bottom w:val="none" w:sz="0" w:space="0" w:color="auto"/>
                    <w:right w:val="none" w:sz="0" w:space="0" w:color="auto"/>
                  </w:divBdr>
                  <w:divsChild>
                    <w:div w:id="1158309354">
                      <w:marLeft w:val="0"/>
                      <w:marRight w:val="0"/>
                      <w:marTop w:val="0"/>
                      <w:marBottom w:val="0"/>
                      <w:divBdr>
                        <w:top w:val="none" w:sz="0" w:space="0" w:color="auto"/>
                        <w:left w:val="none" w:sz="0" w:space="0" w:color="auto"/>
                        <w:bottom w:val="none" w:sz="0" w:space="0" w:color="auto"/>
                        <w:right w:val="none" w:sz="0" w:space="0" w:color="auto"/>
                      </w:divBdr>
                    </w:div>
                  </w:divsChild>
                </w:div>
                <w:div w:id="1819758339">
                  <w:marLeft w:val="0"/>
                  <w:marRight w:val="0"/>
                  <w:marTop w:val="0"/>
                  <w:marBottom w:val="0"/>
                  <w:divBdr>
                    <w:top w:val="none" w:sz="0" w:space="0" w:color="auto"/>
                    <w:left w:val="none" w:sz="0" w:space="0" w:color="auto"/>
                    <w:bottom w:val="none" w:sz="0" w:space="0" w:color="auto"/>
                    <w:right w:val="none" w:sz="0" w:space="0" w:color="auto"/>
                  </w:divBdr>
                  <w:divsChild>
                    <w:div w:id="739206771">
                      <w:marLeft w:val="0"/>
                      <w:marRight w:val="0"/>
                      <w:marTop w:val="0"/>
                      <w:marBottom w:val="0"/>
                      <w:divBdr>
                        <w:top w:val="none" w:sz="0" w:space="0" w:color="auto"/>
                        <w:left w:val="none" w:sz="0" w:space="0" w:color="auto"/>
                        <w:bottom w:val="none" w:sz="0" w:space="0" w:color="auto"/>
                        <w:right w:val="none" w:sz="0" w:space="0" w:color="auto"/>
                      </w:divBdr>
                    </w:div>
                  </w:divsChild>
                </w:div>
                <w:div w:id="1908807585">
                  <w:marLeft w:val="0"/>
                  <w:marRight w:val="0"/>
                  <w:marTop w:val="0"/>
                  <w:marBottom w:val="0"/>
                  <w:divBdr>
                    <w:top w:val="none" w:sz="0" w:space="0" w:color="auto"/>
                    <w:left w:val="none" w:sz="0" w:space="0" w:color="auto"/>
                    <w:bottom w:val="none" w:sz="0" w:space="0" w:color="auto"/>
                    <w:right w:val="none" w:sz="0" w:space="0" w:color="auto"/>
                  </w:divBdr>
                  <w:divsChild>
                    <w:div w:id="726151301">
                      <w:marLeft w:val="0"/>
                      <w:marRight w:val="0"/>
                      <w:marTop w:val="0"/>
                      <w:marBottom w:val="0"/>
                      <w:divBdr>
                        <w:top w:val="none" w:sz="0" w:space="0" w:color="auto"/>
                        <w:left w:val="none" w:sz="0" w:space="0" w:color="auto"/>
                        <w:bottom w:val="none" w:sz="0" w:space="0" w:color="auto"/>
                        <w:right w:val="none" w:sz="0" w:space="0" w:color="auto"/>
                      </w:divBdr>
                    </w:div>
                  </w:divsChild>
                </w:div>
                <w:div w:id="1932002832">
                  <w:marLeft w:val="0"/>
                  <w:marRight w:val="0"/>
                  <w:marTop w:val="0"/>
                  <w:marBottom w:val="0"/>
                  <w:divBdr>
                    <w:top w:val="none" w:sz="0" w:space="0" w:color="auto"/>
                    <w:left w:val="none" w:sz="0" w:space="0" w:color="auto"/>
                    <w:bottom w:val="none" w:sz="0" w:space="0" w:color="auto"/>
                    <w:right w:val="none" w:sz="0" w:space="0" w:color="auto"/>
                  </w:divBdr>
                  <w:divsChild>
                    <w:div w:id="510679403">
                      <w:marLeft w:val="0"/>
                      <w:marRight w:val="0"/>
                      <w:marTop w:val="0"/>
                      <w:marBottom w:val="0"/>
                      <w:divBdr>
                        <w:top w:val="none" w:sz="0" w:space="0" w:color="auto"/>
                        <w:left w:val="none" w:sz="0" w:space="0" w:color="auto"/>
                        <w:bottom w:val="none" w:sz="0" w:space="0" w:color="auto"/>
                        <w:right w:val="none" w:sz="0" w:space="0" w:color="auto"/>
                      </w:divBdr>
                    </w:div>
                  </w:divsChild>
                </w:div>
                <w:div w:id="1983656110">
                  <w:marLeft w:val="0"/>
                  <w:marRight w:val="0"/>
                  <w:marTop w:val="0"/>
                  <w:marBottom w:val="0"/>
                  <w:divBdr>
                    <w:top w:val="none" w:sz="0" w:space="0" w:color="auto"/>
                    <w:left w:val="none" w:sz="0" w:space="0" w:color="auto"/>
                    <w:bottom w:val="none" w:sz="0" w:space="0" w:color="auto"/>
                    <w:right w:val="none" w:sz="0" w:space="0" w:color="auto"/>
                  </w:divBdr>
                  <w:divsChild>
                    <w:div w:id="1071806829">
                      <w:marLeft w:val="0"/>
                      <w:marRight w:val="0"/>
                      <w:marTop w:val="0"/>
                      <w:marBottom w:val="0"/>
                      <w:divBdr>
                        <w:top w:val="none" w:sz="0" w:space="0" w:color="auto"/>
                        <w:left w:val="none" w:sz="0" w:space="0" w:color="auto"/>
                        <w:bottom w:val="none" w:sz="0" w:space="0" w:color="auto"/>
                        <w:right w:val="none" w:sz="0" w:space="0" w:color="auto"/>
                      </w:divBdr>
                    </w:div>
                  </w:divsChild>
                </w:div>
                <w:div w:id="2033261533">
                  <w:marLeft w:val="0"/>
                  <w:marRight w:val="0"/>
                  <w:marTop w:val="0"/>
                  <w:marBottom w:val="0"/>
                  <w:divBdr>
                    <w:top w:val="none" w:sz="0" w:space="0" w:color="auto"/>
                    <w:left w:val="none" w:sz="0" w:space="0" w:color="auto"/>
                    <w:bottom w:val="none" w:sz="0" w:space="0" w:color="auto"/>
                    <w:right w:val="none" w:sz="0" w:space="0" w:color="auto"/>
                  </w:divBdr>
                  <w:divsChild>
                    <w:div w:id="479033249">
                      <w:marLeft w:val="0"/>
                      <w:marRight w:val="0"/>
                      <w:marTop w:val="0"/>
                      <w:marBottom w:val="0"/>
                      <w:divBdr>
                        <w:top w:val="none" w:sz="0" w:space="0" w:color="auto"/>
                        <w:left w:val="none" w:sz="0" w:space="0" w:color="auto"/>
                        <w:bottom w:val="none" w:sz="0" w:space="0" w:color="auto"/>
                        <w:right w:val="none" w:sz="0" w:space="0" w:color="auto"/>
                      </w:divBdr>
                    </w:div>
                  </w:divsChild>
                </w:div>
                <w:div w:id="2041273610">
                  <w:marLeft w:val="0"/>
                  <w:marRight w:val="0"/>
                  <w:marTop w:val="0"/>
                  <w:marBottom w:val="0"/>
                  <w:divBdr>
                    <w:top w:val="none" w:sz="0" w:space="0" w:color="auto"/>
                    <w:left w:val="none" w:sz="0" w:space="0" w:color="auto"/>
                    <w:bottom w:val="none" w:sz="0" w:space="0" w:color="auto"/>
                    <w:right w:val="none" w:sz="0" w:space="0" w:color="auto"/>
                  </w:divBdr>
                  <w:divsChild>
                    <w:div w:id="417946727">
                      <w:marLeft w:val="0"/>
                      <w:marRight w:val="0"/>
                      <w:marTop w:val="0"/>
                      <w:marBottom w:val="0"/>
                      <w:divBdr>
                        <w:top w:val="none" w:sz="0" w:space="0" w:color="auto"/>
                        <w:left w:val="none" w:sz="0" w:space="0" w:color="auto"/>
                        <w:bottom w:val="none" w:sz="0" w:space="0" w:color="auto"/>
                        <w:right w:val="none" w:sz="0" w:space="0" w:color="auto"/>
                      </w:divBdr>
                    </w:div>
                  </w:divsChild>
                </w:div>
                <w:div w:id="2068647472">
                  <w:marLeft w:val="0"/>
                  <w:marRight w:val="0"/>
                  <w:marTop w:val="0"/>
                  <w:marBottom w:val="0"/>
                  <w:divBdr>
                    <w:top w:val="none" w:sz="0" w:space="0" w:color="auto"/>
                    <w:left w:val="none" w:sz="0" w:space="0" w:color="auto"/>
                    <w:bottom w:val="none" w:sz="0" w:space="0" w:color="auto"/>
                    <w:right w:val="none" w:sz="0" w:space="0" w:color="auto"/>
                  </w:divBdr>
                  <w:divsChild>
                    <w:div w:id="1178690587">
                      <w:marLeft w:val="0"/>
                      <w:marRight w:val="0"/>
                      <w:marTop w:val="0"/>
                      <w:marBottom w:val="0"/>
                      <w:divBdr>
                        <w:top w:val="none" w:sz="0" w:space="0" w:color="auto"/>
                        <w:left w:val="none" w:sz="0" w:space="0" w:color="auto"/>
                        <w:bottom w:val="none" w:sz="0" w:space="0" w:color="auto"/>
                        <w:right w:val="none" w:sz="0" w:space="0" w:color="auto"/>
                      </w:divBdr>
                    </w:div>
                  </w:divsChild>
                </w:div>
                <w:div w:id="2112973671">
                  <w:marLeft w:val="0"/>
                  <w:marRight w:val="0"/>
                  <w:marTop w:val="0"/>
                  <w:marBottom w:val="0"/>
                  <w:divBdr>
                    <w:top w:val="none" w:sz="0" w:space="0" w:color="auto"/>
                    <w:left w:val="none" w:sz="0" w:space="0" w:color="auto"/>
                    <w:bottom w:val="none" w:sz="0" w:space="0" w:color="auto"/>
                    <w:right w:val="none" w:sz="0" w:space="0" w:color="auto"/>
                  </w:divBdr>
                  <w:divsChild>
                    <w:div w:id="112499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074386">
          <w:marLeft w:val="0"/>
          <w:marRight w:val="0"/>
          <w:marTop w:val="0"/>
          <w:marBottom w:val="0"/>
          <w:divBdr>
            <w:top w:val="none" w:sz="0" w:space="0" w:color="auto"/>
            <w:left w:val="none" w:sz="0" w:space="0" w:color="auto"/>
            <w:bottom w:val="none" w:sz="0" w:space="0" w:color="auto"/>
            <w:right w:val="none" w:sz="0" w:space="0" w:color="auto"/>
          </w:divBdr>
        </w:div>
        <w:div w:id="1206798383">
          <w:marLeft w:val="0"/>
          <w:marRight w:val="0"/>
          <w:marTop w:val="0"/>
          <w:marBottom w:val="0"/>
          <w:divBdr>
            <w:top w:val="none" w:sz="0" w:space="0" w:color="auto"/>
            <w:left w:val="none" w:sz="0" w:space="0" w:color="auto"/>
            <w:bottom w:val="none" w:sz="0" w:space="0" w:color="auto"/>
            <w:right w:val="none" w:sz="0" w:space="0" w:color="auto"/>
          </w:divBdr>
        </w:div>
        <w:div w:id="1207912687">
          <w:marLeft w:val="0"/>
          <w:marRight w:val="0"/>
          <w:marTop w:val="0"/>
          <w:marBottom w:val="0"/>
          <w:divBdr>
            <w:top w:val="none" w:sz="0" w:space="0" w:color="auto"/>
            <w:left w:val="none" w:sz="0" w:space="0" w:color="auto"/>
            <w:bottom w:val="none" w:sz="0" w:space="0" w:color="auto"/>
            <w:right w:val="none" w:sz="0" w:space="0" w:color="auto"/>
          </w:divBdr>
        </w:div>
        <w:div w:id="1246499216">
          <w:marLeft w:val="0"/>
          <w:marRight w:val="0"/>
          <w:marTop w:val="0"/>
          <w:marBottom w:val="0"/>
          <w:divBdr>
            <w:top w:val="none" w:sz="0" w:space="0" w:color="auto"/>
            <w:left w:val="none" w:sz="0" w:space="0" w:color="auto"/>
            <w:bottom w:val="none" w:sz="0" w:space="0" w:color="auto"/>
            <w:right w:val="none" w:sz="0" w:space="0" w:color="auto"/>
          </w:divBdr>
        </w:div>
        <w:div w:id="1289511131">
          <w:marLeft w:val="0"/>
          <w:marRight w:val="0"/>
          <w:marTop w:val="0"/>
          <w:marBottom w:val="0"/>
          <w:divBdr>
            <w:top w:val="none" w:sz="0" w:space="0" w:color="auto"/>
            <w:left w:val="none" w:sz="0" w:space="0" w:color="auto"/>
            <w:bottom w:val="none" w:sz="0" w:space="0" w:color="auto"/>
            <w:right w:val="none" w:sz="0" w:space="0" w:color="auto"/>
          </w:divBdr>
          <w:divsChild>
            <w:div w:id="1045327345">
              <w:marLeft w:val="0"/>
              <w:marRight w:val="0"/>
              <w:marTop w:val="30"/>
              <w:marBottom w:val="30"/>
              <w:divBdr>
                <w:top w:val="none" w:sz="0" w:space="0" w:color="auto"/>
                <w:left w:val="none" w:sz="0" w:space="0" w:color="auto"/>
                <w:bottom w:val="none" w:sz="0" w:space="0" w:color="auto"/>
                <w:right w:val="none" w:sz="0" w:space="0" w:color="auto"/>
              </w:divBdr>
              <w:divsChild>
                <w:div w:id="28847789">
                  <w:marLeft w:val="0"/>
                  <w:marRight w:val="0"/>
                  <w:marTop w:val="0"/>
                  <w:marBottom w:val="0"/>
                  <w:divBdr>
                    <w:top w:val="none" w:sz="0" w:space="0" w:color="auto"/>
                    <w:left w:val="none" w:sz="0" w:space="0" w:color="auto"/>
                    <w:bottom w:val="none" w:sz="0" w:space="0" w:color="auto"/>
                    <w:right w:val="none" w:sz="0" w:space="0" w:color="auto"/>
                  </w:divBdr>
                  <w:divsChild>
                    <w:div w:id="915362308">
                      <w:marLeft w:val="0"/>
                      <w:marRight w:val="0"/>
                      <w:marTop w:val="0"/>
                      <w:marBottom w:val="0"/>
                      <w:divBdr>
                        <w:top w:val="none" w:sz="0" w:space="0" w:color="auto"/>
                        <w:left w:val="none" w:sz="0" w:space="0" w:color="auto"/>
                        <w:bottom w:val="none" w:sz="0" w:space="0" w:color="auto"/>
                        <w:right w:val="none" w:sz="0" w:space="0" w:color="auto"/>
                      </w:divBdr>
                    </w:div>
                  </w:divsChild>
                </w:div>
                <w:div w:id="57174129">
                  <w:marLeft w:val="0"/>
                  <w:marRight w:val="0"/>
                  <w:marTop w:val="0"/>
                  <w:marBottom w:val="0"/>
                  <w:divBdr>
                    <w:top w:val="none" w:sz="0" w:space="0" w:color="auto"/>
                    <w:left w:val="none" w:sz="0" w:space="0" w:color="auto"/>
                    <w:bottom w:val="none" w:sz="0" w:space="0" w:color="auto"/>
                    <w:right w:val="none" w:sz="0" w:space="0" w:color="auto"/>
                  </w:divBdr>
                  <w:divsChild>
                    <w:div w:id="1744179251">
                      <w:marLeft w:val="0"/>
                      <w:marRight w:val="0"/>
                      <w:marTop w:val="0"/>
                      <w:marBottom w:val="0"/>
                      <w:divBdr>
                        <w:top w:val="none" w:sz="0" w:space="0" w:color="auto"/>
                        <w:left w:val="none" w:sz="0" w:space="0" w:color="auto"/>
                        <w:bottom w:val="none" w:sz="0" w:space="0" w:color="auto"/>
                        <w:right w:val="none" w:sz="0" w:space="0" w:color="auto"/>
                      </w:divBdr>
                    </w:div>
                  </w:divsChild>
                </w:div>
                <w:div w:id="91096392">
                  <w:marLeft w:val="0"/>
                  <w:marRight w:val="0"/>
                  <w:marTop w:val="0"/>
                  <w:marBottom w:val="0"/>
                  <w:divBdr>
                    <w:top w:val="none" w:sz="0" w:space="0" w:color="auto"/>
                    <w:left w:val="none" w:sz="0" w:space="0" w:color="auto"/>
                    <w:bottom w:val="none" w:sz="0" w:space="0" w:color="auto"/>
                    <w:right w:val="none" w:sz="0" w:space="0" w:color="auto"/>
                  </w:divBdr>
                  <w:divsChild>
                    <w:div w:id="1149978909">
                      <w:marLeft w:val="0"/>
                      <w:marRight w:val="0"/>
                      <w:marTop w:val="0"/>
                      <w:marBottom w:val="0"/>
                      <w:divBdr>
                        <w:top w:val="none" w:sz="0" w:space="0" w:color="auto"/>
                        <w:left w:val="none" w:sz="0" w:space="0" w:color="auto"/>
                        <w:bottom w:val="none" w:sz="0" w:space="0" w:color="auto"/>
                        <w:right w:val="none" w:sz="0" w:space="0" w:color="auto"/>
                      </w:divBdr>
                    </w:div>
                  </w:divsChild>
                </w:div>
                <w:div w:id="101463533">
                  <w:marLeft w:val="0"/>
                  <w:marRight w:val="0"/>
                  <w:marTop w:val="0"/>
                  <w:marBottom w:val="0"/>
                  <w:divBdr>
                    <w:top w:val="none" w:sz="0" w:space="0" w:color="auto"/>
                    <w:left w:val="none" w:sz="0" w:space="0" w:color="auto"/>
                    <w:bottom w:val="none" w:sz="0" w:space="0" w:color="auto"/>
                    <w:right w:val="none" w:sz="0" w:space="0" w:color="auto"/>
                  </w:divBdr>
                  <w:divsChild>
                    <w:div w:id="1111390543">
                      <w:marLeft w:val="0"/>
                      <w:marRight w:val="0"/>
                      <w:marTop w:val="0"/>
                      <w:marBottom w:val="0"/>
                      <w:divBdr>
                        <w:top w:val="none" w:sz="0" w:space="0" w:color="auto"/>
                        <w:left w:val="none" w:sz="0" w:space="0" w:color="auto"/>
                        <w:bottom w:val="none" w:sz="0" w:space="0" w:color="auto"/>
                        <w:right w:val="none" w:sz="0" w:space="0" w:color="auto"/>
                      </w:divBdr>
                    </w:div>
                  </w:divsChild>
                </w:div>
                <w:div w:id="109399521">
                  <w:marLeft w:val="0"/>
                  <w:marRight w:val="0"/>
                  <w:marTop w:val="0"/>
                  <w:marBottom w:val="0"/>
                  <w:divBdr>
                    <w:top w:val="none" w:sz="0" w:space="0" w:color="auto"/>
                    <w:left w:val="none" w:sz="0" w:space="0" w:color="auto"/>
                    <w:bottom w:val="none" w:sz="0" w:space="0" w:color="auto"/>
                    <w:right w:val="none" w:sz="0" w:space="0" w:color="auto"/>
                  </w:divBdr>
                  <w:divsChild>
                    <w:div w:id="2011368088">
                      <w:marLeft w:val="0"/>
                      <w:marRight w:val="0"/>
                      <w:marTop w:val="0"/>
                      <w:marBottom w:val="0"/>
                      <w:divBdr>
                        <w:top w:val="none" w:sz="0" w:space="0" w:color="auto"/>
                        <w:left w:val="none" w:sz="0" w:space="0" w:color="auto"/>
                        <w:bottom w:val="none" w:sz="0" w:space="0" w:color="auto"/>
                        <w:right w:val="none" w:sz="0" w:space="0" w:color="auto"/>
                      </w:divBdr>
                    </w:div>
                  </w:divsChild>
                </w:div>
                <w:div w:id="132717962">
                  <w:marLeft w:val="0"/>
                  <w:marRight w:val="0"/>
                  <w:marTop w:val="0"/>
                  <w:marBottom w:val="0"/>
                  <w:divBdr>
                    <w:top w:val="none" w:sz="0" w:space="0" w:color="auto"/>
                    <w:left w:val="none" w:sz="0" w:space="0" w:color="auto"/>
                    <w:bottom w:val="none" w:sz="0" w:space="0" w:color="auto"/>
                    <w:right w:val="none" w:sz="0" w:space="0" w:color="auto"/>
                  </w:divBdr>
                  <w:divsChild>
                    <w:div w:id="1498378158">
                      <w:marLeft w:val="0"/>
                      <w:marRight w:val="0"/>
                      <w:marTop w:val="0"/>
                      <w:marBottom w:val="0"/>
                      <w:divBdr>
                        <w:top w:val="none" w:sz="0" w:space="0" w:color="auto"/>
                        <w:left w:val="none" w:sz="0" w:space="0" w:color="auto"/>
                        <w:bottom w:val="none" w:sz="0" w:space="0" w:color="auto"/>
                        <w:right w:val="none" w:sz="0" w:space="0" w:color="auto"/>
                      </w:divBdr>
                    </w:div>
                  </w:divsChild>
                </w:div>
                <w:div w:id="174809330">
                  <w:marLeft w:val="0"/>
                  <w:marRight w:val="0"/>
                  <w:marTop w:val="0"/>
                  <w:marBottom w:val="0"/>
                  <w:divBdr>
                    <w:top w:val="none" w:sz="0" w:space="0" w:color="auto"/>
                    <w:left w:val="none" w:sz="0" w:space="0" w:color="auto"/>
                    <w:bottom w:val="none" w:sz="0" w:space="0" w:color="auto"/>
                    <w:right w:val="none" w:sz="0" w:space="0" w:color="auto"/>
                  </w:divBdr>
                  <w:divsChild>
                    <w:div w:id="715206289">
                      <w:marLeft w:val="0"/>
                      <w:marRight w:val="0"/>
                      <w:marTop w:val="0"/>
                      <w:marBottom w:val="0"/>
                      <w:divBdr>
                        <w:top w:val="none" w:sz="0" w:space="0" w:color="auto"/>
                        <w:left w:val="none" w:sz="0" w:space="0" w:color="auto"/>
                        <w:bottom w:val="none" w:sz="0" w:space="0" w:color="auto"/>
                        <w:right w:val="none" w:sz="0" w:space="0" w:color="auto"/>
                      </w:divBdr>
                    </w:div>
                  </w:divsChild>
                </w:div>
                <w:div w:id="208348319">
                  <w:marLeft w:val="0"/>
                  <w:marRight w:val="0"/>
                  <w:marTop w:val="0"/>
                  <w:marBottom w:val="0"/>
                  <w:divBdr>
                    <w:top w:val="none" w:sz="0" w:space="0" w:color="auto"/>
                    <w:left w:val="none" w:sz="0" w:space="0" w:color="auto"/>
                    <w:bottom w:val="none" w:sz="0" w:space="0" w:color="auto"/>
                    <w:right w:val="none" w:sz="0" w:space="0" w:color="auto"/>
                  </w:divBdr>
                  <w:divsChild>
                    <w:div w:id="892277575">
                      <w:marLeft w:val="0"/>
                      <w:marRight w:val="0"/>
                      <w:marTop w:val="0"/>
                      <w:marBottom w:val="0"/>
                      <w:divBdr>
                        <w:top w:val="none" w:sz="0" w:space="0" w:color="auto"/>
                        <w:left w:val="none" w:sz="0" w:space="0" w:color="auto"/>
                        <w:bottom w:val="none" w:sz="0" w:space="0" w:color="auto"/>
                        <w:right w:val="none" w:sz="0" w:space="0" w:color="auto"/>
                      </w:divBdr>
                    </w:div>
                  </w:divsChild>
                </w:div>
                <w:div w:id="296450342">
                  <w:marLeft w:val="0"/>
                  <w:marRight w:val="0"/>
                  <w:marTop w:val="0"/>
                  <w:marBottom w:val="0"/>
                  <w:divBdr>
                    <w:top w:val="none" w:sz="0" w:space="0" w:color="auto"/>
                    <w:left w:val="none" w:sz="0" w:space="0" w:color="auto"/>
                    <w:bottom w:val="none" w:sz="0" w:space="0" w:color="auto"/>
                    <w:right w:val="none" w:sz="0" w:space="0" w:color="auto"/>
                  </w:divBdr>
                  <w:divsChild>
                    <w:div w:id="1389452745">
                      <w:marLeft w:val="0"/>
                      <w:marRight w:val="0"/>
                      <w:marTop w:val="0"/>
                      <w:marBottom w:val="0"/>
                      <w:divBdr>
                        <w:top w:val="none" w:sz="0" w:space="0" w:color="auto"/>
                        <w:left w:val="none" w:sz="0" w:space="0" w:color="auto"/>
                        <w:bottom w:val="none" w:sz="0" w:space="0" w:color="auto"/>
                        <w:right w:val="none" w:sz="0" w:space="0" w:color="auto"/>
                      </w:divBdr>
                    </w:div>
                  </w:divsChild>
                </w:div>
                <w:div w:id="301425320">
                  <w:marLeft w:val="0"/>
                  <w:marRight w:val="0"/>
                  <w:marTop w:val="0"/>
                  <w:marBottom w:val="0"/>
                  <w:divBdr>
                    <w:top w:val="none" w:sz="0" w:space="0" w:color="auto"/>
                    <w:left w:val="none" w:sz="0" w:space="0" w:color="auto"/>
                    <w:bottom w:val="none" w:sz="0" w:space="0" w:color="auto"/>
                    <w:right w:val="none" w:sz="0" w:space="0" w:color="auto"/>
                  </w:divBdr>
                  <w:divsChild>
                    <w:div w:id="1524245911">
                      <w:marLeft w:val="0"/>
                      <w:marRight w:val="0"/>
                      <w:marTop w:val="0"/>
                      <w:marBottom w:val="0"/>
                      <w:divBdr>
                        <w:top w:val="none" w:sz="0" w:space="0" w:color="auto"/>
                        <w:left w:val="none" w:sz="0" w:space="0" w:color="auto"/>
                        <w:bottom w:val="none" w:sz="0" w:space="0" w:color="auto"/>
                        <w:right w:val="none" w:sz="0" w:space="0" w:color="auto"/>
                      </w:divBdr>
                    </w:div>
                  </w:divsChild>
                </w:div>
                <w:div w:id="322204377">
                  <w:marLeft w:val="0"/>
                  <w:marRight w:val="0"/>
                  <w:marTop w:val="0"/>
                  <w:marBottom w:val="0"/>
                  <w:divBdr>
                    <w:top w:val="none" w:sz="0" w:space="0" w:color="auto"/>
                    <w:left w:val="none" w:sz="0" w:space="0" w:color="auto"/>
                    <w:bottom w:val="none" w:sz="0" w:space="0" w:color="auto"/>
                    <w:right w:val="none" w:sz="0" w:space="0" w:color="auto"/>
                  </w:divBdr>
                  <w:divsChild>
                    <w:div w:id="202669979">
                      <w:marLeft w:val="0"/>
                      <w:marRight w:val="0"/>
                      <w:marTop w:val="0"/>
                      <w:marBottom w:val="0"/>
                      <w:divBdr>
                        <w:top w:val="none" w:sz="0" w:space="0" w:color="auto"/>
                        <w:left w:val="none" w:sz="0" w:space="0" w:color="auto"/>
                        <w:bottom w:val="none" w:sz="0" w:space="0" w:color="auto"/>
                        <w:right w:val="none" w:sz="0" w:space="0" w:color="auto"/>
                      </w:divBdr>
                    </w:div>
                  </w:divsChild>
                </w:div>
                <w:div w:id="388068360">
                  <w:marLeft w:val="0"/>
                  <w:marRight w:val="0"/>
                  <w:marTop w:val="0"/>
                  <w:marBottom w:val="0"/>
                  <w:divBdr>
                    <w:top w:val="none" w:sz="0" w:space="0" w:color="auto"/>
                    <w:left w:val="none" w:sz="0" w:space="0" w:color="auto"/>
                    <w:bottom w:val="none" w:sz="0" w:space="0" w:color="auto"/>
                    <w:right w:val="none" w:sz="0" w:space="0" w:color="auto"/>
                  </w:divBdr>
                  <w:divsChild>
                    <w:div w:id="1600530102">
                      <w:marLeft w:val="0"/>
                      <w:marRight w:val="0"/>
                      <w:marTop w:val="0"/>
                      <w:marBottom w:val="0"/>
                      <w:divBdr>
                        <w:top w:val="none" w:sz="0" w:space="0" w:color="auto"/>
                        <w:left w:val="none" w:sz="0" w:space="0" w:color="auto"/>
                        <w:bottom w:val="none" w:sz="0" w:space="0" w:color="auto"/>
                        <w:right w:val="none" w:sz="0" w:space="0" w:color="auto"/>
                      </w:divBdr>
                    </w:div>
                  </w:divsChild>
                </w:div>
                <w:div w:id="390226701">
                  <w:marLeft w:val="0"/>
                  <w:marRight w:val="0"/>
                  <w:marTop w:val="0"/>
                  <w:marBottom w:val="0"/>
                  <w:divBdr>
                    <w:top w:val="none" w:sz="0" w:space="0" w:color="auto"/>
                    <w:left w:val="none" w:sz="0" w:space="0" w:color="auto"/>
                    <w:bottom w:val="none" w:sz="0" w:space="0" w:color="auto"/>
                    <w:right w:val="none" w:sz="0" w:space="0" w:color="auto"/>
                  </w:divBdr>
                  <w:divsChild>
                    <w:div w:id="402728086">
                      <w:marLeft w:val="0"/>
                      <w:marRight w:val="0"/>
                      <w:marTop w:val="0"/>
                      <w:marBottom w:val="0"/>
                      <w:divBdr>
                        <w:top w:val="none" w:sz="0" w:space="0" w:color="auto"/>
                        <w:left w:val="none" w:sz="0" w:space="0" w:color="auto"/>
                        <w:bottom w:val="none" w:sz="0" w:space="0" w:color="auto"/>
                        <w:right w:val="none" w:sz="0" w:space="0" w:color="auto"/>
                      </w:divBdr>
                    </w:div>
                  </w:divsChild>
                </w:div>
                <w:div w:id="404230380">
                  <w:marLeft w:val="0"/>
                  <w:marRight w:val="0"/>
                  <w:marTop w:val="0"/>
                  <w:marBottom w:val="0"/>
                  <w:divBdr>
                    <w:top w:val="none" w:sz="0" w:space="0" w:color="auto"/>
                    <w:left w:val="none" w:sz="0" w:space="0" w:color="auto"/>
                    <w:bottom w:val="none" w:sz="0" w:space="0" w:color="auto"/>
                    <w:right w:val="none" w:sz="0" w:space="0" w:color="auto"/>
                  </w:divBdr>
                  <w:divsChild>
                    <w:div w:id="93945639">
                      <w:marLeft w:val="0"/>
                      <w:marRight w:val="0"/>
                      <w:marTop w:val="0"/>
                      <w:marBottom w:val="0"/>
                      <w:divBdr>
                        <w:top w:val="none" w:sz="0" w:space="0" w:color="auto"/>
                        <w:left w:val="none" w:sz="0" w:space="0" w:color="auto"/>
                        <w:bottom w:val="none" w:sz="0" w:space="0" w:color="auto"/>
                        <w:right w:val="none" w:sz="0" w:space="0" w:color="auto"/>
                      </w:divBdr>
                    </w:div>
                  </w:divsChild>
                </w:div>
                <w:div w:id="439569364">
                  <w:marLeft w:val="0"/>
                  <w:marRight w:val="0"/>
                  <w:marTop w:val="0"/>
                  <w:marBottom w:val="0"/>
                  <w:divBdr>
                    <w:top w:val="none" w:sz="0" w:space="0" w:color="auto"/>
                    <w:left w:val="none" w:sz="0" w:space="0" w:color="auto"/>
                    <w:bottom w:val="none" w:sz="0" w:space="0" w:color="auto"/>
                    <w:right w:val="none" w:sz="0" w:space="0" w:color="auto"/>
                  </w:divBdr>
                  <w:divsChild>
                    <w:div w:id="1204640051">
                      <w:marLeft w:val="0"/>
                      <w:marRight w:val="0"/>
                      <w:marTop w:val="0"/>
                      <w:marBottom w:val="0"/>
                      <w:divBdr>
                        <w:top w:val="none" w:sz="0" w:space="0" w:color="auto"/>
                        <w:left w:val="none" w:sz="0" w:space="0" w:color="auto"/>
                        <w:bottom w:val="none" w:sz="0" w:space="0" w:color="auto"/>
                        <w:right w:val="none" w:sz="0" w:space="0" w:color="auto"/>
                      </w:divBdr>
                    </w:div>
                  </w:divsChild>
                </w:div>
                <w:div w:id="450246153">
                  <w:marLeft w:val="0"/>
                  <w:marRight w:val="0"/>
                  <w:marTop w:val="0"/>
                  <w:marBottom w:val="0"/>
                  <w:divBdr>
                    <w:top w:val="none" w:sz="0" w:space="0" w:color="auto"/>
                    <w:left w:val="none" w:sz="0" w:space="0" w:color="auto"/>
                    <w:bottom w:val="none" w:sz="0" w:space="0" w:color="auto"/>
                    <w:right w:val="none" w:sz="0" w:space="0" w:color="auto"/>
                  </w:divBdr>
                  <w:divsChild>
                    <w:div w:id="377244211">
                      <w:marLeft w:val="0"/>
                      <w:marRight w:val="0"/>
                      <w:marTop w:val="0"/>
                      <w:marBottom w:val="0"/>
                      <w:divBdr>
                        <w:top w:val="none" w:sz="0" w:space="0" w:color="auto"/>
                        <w:left w:val="none" w:sz="0" w:space="0" w:color="auto"/>
                        <w:bottom w:val="none" w:sz="0" w:space="0" w:color="auto"/>
                        <w:right w:val="none" w:sz="0" w:space="0" w:color="auto"/>
                      </w:divBdr>
                    </w:div>
                  </w:divsChild>
                </w:div>
                <w:div w:id="458650382">
                  <w:marLeft w:val="0"/>
                  <w:marRight w:val="0"/>
                  <w:marTop w:val="0"/>
                  <w:marBottom w:val="0"/>
                  <w:divBdr>
                    <w:top w:val="none" w:sz="0" w:space="0" w:color="auto"/>
                    <w:left w:val="none" w:sz="0" w:space="0" w:color="auto"/>
                    <w:bottom w:val="none" w:sz="0" w:space="0" w:color="auto"/>
                    <w:right w:val="none" w:sz="0" w:space="0" w:color="auto"/>
                  </w:divBdr>
                  <w:divsChild>
                    <w:div w:id="376708789">
                      <w:marLeft w:val="0"/>
                      <w:marRight w:val="0"/>
                      <w:marTop w:val="0"/>
                      <w:marBottom w:val="0"/>
                      <w:divBdr>
                        <w:top w:val="none" w:sz="0" w:space="0" w:color="auto"/>
                        <w:left w:val="none" w:sz="0" w:space="0" w:color="auto"/>
                        <w:bottom w:val="none" w:sz="0" w:space="0" w:color="auto"/>
                        <w:right w:val="none" w:sz="0" w:space="0" w:color="auto"/>
                      </w:divBdr>
                    </w:div>
                  </w:divsChild>
                </w:div>
                <w:div w:id="536086160">
                  <w:marLeft w:val="0"/>
                  <w:marRight w:val="0"/>
                  <w:marTop w:val="0"/>
                  <w:marBottom w:val="0"/>
                  <w:divBdr>
                    <w:top w:val="none" w:sz="0" w:space="0" w:color="auto"/>
                    <w:left w:val="none" w:sz="0" w:space="0" w:color="auto"/>
                    <w:bottom w:val="none" w:sz="0" w:space="0" w:color="auto"/>
                    <w:right w:val="none" w:sz="0" w:space="0" w:color="auto"/>
                  </w:divBdr>
                  <w:divsChild>
                    <w:div w:id="179861430">
                      <w:marLeft w:val="0"/>
                      <w:marRight w:val="0"/>
                      <w:marTop w:val="0"/>
                      <w:marBottom w:val="0"/>
                      <w:divBdr>
                        <w:top w:val="none" w:sz="0" w:space="0" w:color="auto"/>
                        <w:left w:val="none" w:sz="0" w:space="0" w:color="auto"/>
                        <w:bottom w:val="none" w:sz="0" w:space="0" w:color="auto"/>
                        <w:right w:val="none" w:sz="0" w:space="0" w:color="auto"/>
                      </w:divBdr>
                    </w:div>
                  </w:divsChild>
                </w:div>
                <w:div w:id="570312634">
                  <w:marLeft w:val="0"/>
                  <w:marRight w:val="0"/>
                  <w:marTop w:val="0"/>
                  <w:marBottom w:val="0"/>
                  <w:divBdr>
                    <w:top w:val="none" w:sz="0" w:space="0" w:color="auto"/>
                    <w:left w:val="none" w:sz="0" w:space="0" w:color="auto"/>
                    <w:bottom w:val="none" w:sz="0" w:space="0" w:color="auto"/>
                    <w:right w:val="none" w:sz="0" w:space="0" w:color="auto"/>
                  </w:divBdr>
                  <w:divsChild>
                    <w:div w:id="1501895900">
                      <w:marLeft w:val="0"/>
                      <w:marRight w:val="0"/>
                      <w:marTop w:val="0"/>
                      <w:marBottom w:val="0"/>
                      <w:divBdr>
                        <w:top w:val="none" w:sz="0" w:space="0" w:color="auto"/>
                        <w:left w:val="none" w:sz="0" w:space="0" w:color="auto"/>
                        <w:bottom w:val="none" w:sz="0" w:space="0" w:color="auto"/>
                        <w:right w:val="none" w:sz="0" w:space="0" w:color="auto"/>
                      </w:divBdr>
                    </w:div>
                  </w:divsChild>
                </w:div>
                <w:div w:id="634914036">
                  <w:marLeft w:val="0"/>
                  <w:marRight w:val="0"/>
                  <w:marTop w:val="0"/>
                  <w:marBottom w:val="0"/>
                  <w:divBdr>
                    <w:top w:val="none" w:sz="0" w:space="0" w:color="auto"/>
                    <w:left w:val="none" w:sz="0" w:space="0" w:color="auto"/>
                    <w:bottom w:val="none" w:sz="0" w:space="0" w:color="auto"/>
                    <w:right w:val="none" w:sz="0" w:space="0" w:color="auto"/>
                  </w:divBdr>
                  <w:divsChild>
                    <w:div w:id="1356346456">
                      <w:marLeft w:val="0"/>
                      <w:marRight w:val="0"/>
                      <w:marTop w:val="0"/>
                      <w:marBottom w:val="0"/>
                      <w:divBdr>
                        <w:top w:val="none" w:sz="0" w:space="0" w:color="auto"/>
                        <w:left w:val="none" w:sz="0" w:space="0" w:color="auto"/>
                        <w:bottom w:val="none" w:sz="0" w:space="0" w:color="auto"/>
                        <w:right w:val="none" w:sz="0" w:space="0" w:color="auto"/>
                      </w:divBdr>
                    </w:div>
                  </w:divsChild>
                </w:div>
                <w:div w:id="647561607">
                  <w:marLeft w:val="0"/>
                  <w:marRight w:val="0"/>
                  <w:marTop w:val="0"/>
                  <w:marBottom w:val="0"/>
                  <w:divBdr>
                    <w:top w:val="none" w:sz="0" w:space="0" w:color="auto"/>
                    <w:left w:val="none" w:sz="0" w:space="0" w:color="auto"/>
                    <w:bottom w:val="none" w:sz="0" w:space="0" w:color="auto"/>
                    <w:right w:val="none" w:sz="0" w:space="0" w:color="auto"/>
                  </w:divBdr>
                  <w:divsChild>
                    <w:div w:id="152991269">
                      <w:marLeft w:val="0"/>
                      <w:marRight w:val="0"/>
                      <w:marTop w:val="0"/>
                      <w:marBottom w:val="0"/>
                      <w:divBdr>
                        <w:top w:val="none" w:sz="0" w:space="0" w:color="auto"/>
                        <w:left w:val="none" w:sz="0" w:space="0" w:color="auto"/>
                        <w:bottom w:val="none" w:sz="0" w:space="0" w:color="auto"/>
                        <w:right w:val="none" w:sz="0" w:space="0" w:color="auto"/>
                      </w:divBdr>
                    </w:div>
                  </w:divsChild>
                </w:div>
                <w:div w:id="721442325">
                  <w:marLeft w:val="0"/>
                  <w:marRight w:val="0"/>
                  <w:marTop w:val="0"/>
                  <w:marBottom w:val="0"/>
                  <w:divBdr>
                    <w:top w:val="none" w:sz="0" w:space="0" w:color="auto"/>
                    <w:left w:val="none" w:sz="0" w:space="0" w:color="auto"/>
                    <w:bottom w:val="none" w:sz="0" w:space="0" w:color="auto"/>
                    <w:right w:val="none" w:sz="0" w:space="0" w:color="auto"/>
                  </w:divBdr>
                  <w:divsChild>
                    <w:div w:id="272172075">
                      <w:marLeft w:val="0"/>
                      <w:marRight w:val="0"/>
                      <w:marTop w:val="0"/>
                      <w:marBottom w:val="0"/>
                      <w:divBdr>
                        <w:top w:val="none" w:sz="0" w:space="0" w:color="auto"/>
                        <w:left w:val="none" w:sz="0" w:space="0" w:color="auto"/>
                        <w:bottom w:val="none" w:sz="0" w:space="0" w:color="auto"/>
                        <w:right w:val="none" w:sz="0" w:space="0" w:color="auto"/>
                      </w:divBdr>
                    </w:div>
                    <w:div w:id="788205240">
                      <w:marLeft w:val="0"/>
                      <w:marRight w:val="0"/>
                      <w:marTop w:val="0"/>
                      <w:marBottom w:val="0"/>
                      <w:divBdr>
                        <w:top w:val="none" w:sz="0" w:space="0" w:color="auto"/>
                        <w:left w:val="none" w:sz="0" w:space="0" w:color="auto"/>
                        <w:bottom w:val="none" w:sz="0" w:space="0" w:color="auto"/>
                        <w:right w:val="none" w:sz="0" w:space="0" w:color="auto"/>
                      </w:divBdr>
                    </w:div>
                    <w:div w:id="1942566756">
                      <w:marLeft w:val="0"/>
                      <w:marRight w:val="0"/>
                      <w:marTop w:val="0"/>
                      <w:marBottom w:val="0"/>
                      <w:divBdr>
                        <w:top w:val="none" w:sz="0" w:space="0" w:color="auto"/>
                        <w:left w:val="none" w:sz="0" w:space="0" w:color="auto"/>
                        <w:bottom w:val="none" w:sz="0" w:space="0" w:color="auto"/>
                        <w:right w:val="none" w:sz="0" w:space="0" w:color="auto"/>
                      </w:divBdr>
                    </w:div>
                  </w:divsChild>
                </w:div>
                <w:div w:id="733814984">
                  <w:marLeft w:val="0"/>
                  <w:marRight w:val="0"/>
                  <w:marTop w:val="0"/>
                  <w:marBottom w:val="0"/>
                  <w:divBdr>
                    <w:top w:val="none" w:sz="0" w:space="0" w:color="auto"/>
                    <w:left w:val="none" w:sz="0" w:space="0" w:color="auto"/>
                    <w:bottom w:val="none" w:sz="0" w:space="0" w:color="auto"/>
                    <w:right w:val="none" w:sz="0" w:space="0" w:color="auto"/>
                  </w:divBdr>
                  <w:divsChild>
                    <w:div w:id="1696807911">
                      <w:marLeft w:val="0"/>
                      <w:marRight w:val="0"/>
                      <w:marTop w:val="0"/>
                      <w:marBottom w:val="0"/>
                      <w:divBdr>
                        <w:top w:val="none" w:sz="0" w:space="0" w:color="auto"/>
                        <w:left w:val="none" w:sz="0" w:space="0" w:color="auto"/>
                        <w:bottom w:val="none" w:sz="0" w:space="0" w:color="auto"/>
                        <w:right w:val="none" w:sz="0" w:space="0" w:color="auto"/>
                      </w:divBdr>
                    </w:div>
                  </w:divsChild>
                </w:div>
                <w:div w:id="751515077">
                  <w:marLeft w:val="0"/>
                  <w:marRight w:val="0"/>
                  <w:marTop w:val="0"/>
                  <w:marBottom w:val="0"/>
                  <w:divBdr>
                    <w:top w:val="none" w:sz="0" w:space="0" w:color="auto"/>
                    <w:left w:val="none" w:sz="0" w:space="0" w:color="auto"/>
                    <w:bottom w:val="none" w:sz="0" w:space="0" w:color="auto"/>
                    <w:right w:val="none" w:sz="0" w:space="0" w:color="auto"/>
                  </w:divBdr>
                  <w:divsChild>
                    <w:div w:id="1935939006">
                      <w:marLeft w:val="0"/>
                      <w:marRight w:val="0"/>
                      <w:marTop w:val="0"/>
                      <w:marBottom w:val="0"/>
                      <w:divBdr>
                        <w:top w:val="none" w:sz="0" w:space="0" w:color="auto"/>
                        <w:left w:val="none" w:sz="0" w:space="0" w:color="auto"/>
                        <w:bottom w:val="none" w:sz="0" w:space="0" w:color="auto"/>
                        <w:right w:val="none" w:sz="0" w:space="0" w:color="auto"/>
                      </w:divBdr>
                    </w:div>
                  </w:divsChild>
                </w:div>
                <w:div w:id="764615532">
                  <w:marLeft w:val="0"/>
                  <w:marRight w:val="0"/>
                  <w:marTop w:val="0"/>
                  <w:marBottom w:val="0"/>
                  <w:divBdr>
                    <w:top w:val="none" w:sz="0" w:space="0" w:color="auto"/>
                    <w:left w:val="none" w:sz="0" w:space="0" w:color="auto"/>
                    <w:bottom w:val="none" w:sz="0" w:space="0" w:color="auto"/>
                    <w:right w:val="none" w:sz="0" w:space="0" w:color="auto"/>
                  </w:divBdr>
                  <w:divsChild>
                    <w:div w:id="1224367729">
                      <w:marLeft w:val="0"/>
                      <w:marRight w:val="0"/>
                      <w:marTop w:val="0"/>
                      <w:marBottom w:val="0"/>
                      <w:divBdr>
                        <w:top w:val="none" w:sz="0" w:space="0" w:color="auto"/>
                        <w:left w:val="none" w:sz="0" w:space="0" w:color="auto"/>
                        <w:bottom w:val="none" w:sz="0" w:space="0" w:color="auto"/>
                        <w:right w:val="none" w:sz="0" w:space="0" w:color="auto"/>
                      </w:divBdr>
                    </w:div>
                  </w:divsChild>
                </w:div>
                <w:div w:id="768813204">
                  <w:marLeft w:val="0"/>
                  <w:marRight w:val="0"/>
                  <w:marTop w:val="0"/>
                  <w:marBottom w:val="0"/>
                  <w:divBdr>
                    <w:top w:val="none" w:sz="0" w:space="0" w:color="auto"/>
                    <w:left w:val="none" w:sz="0" w:space="0" w:color="auto"/>
                    <w:bottom w:val="none" w:sz="0" w:space="0" w:color="auto"/>
                    <w:right w:val="none" w:sz="0" w:space="0" w:color="auto"/>
                  </w:divBdr>
                  <w:divsChild>
                    <w:div w:id="39137334">
                      <w:marLeft w:val="0"/>
                      <w:marRight w:val="0"/>
                      <w:marTop w:val="0"/>
                      <w:marBottom w:val="0"/>
                      <w:divBdr>
                        <w:top w:val="none" w:sz="0" w:space="0" w:color="auto"/>
                        <w:left w:val="none" w:sz="0" w:space="0" w:color="auto"/>
                        <w:bottom w:val="none" w:sz="0" w:space="0" w:color="auto"/>
                        <w:right w:val="none" w:sz="0" w:space="0" w:color="auto"/>
                      </w:divBdr>
                    </w:div>
                  </w:divsChild>
                </w:div>
                <w:div w:id="832645872">
                  <w:marLeft w:val="0"/>
                  <w:marRight w:val="0"/>
                  <w:marTop w:val="0"/>
                  <w:marBottom w:val="0"/>
                  <w:divBdr>
                    <w:top w:val="none" w:sz="0" w:space="0" w:color="auto"/>
                    <w:left w:val="none" w:sz="0" w:space="0" w:color="auto"/>
                    <w:bottom w:val="none" w:sz="0" w:space="0" w:color="auto"/>
                    <w:right w:val="none" w:sz="0" w:space="0" w:color="auto"/>
                  </w:divBdr>
                  <w:divsChild>
                    <w:div w:id="1871603590">
                      <w:marLeft w:val="0"/>
                      <w:marRight w:val="0"/>
                      <w:marTop w:val="0"/>
                      <w:marBottom w:val="0"/>
                      <w:divBdr>
                        <w:top w:val="none" w:sz="0" w:space="0" w:color="auto"/>
                        <w:left w:val="none" w:sz="0" w:space="0" w:color="auto"/>
                        <w:bottom w:val="none" w:sz="0" w:space="0" w:color="auto"/>
                        <w:right w:val="none" w:sz="0" w:space="0" w:color="auto"/>
                      </w:divBdr>
                    </w:div>
                  </w:divsChild>
                </w:div>
                <w:div w:id="857696636">
                  <w:marLeft w:val="0"/>
                  <w:marRight w:val="0"/>
                  <w:marTop w:val="0"/>
                  <w:marBottom w:val="0"/>
                  <w:divBdr>
                    <w:top w:val="none" w:sz="0" w:space="0" w:color="auto"/>
                    <w:left w:val="none" w:sz="0" w:space="0" w:color="auto"/>
                    <w:bottom w:val="none" w:sz="0" w:space="0" w:color="auto"/>
                    <w:right w:val="none" w:sz="0" w:space="0" w:color="auto"/>
                  </w:divBdr>
                  <w:divsChild>
                    <w:div w:id="1660572405">
                      <w:marLeft w:val="0"/>
                      <w:marRight w:val="0"/>
                      <w:marTop w:val="0"/>
                      <w:marBottom w:val="0"/>
                      <w:divBdr>
                        <w:top w:val="none" w:sz="0" w:space="0" w:color="auto"/>
                        <w:left w:val="none" w:sz="0" w:space="0" w:color="auto"/>
                        <w:bottom w:val="none" w:sz="0" w:space="0" w:color="auto"/>
                        <w:right w:val="none" w:sz="0" w:space="0" w:color="auto"/>
                      </w:divBdr>
                    </w:div>
                  </w:divsChild>
                </w:div>
                <w:div w:id="893472427">
                  <w:marLeft w:val="0"/>
                  <w:marRight w:val="0"/>
                  <w:marTop w:val="0"/>
                  <w:marBottom w:val="0"/>
                  <w:divBdr>
                    <w:top w:val="none" w:sz="0" w:space="0" w:color="auto"/>
                    <w:left w:val="none" w:sz="0" w:space="0" w:color="auto"/>
                    <w:bottom w:val="none" w:sz="0" w:space="0" w:color="auto"/>
                    <w:right w:val="none" w:sz="0" w:space="0" w:color="auto"/>
                  </w:divBdr>
                  <w:divsChild>
                    <w:div w:id="1006439249">
                      <w:marLeft w:val="0"/>
                      <w:marRight w:val="0"/>
                      <w:marTop w:val="0"/>
                      <w:marBottom w:val="0"/>
                      <w:divBdr>
                        <w:top w:val="none" w:sz="0" w:space="0" w:color="auto"/>
                        <w:left w:val="none" w:sz="0" w:space="0" w:color="auto"/>
                        <w:bottom w:val="none" w:sz="0" w:space="0" w:color="auto"/>
                        <w:right w:val="none" w:sz="0" w:space="0" w:color="auto"/>
                      </w:divBdr>
                    </w:div>
                  </w:divsChild>
                </w:div>
                <w:div w:id="988560144">
                  <w:marLeft w:val="0"/>
                  <w:marRight w:val="0"/>
                  <w:marTop w:val="0"/>
                  <w:marBottom w:val="0"/>
                  <w:divBdr>
                    <w:top w:val="none" w:sz="0" w:space="0" w:color="auto"/>
                    <w:left w:val="none" w:sz="0" w:space="0" w:color="auto"/>
                    <w:bottom w:val="none" w:sz="0" w:space="0" w:color="auto"/>
                    <w:right w:val="none" w:sz="0" w:space="0" w:color="auto"/>
                  </w:divBdr>
                  <w:divsChild>
                    <w:div w:id="666245176">
                      <w:marLeft w:val="0"/>
                      <w:marRight w:val="0"/>
                      <w:marTop w:val="0"/>
                      <w:marBottom w:val="0"/>
                      <w:divBdr>
                        <w:top w:val="none" w:sz="0" w:space="0" w:color="auto"/>
                        <w:left w:val="none" w:sz="0" w:space="0" w:color="auto"/>
                        <w:bottom w:val="none" w:sz="0" w:space="0" w:color="auto"/>
                        <w:right w:val="none" w:sz="0" w:space="0" w:color="auto"/>
                      </w:divBdr>
                    </w:div>
                  </w:divsChild>
                </w:div>
                <w:div w:id="1050231583">
                  <w:marLeft w:val="0"/>
                  <w:marRight w:val="0"/>
                  <w:marTop w:val="0"/>
                  <w:marBottom w:val="0"/>
                  <w:divBdr>
                    <w:top w:val="none" w:sz="0" w:space="0" w:color="auto"/>
                    <w:left w:val="none" w:sz="0" w:space="0" w:color="auto"/>
                    <w:bottom w:val="none" w:sz="0" w:space="0" w:color="auto"/>
                    <w:right w:val="none" w:sz="0" w:space="0" w:color="auto"/>
                  </w:divBdr>
                  <w:divsChild>
                    <w:div w:id="1681201028">
                      <w:marLeft w:val="0"/>
                      <w:marRight w:val="0"/>
                      <w:marTop w:val="0"/>
                      <w:marBottom w:val="0"/>
                      <w:divBdr>
                        <w:top w:val="none" w:sz="0" w:space="0" w:color="auto"/>
                        <w:left w:val="none" w:sz="0" w:space="0" w:color="auto"/>
                        <w:bottom w:val="none" w:sz="0" w:space="0" w:color="auto"/>
                        <w:right w:val="none" w:sz="0" w:space="0" w:color="auto"/>
                      </w:divBdr>
                    </w:div>
                  </w:divsChild>
                </w:div>
                <w:div w:id="1124956719">
                  <w:marLeft w:val="0"/>
                  <w:marRight w:val="0"/>
                  <w:marTop w:val="0"/>
                  <w:marBottom w:val="0"/>
                  <w:divBdr>
                    <w:top w:val="none" w:sz="0" w:space="0" w:color="auto"/>
                    <w:left w:val="none" w:sz="0" w:space="0" w:color="auto"/>
                    <w:bottom w:val="none" w:sz="0" w:space="0" w:color="auto"/>
                    <w:right w:val="none" w:sz="0" w:space="0" w:color="auto"/>
                  </w:divBdr>
                  <w:divsChild>
                    <w:div w:id="355664431">
                      <w:marLeft w:val="0"/>
                      <w:marRight w:val="0"/>
                      <w:marTop w:val="0"/>
                      <w:marBottom w:val="0"/>
                      <w:divBdr>
                        <w:top w:val="none" w:sz="0" w:space="0" w:color="auto"/>
                        <w:left w:val="none" w:sz="0" w:space="0" w:color="auto"/>
                        <w:bottom w:val="none" w:sz="0" w:space="0" w:color="auto"/>
                        <w:right w:val="none" w:sz="0" w:space="0" w:color="auto"/>
                      </w:divBdr>
                    </w:div>
                  </w:divsChild>
                </w:div>
                <w:div w:id="1149596600">
                  <w:marLeft w:val="0"/>
                  <w:marRight w:val="0"/>
                  <w:marTop w:val="0"/>
                  <w:marBottom w:val="0"/>
                  <w:divBdr>
                    <w:top w:val="none" w:sz="0" w:space="0" w:color="auto"/>
                    <w:left w:val="none" w:sz="0" w:space="0" w:color="auto"/>
                    <w:bottom w:val="none" w:sz="0" w:space="0" w:color="auto"/>
                    <w:right w:val="none" w:sz="0" w:space="0" w:color="auto"/>
                  </w:divBdr>
                  <w:divsChild>
                    <w:div w:id="1668828737">
                      <w:marLeft w:val="0"/>
                      <w:marRight w:val="0"/>
                      <w:marTop w:val="0"/>
                      <w:marBottom w:val="0"/>
                      <w:divBdr>
                        <w:top w:val="none" w:sz="0" w:space="0" w:color="auto"/>
                        <w:left w:val="none" w:sz="0" w:space="0" w:color="auto"/>
                        <w:bottom w:val="none" w:sz="0" w:space="0" w:color="auto"/>
                        <w:right w:val="none" w:sz="0" w:space="0" w:color="auto"/>
                      </w:divBdr>
                    </w:div>
                  </w:divsChild>
                </w:div>
                <w:div w:id="1164708486">
                  <w:marLeft w:val="0"/>
                  <w:marRight w:val="0"/>
                  <w:marTop w:val="0"/>
                  <w:marBottom w:val="0"/>
                  <w:divBdr>
                    <w:top w:val="none" w:sz="0" w:space="0" w:color="auto"/>
                    <w:left w:val="none" w:sz="0" w:space="0" w:color="auto"/>
                    <w:bottom w:val="none" w:sz="0" w:space="0" w:color="auto"/>
                    <w:right w:val="none" w:sz="0" w:space="0" w:color="auto"/>
                  </w:divBdr>
                  <w:divsChild>
                    <w:div w:id="883326346">
                      <w:marLeft w:val="0"/>
                      <w:marRight w:val="0"/>
                      <w:marTop w:val="0"/>
                      <w:marBottom w:val="0"/>
                      <w:divBdr>
                        <w:top w:val="none" w:sz="0" w:space="0" w:color="auto"/>
                        <w:left w:val="none" w:sz="0" w:space="0" w:color="auto"/>
                        <w:bottom w:val="none" w:sz="0" w:space="0" w:color="auto"/>
                        <w:right w:val="none" w:sz="0" w:space="0" w:color="auto"/>
                      </w:divBdr>
                    </w:div>
                  </w:divsChild>
                </w:div>
                <w:div w:id="1200781463">
                  <w:marLeft w:val="0"/>
                  <w:marRight w:val="0"/>
                  <w:marTop w:val="0"/>
                  <w:marBottom w:val="0"/>
                  <w:divBdr>
                    <w:top w:val="none" w:sz="0" w:space="0" w:color="auto"/>
                    <w:left w:val="none" w:sz="0" w:space="0" w:color="auto"/>
                    <w:bottom w:val="none" w:sz="0" w:space="0" w:color="auto"/>
                    <w:right w:val="none" w:sz="0" w:space="0" w:color="auto"/>
                  </w:divBdr>
                  <w:divsChild>
                    <w:div w:id="2139569205">
                      <w:marLeft w:val="0"/>
                      <w:marRight w:val="0"/>
                      <w:marTop w:val="0"/>
                      <w:marBottom w:val="0"/>
                      <w:divBdr>
                        <w:top w:val="none" w:sz="0" w:space="0" w:color="auto"/>
                        <w:left w:val="none" w:sz="0" w:space="0" w:color="auto"/>
                        <w:bottom w:val="none" w:sz="0" w:space="0" w:color="auto"/>
                        <w:right w:val="none" w:sz="0" w:space="0" w:color="auto"/>
                      </w:divBdr>
                    </w:div>
                  </w:divsChild>
                </w:div>
                <w:div w:id="1220095148">
                  <w:marLeft w:val="0"/>
                  <w:marRight w:val="0"/>
                  <w:marTop w:val="0"/>
                  <w:marBottom w:val="0"/>
                  <w:divBdr>
                    <w:top w:val="none" w:sz="0" w:space="0" w:color="auto"/>
                    <w:left w:val="none" w:sz="0" w:space="0" w:color="auto"/>
                    <w:bottom w:val="none" w:sz="0" w:space="0" w:color="auto"/>
                    <w:right w:val="none" w:sz="0" w:space="0" w:color="auto"/>
                  </w:divBdr>
                  <w:divsChild>
                    <w:div w:id="1211651200">
                      <w:marLeft w:val="0"/>
                      <w:marRight w:val="0"/>
                      <w:marTop w:val="0"/>
                      <w:marBottom w:val="0"/>
                      <w:divBdr>
                        <w:top w:val="none" w:sz="0" w:space="0" w:color="auto"/>
                        <w:left w:val="none" w:sz="0" w:space="0" w:color="auto"/>
                        <w:bottom w:val="none" w:sz="0" w:space="0" w:color="auto"/>
                        <w:right w:val="none" w:sz="0" w:space="0" w:color="auto"/>
                      </w:divBdr>
                    </w:div>
                  </w:divsChild>
                </w:div>
                <w:div w:id="1268191742">
                  <w:marLeft w:val="0"/>
                  <w:marRight w:val="0"/>
                  <w:marTop w:val="0"/>
                  <w:marBottom w:val="0"/>
                  <w:divBdr>
                    <w:top w:val="none" w:sz="0" w:space="0" w:color="auto"/>
                    <w:left w:val="none" w:sz="0" w:space="0" w:color="auto"/>
                    <w:bottom w:val="none" w:sz="0" w:space="0" w:color="auto"/>
                    <w:right w:val="none" w:sz="0" w:space="0" w:color="auto"/>
                  </w:divBdr>
                  <w:divsChild>
                    <w:div w:id="85469823">
                      <w:marLeft w:val="0"/>
                      <w:marRight w:val="0"/>
                      <w:marTop w:val="0"/>
                      <w:marBottom w:val="0"/>
                      <w:divBdr>
                        <w:top w:val="none" w:sz="0" w:space="0" w:color="auto"/>
                        <w:left w:val="none" w:sz="0" w:space="0" w:color="auto"/>
                        <w:bottom w:val="none" w:sz="0" w:space="0" w:color="auto"/>
                        <w:right w:val="none" w:sz="0" w:space="0" w:color="auto"/>
                      </w:divBdr>
                    </w:div>
                  </w:divsChild>
                </w:div>
                <w:div w:id="1280724132">
                  <w:marLeft w:val="0"/>
                  <w:marRight w:val="0"/>
                  <w:marTop w:val="0"/>
                  <w:marBottom w:val="0"/>
                  <w:divBdr>
                    <w:top w:val="none" w:sz="0" w:space="0" w:color="auto"/>
                    <w:left w:val="none" w:sz="0" w:space="0" w:color="auto"/>
                    <w:bottom w:val="none" w:sz="0" w:space="0" w:color="auto"/>
                    <w:right w:val="none" w:sz="0" w:space="0" w:color="auto"/>
                  </w:divBdr>
                  <w:divsChild>
                    <w:div w:id="627780333">
                      <w:marLeft w:val="0"/>
                      <w:marRight w:val="0"/>
                      <w:marTop w:val="0"/>
                      <w:marBottom w:val="0"/>
                      <w:divBdr>
                        <w:top w:val="none" w:sz="0" w:space="0" w:color="auto"/>
                        <w:left w:val="none" w:sz="0" w:space="0" w:color="auto"/>
                        <w:bottom w:val="none" w:sz="0" w:space="0" w:color="auto"/>
                        <w:right w:val="none" w:sz="0" w:space="0" w:color="auto"/>
                      </w:divBdr>
                    </w:div>
                  </w:divsChild>
                </w:div>
                <w:div w:id="1328483746">
                  <w:marLeft w:val="0"/>
                  <w:marRight w:val="0"/>
                  <w:marTop w:val="0"/>
                  <w:marBottom w:val="0"/>
                  <w:divBdr>
                    <w:top w:val="none" w:sz="0" w:space="0" w:color="auto"/>
                    <w:left w:val="none" w:sz="0" w:space="0" w:color="auto"/>
                    <w:bottom w:val="none" w:sz="0" w:space="0" w:color="auto"/>
                    <w:right w:val="none" w:sz="0" w:space="0" w:color="auto"/>
                  </w:divBdr>
                  <w:divsChild>
                    <w:div w:id="339428652">
                      <w:marLeft w:val="0"/>
                      <w:marRight w:val="0"/>
                      <w:marTop w:val="0"/>
                      <w:marBottom w:val="0"/>
                      <w:divBdr>
                        <w:top w:val="none" w:sz="0" w:space="0" w:color="auto"/>
                        <w:left w:val="none" w:sz="0" w:space="0" w:color="auto"/>
                        <w:bottom w:val="none" w:sz="0" w:space="0" w:color="auto"/>
                        <w:right w:val="none" w:sz="0" w:space="0" w:color="auto"/>
                      </w:divBdr>
                    </w:div>
                  </w:divsChild>
                </w:div>
                <w:div w:id="1354453450">
                  <w:marLeft w:val="0"/>
                  <w:marRight w:val="0"/>
                  <w:marTop w:val="0"/>
                  <w:marBottom w:val="0"/>
                  <w:divBdr>
                    <w:top w:val="none" w:sz="0" w:space="0" w:color="auto"/>
                    <w:left w:val="none" w:sz="0" w:space="0" w:color="auto"/>
                    <w:bottom w:val="none" w:sz="0" w:space="0" w:color="auto"/>
                    <w:right w:val="none" w:sz="0" w:space="0" w:color="auto"/>
                  </w:divBdr>
                  <w:divsChild>
                    <w:div w:id="540823303">
                      <w:marLeft w:val="0"/>
                      <w:marRight w:val="0"/>
                      <w:marTop w:val="0"/>
                      <w:marBottom w:val="0"/>
                      <w:divBdr>
                        <w:top w:val="none" w:sz="0" w:space="0" w:color="auto"/>
                        <w:left w:val="none" w:sz="0" w:space="0" w:color="auto"/>
                        <w:bottom w:val="none" w:sz="0" w:space="0" w:color="auto"/>
                        <w:right w:val="none" w:sz="0" w:space="0" w:color="auto"/>
                      </w:divBdr>
                    </w:div>
                  </w:divsChild>
                </w:div>
                <w:div w:id="1370451973">
                  <w:marLeft w:val="0"/>
                  <w:marRight w:val="0"/>
                  <w:marTop w:val="0"/>
                  <w:marBottom w:val="0"/>
                  <w:divBdr>
                    <w:top w:val="none" w:sz="0" w:space="0" w:color="auto"/>
                    <w:left w:val="none" w:sz="0" w:space="0" w:color="auto"/>
                    <w:bottom w:val="none" w:sz="0" w:space="0" w:color="auto"/>
                    <w:right w:val="none" w:sz="0" w:space="0" w:color="auto"/>
                  </w:divBdr>
                  <w:divsChild>
                    <w:div w:id="198977601">
                      <w:marLeft w:val="0"/>
                      <w:marRight w:val="0"/>
                      <w:marTop w:val="0"/>
                      <w:marBottom w:val="0"/>
                      <w:divBdr>
                        <w:top w:val="none" w:sz="0" w:space="0" w:color="auto"/>
                        <w:left w:val="none" w:sz="0" w:space="0" w:color="auto"/>
                        <w:bottom w:val="none" w:sz="0" w:space="0" w:color="auto"/>
                        <w:right w:val="none" w:sz="0" w:space="0" w:color="auto"/>
                      </w:divBdr>
                    </w:div>
                  </w:divsChild>
                </w:div>
                <w:div w:id="1396855026">
                  <w:marLeft w:val="0"/>
                  <w:marRight w:val="0"/>
                  <w:marTop w:val="0"/>
                  <w:marBottom w:val="0"/>
                  <w:divBdr>
                    <w:top w:val="none" w:sz="0" w:space="0" w:color="auto"/>
                    <w:left w:val="none" w:sz="0" w:space="0" w:color="auto"/>
                    <w:bottom w:val="none" w:sz="0" w:space="0" w:color="auto"/>
                    <w:right w:val="none" w:sz="0" w:space="0" w:color="auto"/>
                  </w:divBdr>
                  <w:divsChild>
                    <w:div w:id="1019236633">
                      <w:marLeft w:val="0"/>
                      <w:marRight w:val="0"/>
                      <w:marTop w:val="0"/>
                      <w:marBottom w:val="0"/>
                      <w:divBdr>
                        <w:top w:val="none" w:sz="0" w:space="0" w:color="auto"/>
                        <w:left w:val="none" w:sz="0" w:space="0" w:color="auto"/>
                        <w:bottom w:val="none" w:sz="0" w:space="0" w:color="auto"/>
                        <w:right w:val="none" w:sz="0" w:space="0" w:color="auto"/>
                      </w:divBdr>
                    </w:div>
                  </w:divsChild>
                </w:div>
                <w:div w:id="1403214963">
                  <w:marLeft w:val="0"/>
                  <w:marRight w:val="0"/>
                  <w:marTop w:val="0"/>
                  <w:marBottom w:val="0"/>
                  <w:divBdr>
                    <w:top w:val="none" w:sz="0" w:space="0" w:color="auto"/>
                    <w:left w:val="none" w:sz="0" w:space="0" w:color="auto"/>
                    <w:bottom w:val="none" w:sz="0" w:space="0" w:color="auto"/>
                    <w:right w:val="none" w:sz="0" w:space="0" w:color="auto"/>
                  </w:divBdr>
                  <w:divsChild>
                    <w:div w:id="625745547">
                      <w:marLeft w:val="0"/>
                      <w:marRight w:val="0"/>
                      <w:marTop w:val="0"/>
                      <w:marBottom w:val="0"/>
                      <w:divBdr>
                        <w:top w:val="none" w:sz="0" w:space="0" w:color="auto"/>
                        <w:left w:val="none" w:sz="0" w:space="0" w:color="auto"/>
                        <w:bottom w:val="none" w:sz="0" w:space="0" w:color="auto"/>
                        <w:right w:val="none" w:sz="0" w:space="0" w:color="auto"/>
                      </w:divBdr>
                    </w:div>
                  </w:divsChild>
                </w:div>
                <w:div w:id="1414278351">
                  <w:marLeft w:val="0"/>
                  <w:marRight w:val="0"/>
                  <w:marTop w:val="0"/>
                  <w:marBottom w:val="0"/>
                  <w:divBdr>
                    <w:top w:val="none" w:sz="0" w:space="0" w:color="auto"/>
                    <w:left w:val="none" w:sz="0" w:space="0" w:color="auto"/>
                    <w:bottom w:val="none" w:sz="0" w:space="0" w:color="auto"/>
                    <w:right w:val="none" w:sz="0" w:space="0" w:color="auto"/>
                  </w:divBdr>
                  <w:divsChild>
                    <w:div w:id="225649542">
                      <w:marLeft w:val="0"/>
                      <w:marRight w:val="0"/>
                      <w:marTop w:val="0"/>
                      <w:marBottom w:val="0"/>
                      <w:divBdr>
                        <w:top w:val="none" w:sz="0" w:space="0" w:color="auto"/>
                        <w:left w:val="none" w:sz="0" w:space="0" w:color="auto"/>
                        <w:bottom w:val="none" w:sz="0" w:space="0" w:color="auto"/>
                        <w:right w:val="none" w:sz="0" w:space="0" w:color="auto"/>
                      </w:divBdr>
                    </w:div>
                  </w:divsChild>
                </w:div>
                <w:div w:id="1485245059">
                  <w:marLeft w:val="0"/>
                  <w:marRight w:val="0"/>
                  <w:marTop w:val="0"/>
                  <w:marBottom w:val="0"/>
                  <w:divBdr>
                    <w:top w:val="none" w:sz="0" w:space="0" w:color="auto"/>
                    <w:left w:val="none" w:sz="0" w:space="0" w:color="auto"/>
                    <w:bottom w:val="none" w:sz="0" w:space="0" w:color="auto"/>
                    <w:right w:val="none" w:sz="0" w:space="0" w:color="auto"/>
                  </w:divBdr>
                  <w:divsChild>
                    <w:div w:id="483133266">
                      <w:marLeft w:val="0"/>
                      <w:marRight w:val="0"/>
                      <w:marTop w:val="0"/>
                      <w:marBottom w:val="0"/>
                      <w:divBdr>
                        <w:top w:val="none" w:sz="0" w:space="0" w:color="auto"/>
                        <w:left w:val="none" w:sz="0" w:space="0" w:color="auto"/>
                        <w:bottom w:val="none" w:sz="0" w:space="0" w:color="auto"/>
                        <w:right w:val="none" w:sz="0" w:space="0" w:color="auto"/>
                      </w:divBdr>
                    </w:div>
                  </w:divsChild>
                </w:div>
                <w:div w:id="1560675891">
                  <w:marLeft w:val="0"/>
                  <w:marRight w:val="0"/>
                  <w:marTop w:val="0"/>
                  <w:marBottom w:val="0"/>
                  <w:divBdr>
                    <w:top w:val="none" w:sz="0" w:space="0" w:color="auto"/>
                    <w:left w:val="none" w:sz="0" w:space="0" w:color="auto"/>
                    <w:bottom w:val="none" w:sz="0" w:space="0" w:color="auto"/>
                    <w:right w:val="none" w:sz="0" w:space="0" w:color="auto"/>
                  </w:divBdr>
                  <w:divsChild>
                    <w:div w:id="366100523">
                      <w:marLeft w:val="0"/>
                      <w:marRight w:val="0"/>
                      <w:marTop w:val="0"/>
                      <w:marBottom w:val="0"/>
                      <w:divBdr>
                        <w:top w:val="none" w:sz="0" w:space="0" w:color="auto"/>
                        <w:left w:val="none" w:sz="0" w:space="0" w:color="auto"/>
                        <w:bottom w:val="none" w:sz="0" w:space="0" w:color="auto"/>
                        <w:right w:val="none" w:sz="0" w:space="0" w:color="auto"/>
                      </w:divBdr>
                    </w:div>
                    <w:div w:id="1136264510">
                      <w:marLeft w:val="0"/>
                      <w:marRight w:val="0"/>
                      <w:marTop w:val="0"/>
                      <w:marBottom w:val="0"/>
                      <w:divBdr>
                        <w:top w:val="none" w:sz="0" w:space="0" w:color="auto"/>
                        <w:left w:val="none" w:sz="0" w:space="0" w:color="auto"/>
                        <w:bottom w:val="none" w:sz="0" w:space="0" w:color="auto"/>
                        <w:right w:val="none" w:sz="0" w:space="0" w:color="auto"/>
                      </w:divBdr>
                    </w:div>
                  </w:divsChild>
                </w:div>
                <w:div w:id="1573656490">
                  <w:marLeft w:val="0"/>
                  <w:marRight w:val="0"/>
                  <w:marTop w:val="0"/>
                  <w:marBottom w:val="0"/>
                  <w:divBdr>
                    <w:top w:val="none" w:sz="0" w:space="0" w:color="auto"/>
                    <w:left w:val="none" w:sz="0" w:space="0" w:color="auto"/>
                    <w:bottom w:val="none" w:sz="0" w:space="0" w:color="auto"/>
                    <w:right w:val="none" w:sz="0" w:space="0" w:color="auto"/>
                  </w:divBdr>
                  <w:divsChild>
                    <w:div w:id="775828843">
                      <w:marLeft w:val="0"/>
                      <w:marRight w:val="0"/>
                      <w:marTop w:val="0"/>
                      <w:marBottom w:val="0"/>
                      <w:divBdr>
                        <w:top w:val="none" w:sz="0" w:space="0" w:color="auto"/>
                        <w:left w:val="none" w:sz="0" w:space="0" w:color="auto"/>
                        <w:bottom w:val="none" w:sz="0" w:space="0" w:color="auto"/>
                        <w:right w:val="none" w:sz="0" w:space="0" w:color="auto"/>
                      </w:divBdr>
                    </w:div>
                    <w:div w:id="1270695915">
                      <w:marLeft w:val="0"/>
                      <w:marRight w:val="0"/>
                      <w:marTop w:val="0"/>
                      <w:marBottom w:val="0"/>
                      <w:divBdr>
                        <w:top w:val="none" w:sz="0" w:space="0" w:color="auto"/>
                        <w:left w:val="none" w:sz="0" w:space="0" w:color="auto"/>
                        <w:bottom w:val="none" w:sz="0" w:space="0" w:color="auto"/>
                        <w:right w:val="none" w:sz="0" w:space="0" w:color="auto"/>
                      </w:divBdr>
                    </w:div>
                  </w:divsChild>
                </w:div>
                <w:div w:id="1579095698">
                  <w:marLeft w:val="0"/>
                  <w:marRight w:val="0"/>
                  <w:marTop w:val="0"/>
                  <w:marBottom w:val="0"/>
                  <w:divBdr>
                    <w:top w:val="none" w:sz="0" w:space="0" w:color="auto"/>
                    <w:left w:val="none" w:sz="0" w:space="0" w:color="auto"/>
                    <w:bottom w:val="none" w:sz="0" w:space="0" w:color="auto"/>
                    <w:right w:val="none" w:sz="0" w:space="0" w:color="auto"/>
                  </w:divBdr>
                  <w:divsChild>
                    <w:div w:id="116220093">
                      <w:marLeft w:val="0"/>
                      <w:marRight w:val="0"/>
                      <w:marTop w:val="0"/>
                      <w:marBottom w:val="0"/>
                      <w:divBdr>
                        <w:top w:val="none" w:sz="0" w:space="0" w:color="auto"/>
                        <w:left w:val="none" w:sz="0" w:space="0" w:color="auto"/>
                        <w:bottom w:val="none" w:sz="0" w:space="0" w:color="auto"/>
                        <w:right w:val="none" w:sz="0" w:space="0" w:color="auto"/>
                      </w:divBdr>
                    </w:div>
                  </w:divsChild>
                </w:div>
                <w:div w:id="1622223639">
                  <w:marLeft w:val="0"/>
                  <w:marRight w:val="0"/>
                  <w:marTop w:val="0"/>
                  <w:marBottom w:val="0"/>
                  <w:divBdr>
                    <w:top w:val="none" w:sz="0" w:space="0" w:color="auto"/>
                    <w:left w:val="none" w:sz="0" w:space="0" w:color="auto"/>
                    <w:bottom w:val="none" w:sz="0" w:space="0" w:color="auto"/>
                    <w:right w:val="none" w:sz="0" w:space="0" w:color="auto"/>
                  </w:divBdr>
                  <w:divsChild>
                    <w:div w:id="424420430">
                      <w:marLeft w:val="0"/>
                      <w:marRight w:val="0"/>
                      <w:marTop w:val="0"/>
                      <w:marBottom w:val="0"/>
                      <w:divBdr>
                        <w:top w:val="none" w:sz="0" w:space="0" w:color="auto"/>
                        <w:left w:val="none" w:sz="0" w:space="0" w:color="auto"/>
                        <w:bottom w:val="none" w:sz="0" w:space="0" w:color="auto"/>
                        <w:right w:val="none" w:sz="0" w:space="0" w:color="auto"/>
                      </w:divBdr>
                    </w:div>
                  </w:divsChild>
                </w:div>
                <w:div w:id="1658607109">
                  <w:marLeft w:val="0"/>
                  <w:marRight w:val="0"/>
                  <w:marTop w:val="0"/>
                  <w:marBottom w:val="0"/>
                  <w:divBdr>
                    <w:top w:val="none" w:sz="0" w:space="0" w:color="auto"/>
                    <w:left w:val="none" w:sz="0" w:space="0" w:color="auto"/>
                    <w:bottom w:val="none" w:sz="0" w:space="0" w:color="auto"/>
                    <w:right w:val="none" w:sz="0" w:space="0" w:color="auto"/>
                  </w:divBdr>
                  <w:divsChild>
                    <w:div w:id="652950558">
                      <w:marLeft w:val="0"/>
                      <w:marRight w:val="0"/>
                      <w:marTop w:val="0"/>
                      <w:marBottom w:val="0"/>
                      <w:divBdr>
                        <w:top w:val="none" w:sz="0" w:space="0" w:color="auto"/>
                        <w:left w:val="none" w:sz="0" w:space="0" w:color="auto"/>
                        <w:bottom w:val="none" w:sz="0" w:space="0" w:color="auto"/>
                        <w:right w:val="none" w:sz="0" w:space="0" w:color="auto"/>
                      </w:divBdr>
                    </w:div>
                    <w:div w:id="1272127264">
                      <w:marLeft w:val="0"/>
                      <w:marRight w:val="0"/>
                      <w:marTop w:val="0"/>
                      <w:marBottom w:val="0"/>
                      <w:divBdr>
                        <w:top w:val="none" w:sz="0" w:space="0" w:color="auto"/>
                        <w:left w:val="none" w:sz="0" w:space="0" w:color="auto"/>
                        <w:bottom w:val="none" w:sz="0" w:space="0" w:color="auto"/>
                        <w:right w:val="none" w:sz="0" w:space="0" w:color="auto"/>
                      </w:divBdr>
                    </w:div>
                  </w:divsChild>
                </w:div>
                <w:div w:id="1767076747">
                  <w:marLeft w:val="0"/>
                  <w:marRight w:val="0"/>
                  <w:marTop w:val="0"/>
                  <w:marBottom w:val="0"/>
                  <w:divBdr>
                    <w:top w:val="none" w:sz="0" w:space="0" w:color="auto"/>
                    <w:left w:val="none" w:sz="0" w:space="0" w:color="auto"/>
                    <w:bottom w:val="none" w:sz="0" w:space="0" w:color="auto"/>
                    <w:right w:val="none" w:sz="0" w:space="0" w:color="auto"/>
                  </w:divBdr>
                  <w:divsChild>
                    <w:div w:id="434331364">
                      <w:marLeft w:val="0"/>
                      <w:marRight w:val="0"/>
                      <w:marTop w:val="0"/>
                      <w:marBottom w:val="0"/>
                      <w:divBdr>
                        <w:top w:val="none" w:sz="0" w:space="0" w:color="auto"/>
                        <w:left w:val="none" w:sz="0" w:space="0" w:color="auto"/>
                        <w:bottom w:val="none" w:sz="0" w:space="0" w:color="auto"/>
                        <w:right w:val="none" w:sz="0" w:space="0" w:color="auto"/>
                      </w:divBdr>
                    </w:div>
                  </w:divsChild>
                </w:div>
                <w:div w:id="1816877650">
                  <w:marLeft w:val="0"/>
                  <w:marRight w:val="0"/>
                  <w:marTop w:val="0"/>
                  <w:marBottom w:val="0"/>
                  <w:divBdr>
                    <w:top w:val="none" w:sz="0" w:space="0" w:color="auto"/>
                    <w:left w:val="none" w:sz="0" w:space="0" w:color="auto"/>
                    <w:bottom w:val="none" w:sz="0" w:space="0" w:color="auto"/>
                    <w:right w:val="none" w:sz="0" w:space="0" w:color="auto"/>
                  </w:divBdr>
                  <w:divsChild>
                    <w:div w:id="1077477575">
                      <w:marLeft w:val="0"/>
                      <w:marRight w:val="0"/>
                      <w:marTop w:val="0"/>
                      <w:marBottom w:val="0"/>
                      <w:divBdr>
                        <w:top w:val="none" w:sz="0" w:space="0" w:color="auto"/>
                        <w:left w:val="none" w:sz="0" w:space="0" w:color="auto"/>
                        <w:bottom w:val="none" w:sz="0" w:space="0" w:color="auto"/>
                        <w:right w:val="none" w:sz="0" w:space="0" w:color="auto"/>
                      </w:divBdr>
                    </w:div>
                  </w:divsChild>
                </w:div>
                <w:div w:id="1845246798">
                  <w:marLeft w:val="0"/>
                  <w:marRight w:val="0"/>
                  <w:marTop w:val="0"/>
                  <w:marBottom w:val="0"/>
                  <w:divBdr>
                    <w:top w:val="none" w:sz="0" w:space="0" w:color="auto"/>
                    <w:left w:val="none" w:sz="0" w:space="0" w:color="auto"/>
                    <w:bottom w:val="none" w:sz="0" w:space="0" w:color="auto"/>
                    <w:right w:val="none" w:sz="0" w:space="0" w:color="auto"/>
                  </w:divBdr>
                  <w:divsChild>
                    <w:div w:id="1265385559">
                      <w:marLeft w:val="0"/>
                      <w:marRight w:val="0"/>
                      <w:marTop w:val="0"/>
                      <w:marBottom w:val="0"/>
                      <w:divBdr>
                        <w:top w:val="none" w:sz="0" w:space="0" w:color="auto"/>
                        <w:left w:val="none" w:sz="0" w:space="0" w:color="auto"/>
                        <w:bottom w:val="none" w:sz="0" w:space="0" w:color="auto"/>
                        <w:right w:val="none" w:sz="0" w:space="0" w:color="auto"/>
                      </w:divBdr>
                    </w:div>
                  </w:divsChild>
                </w:div>
                <w:div w:id="1847085934">
                  <w:marLeft w:val="0"/>
                  <w:marRight w:val="0"/>
                  <w:marTop w:val="0"/>
                  <w:marBottom w:val="0"/>
                  <w:divBdr>
                    <w:top w:val="none" w:sz="0" w:space="0" w:color="auto"/>
                    <w:left w:val="none" w:sz="0" w:space="0" w:color="auto"/>
                    <w:bottom w:val="none" w:sz="0" w:space="0" w:color="auto"/>
                    <w:right w:val="none" w:sz="0" w:space="0" w:color="auto"/>
                  </w:divBdr>
                  <w:divsChild>
                    <w:div w:id="1234848776">
                      <w:marLeft w:val="0"/>
                      <w:marRight w:val="0"/>
                      <w:marTop w:val="0"/>
                      <w:marBottom w:val="0"/>
                      <w:divBdr>
                        <w:top w:val="none" w:sz="0" w:space="0" w:color="auto"/>
                        <w:left w:val="none" w:sz="0" w:space="0" w:color="auto"/>
                        <w:bottom w:val="none" w:sz="0" w:space="0" w:color="auto"/>
                        <w:right w:val="none" w:sz="0" w:space="0" w:color="auto"/>
                      </w:divBdr>
                    </w:div>
                  </w:divsChild>
                </w:div>
                <w:div w:id="1861821235">
                  <w:marLeft w:val="0"/>
                  <w:marRight w:val="0"/>
                  <w:marTop w:val="0"/>
                  <w:marBottom w:val="0"/>
                  <w:divBdr>
                    <w:top w:val="none" w:sz="0" w:space="0" w:color="auto"/>
                    <w:left w:val="none" w:sz="0" w:space="0" w:color="auto"/>
                    <w:bottom w:val="none" w:sz="0" w:space="0" w:color="auto"/>
                    <w:right w:val="none" w:sz="0" w:space="0" w:color="auto"/>
                  </w:divBdr>
                  <w:divsChild>
                    <w:div w:id="932588423">
                      <w:marLeft w:val="0"/>
                      <w:marRight w:val="0"/>
                      <w:marTop w:val="0"/>
                      <w:marBottom w:val="0"/>
                      <w:divBdr>
                        <w:top w:val="none" w:sz="0" w:space="0" w:color="auto"/>
                        <w:left w:val="none" w:sz="0" w:space="0" w:color="auto"/>
                        <w:bottom w:val="none" w:sz="0" w:space="0" w:color="auto"/>
                        <w:right w:val="none" w:sz="0" w:space="0" w:color="auto"/>
                      </w:divBdr>
                    </w:div>
                  </w:divsChild>
                </w:div>
                <w:div w:id="1920821667">
                  <w:marLeft w:val="0"/>
                  <w:marRight w:val="0"/>
                  <w:marTop w:val="0"/>
                  <w:marBottom w:val="0"/>
                  <w:divBdr>
                    <w:top w:val="none" w:sz="0" w:space="0" w:color="auto"/>
                    <w:left w:val="none" w:sz="0" w:space="0" w:color="auto"/>
                    <w:bottom w:val="none" w:sz="0" w:space="0" w:color="auto"/>
                    <w:right w:val="none" w:sz="0" w:space="0" w:color="auto"/>
                  </w:divBdr>
                  <w:divsChild>
                    <w:div w:id="1599678670">
                      <w:marLeft w:val="0"/>
                      <w:marRight w:val="0"/>
                      <w:marTop w:val="0"/>
                      <w:marBottom w:val="0"/>
                      <w:divBdr>
                        <w:top w:val="none" w:sz="0" w:space="0" w:color="auto"/>
                        <w:left w:val="none" w:sz="0" w:space="0" w:color="auto"/>
                        <w:bottom w:val="none" w:sz="0" w:space="0" w:color="auto"/>
                        <w:right w:val="none" w:sz="0" w:space="0" w:color="auto"/>
                      </w:divBdr>
                    </w:div>
                  </w:divsChild>
                </w:div>
                <w:div w:id="1969428150">
                  <w:marLeft w:val="0"/>
                  <w:marRight w:val="0"/>
                  <w:marTop w:val="0"/>
                  <w:marBottom w:val="0"/>
                  <w:divBdr>
                    <w:top w:val="none" w:sz="0" w:space="0" w:color="auto"/>
                    <w:left w:val="none" w:sz="0" w:space="0" w:color="auto"/>
                    <w:bottom w:val="none" w:sz="0" w:space="0" w:color="auto"/>
                    <w:right w:val="none" w:sz="0" w:space="0" w:color="auto"/>
                  </w:divBdr>
                  <w:divsChild>
                    <w:div w:id="111750477">
                      <w:marLeft w:val="0"/>
                      <w:marRight w:val="0"/>
                      <w:marTop w:val="0"/>
                      <w:marBottom w:val="0"/>
                      <w:divBdr>
                        <w:top w:val="none" w:sz="0" w:space="0" w:color="auto"/>
                        <w:left w:val="none" w:sz="0" w:space="0" w:color="auto"/>
                        <w:bottom w:val="none" w:sz="0" w:space="0" w:color="auto"/>
                        <w:right w:val="none" w:sz="0" w:space="0" w:color="auto"/>
                      </w:divBdr>
                    </w:div>
                  </w:divsChild>
                </w:div>
                <w:div w:id="1971352691">
                  <w:marLeft w:val="0"/>
                  <w:marRight w:val="0"/>
                  <w:marTop w:val="0"/>
                  <w:marBottom w:val="0"/>
                  <w:divBdr>
                    <w:top w:val="none" w:sz="0" w:space="0" w:color="auto"/>
                    <w:left w:val="none" w:sz="0" w:space="0" w:color="auto"/>
                    <w:bottom w:val="none" w:sz="0" w:space="0" w:color="auto"/>
                    <w:right w:val="none" w:sz="0" w:space="0" w:color="auto"/>
                  </w:divBdr>
                  <w:divsChild>
                    <w:div w:id="1297219680">
                      <w:marLeft w:val="0"/>
                      <w:marRight w:val="0"/>
                      <w:marTop w:val="0"/>
                      <w:marBottom w:val="0"/>
                      <w:divBdr>
                        <w:top w:val="none" w:sz="0" w:space="0" w:color="auto"/>
                        <w:left w:val="none" w:sz="0" w:space="0" w:color="auto"/>
                        <w:bottom w:val="none" w:sz="0" w:space="0" w:color="auto"/>
                        <w:right w:val="none" w:sz="0" w:space="0" w:color="auto"/>
                      </w:divBdr>
                    </w:div>
                  </w:divsChild>
                </w:div>
                <w:div w:id="1988627594">
                  <w:marLeft w:val="0"/>
                  <w:marRight w:val="0"/>
                  <w:marTop w:val="0"/>
                  <w:marBottom w:val="0"/>
                  <w:divBdr>
                    <w:top w:val="none" w:sz="0" w:space="0" w:color="auto"/>
                    <w:left w:val="none" w:sz="0" w:space="0" w:color="auto"/>
                    <w:bottom w:val="none" w:sz="0" w:space="0" w:color="auto"/>
                    <w:right w:val="none" w:sz="0" w:space="0" w:color="auto"/>
                  </w:divBdr>
                  <w:divsChild>
                    <w:div w:id="1001397440">
                      <w:marLeft w:val="0"/>
                      <w:marRight w:val="0"/>
                      <w:marTop w:val="0"/>
                      <w:marBottom w:val="0"/>
                      <w:divBdr>
                        <w:top w:val="none" w:sz="0" w:space="0" w:color="auto"/>
                        <w:left w:val="none" w:sz="0" w:space="0" w:color="auto"/>
                        <w:bottom w:val="none" w:sz="0" w:space="0" w:color="auto"/>
                        <w:right w:val="none" w:sz="0" w:space="0" w:color="auto"/>
                      </w:divBdr>
                    </w:div>
                  </w:divsChild>
                </w:div>
                <w:div w:id="2015956998">
                  <w:marLeft w:val="0"/>
                  <w:marRight w:val="0"/>
                  <w:marTop w:val="0"/>
                  <w:marBottom w:val="0"/>
                  <w:divBdr>
                    <w:top w:val="none" w:sz="0" w:space="0" w:color="auto"/>
                    <w:left w:val="none" w:sz="0" w:space="0" w:color="auto"/>
                    <w:bottom w:val="none" w:sz="0" w:space="0" w:color="auto"/>
                    <w:right w:val="none" w:sz="0" w:space="0" w:color="auto"/>
                  </w:divBdr>
                  <w:divsChild>
                    <w:div w:id="1957328043">
                      <w:marLeft w:val="0"/>
                      <w:marRight w:val="0"/>
                      <w:marTop w:val="0"/>
                      <w:marBottom w:val="0"/>
                      <w:divBdr>
                        <w:top w:val="none" w:sz="0" w:space="0" w:color="auto"/>
                        <w:left w:val="none" w:sz="0" w:space="0" w:color="auto"/>
                        <w:bottom w:val="none" w:sz="0" w:space="0" w:color="auto"/>
                        <w:right w:val="none" w:sz="0" w:space="0" w:color="auto"/>
                      </w:divBdr>
                    </w:div>
                  </w:divsChild>
                </w:div>
                <w:div w:id="2035110221">
                  <w:marLeft w:val="0"/>
                  <w:marRight w:val="0"/>
                  <w:marTop w:val="0"/>
                  <w:marBottom w:val="0"/>
                  <w:divBdr>
                    <w:top w:val="none" w:sz="0" w:space="0" w:color="auto"/>
                    <w:left w:val="none" w:sz="0" w:space="0" w:color="auto"/>
                    <w:bottom w:val="none" w:sz="0" w:space="0" w:color="auto"/>
                    <w:right w:val="none" w:sz="0" w:space="0" w:color="auto"/>
                  </w:divBdr>
                  <w:divsChild>
                    <w:div w:id="274602152">
                      <w:marLeft w:val="0"/>
                      <w:marRight w:val="0"/>
                      <w:marTop w:val="0"/>
                      <w:marBottom w:val="0"/>
                      <w:divBdr>
                        <w:top w:val="none" w:sz="0" w:space="0" w:color="auto"/>
                        <w:left w:val="none" w:sz="0" w:space="0" w:color="auto"/>
                        <w:bottom w:val="none" w:sz="0" w:space="0" w:color="auto"/>
                        <w:right w:val="none" w:sz="0" w:space="0" w:color="auto"/>
                      </w:divBdr>
                    </w:div>
                  </w:divsChild>
                </w:div>
                <w:div w:id="2040356417">
                  <w:marLeft w:val="0"/>
                  <w:marRight w:val="0"/>
                  <w:marTop w:val="0"/>
                  <w:marBottom w:val="0"/>
                  <w:divBdr>
                    <w:top w:val="none" w:sz="0" w:space="0" w:color="auto"/>
                    <w:left w:val="none" w:sz="0" w:space="0" w:color="auto"/>
                    <w:bottom w:val="none" w:sz="0" w:space="0" w:color="auto"/>
                    <w:right w:val="none" w:sz="0" w:space="0" w:color="auto"/>
                  </w:divBdr>
                  <w:divsChild>
                    <w:div w:id="1531652279">
                      <w:marLeft w:val="0"/>
                      <w:marRight w:val="0"/>
                      <w:marTop w:val="0"/>
                      <w:marBottom w:val="0"/>
                      <w:divBdr>
                        <w:top w:val="none" w:sz="0" w:space="0" w:color="auto"/>
                        <w:left w:val="none" w:sz="0" w:space="0" w:color="auto"/>
                        <w:bottom w:val="none" w:sz="0" w:space="0" w:color="auto"/>
                        <w:right w:val="none" w:sz="0" w:space="0" w:color="auto"/>
                      </w:divBdr>
                    </w:div>
                  </w:divsChild>
                </w:div>
                <w:div w:id="2059698005">
                  <w:marLeft w:val="0"/>
                  <w:marRight w:val="0"/>
                  <w:marTop w:val="0"/>
                  <w:marBottom w:val="0"/>
                  <w:divBdr>
                    <w:top w:val="none" w:sz="0" w:space="0" w:color="auto"/>
                    <w:left w:val="none" w:sz="0" w:space="0" w:color="auto"/>
                    <w:bottom w:val="none" w:sz="0" w:space="0" w:color="auto"/>
                    <w:right w:val="none" w:sz="0" w:space="0" w:color="auto"/>
                  </w:divBdr>
                  <w:divsChild>
                    <w:div w:id="1542132207">
                      <w:marLeft w:val="0"/>
                      <w:marRight w:val="0"/>
                      <w:marTop w:val="0"/>
                      <w:marBottom w:val="0"/>
                      <w:divBdr>
                        <w:top w:val="none" w:sz="0" w:space="0" w:color="auto"/>
                        <w:left w:val="none" w:sz="0" w:space="0" w:color="auto"/>
                        <w:bottom w:val="none" w:sz="0" w:space="0" w:color="auto"/>
                        <w:right w:val="none" w:sz="0" w:space="0" w:color="auto"/>
                      </w:divBdr>
                    </w:div>
                  </w:divsChild>
                </w:div>
                <w:div w:id="2081517874">
                  <w:marLeft w:val="0"/>
                  <w:marRight w:val="0"/>
                  <w:marTop w:val="0"/>
                  <w:marBottom w:val="0"/>
                  <w:divBdr>
                    <w:top w:val="none" w:sz="0" w:space="0" w:color="auto"/>
                    <w:left w:val="none" w:sz="0" w:space="0" w:color="auto"/>
                    <w:bottom w:val="none" w:sz="0" w:space="0" w:color="auto"/>
                    <w:right w:val="none" w:sz="0" w:space="0" w:color="auto"/>
                  </w:divBdr>
                  <w:divsChild>
                    <w:div w:id="6908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230595">
          <w:marLeft w:val="0"/>
          <w:marRight w:val="0"/>
          <w:marTop w:val="0"/>
          <w:marBottom w:val="0"/>
          <w:divBdr>
            <w:top w:val="none" w:sz="0" w:space="0" w:color="auto"/>
            <w:left w:val="none" w:sz="0" w:space="0" w:color="auto"/>
            <w:bottom w:val="none" w:sz="0" w:space="0" w:color="auto"/>
            <w:right w:val="none" w:sz="0" w:space="0" w:color="auto"/>
          </w:divBdr>
        </w:div>
        <w:div w:id="1340888028">
          <w:marLeft w:val="0"/>
          <w:marRight w:val="0"/>
          <w:marTop w:val="0"/>
          <w:marBottom w:val="0"/>
          <w:divBdr>
            <w:top w:val="none" w:sz="0" w:space="0" w:color="auto"/>
            <w:left w:val="none" w:sz="0" w:space="0" w:color="auto"/>
            <w:bottom w:val="none" w:sz="0" w:space="0" w:color="auto"/>
            <w:right w:val="none" w:sz="0" w:space="0" w:color="auto"/>
          </w:divBdr>
        </w:div>
        <w:div w:id="1400517419">
          <w:marLeft w:val="0"/>
          <w:marRight w:val="0"/>
          <w:marTop w:val="0"/>
          <w:marBottom w:val="0"/>
          <w:divBdr>
            <w:top w:val="none" w:sz="0" w:space="0" w:color="auto"/>
            <w:left w:val="none" w:sz="0" w:space="0" w:color="auto"/>
            <w:bottom w:val="none" w:sz="0" w:space="0" w:color="auto"/>
            <w:right w:val="none" w:sz="0" w:space="0" w:color="auto"/>
          </w:divBdr>
        </w:div>
        <w:div w:id="1475488138">
          <w:marLeft w:val="0"/>
          <w:marRight w:val="0"/>
          <w:marTop w:val="0"/>
          <w:marBottom w:val="0"/>
          <w:divBdr>
            <w:top w:val="none" w:sz="0" w:space="0" w:color="auto"/>
            <w:left w:val="none" w:sz="0" w:space="0" w:color="auto"/>
            <w:bottom w:val="none" w:sz="0" w:space="0" w:color="auto"/>
            <w:right w:val="none" w:sz="0" w:space="0" w:color="auto"/>
          </w:divBdr>
        </w:div>
        <w:div w:id="1582829917">
          <w:marLeft w:val="0"/>
          <w:marRight w:val="0"/>
          <w:marTop w:val="0"/>
          <w:marBottom w:val="0"/>
          <w:divBdr>
            <w:top w:val="none" w:sz="0" w:space="0" w:color="auto"/>
            <w:left w:val="none" w:sz="0" w:space="0" w:color="auto"/>
            <w:bottom w:val="none" w:sz="0" w:space="0" w:color="auto"/>
            <w:right w:val="none" w:sz="0" w:space="0" w:color="auto"/>
          </w:divBdr>
          <w:divsChild>
            <w:div w:id="1812020324">
              <w:marLeft w:val="0"/>
              <w:marRight w:val="0"/>
              <w:marTop w:val="30"/>
              <w:marBottom w:val="30"/>
              <w:divBdr>
                <w:top w:val="none" w:sz="0" w:space="0" w:color="auto"/>
                <w:left w:val="none" w:sz="0" w:space="0" w:color="auto"/>
                <w:bottom w:val="none" w:sz="0" w:space="0" w:color="auto"/>
                <w:right w:val="none" w:sz="0" w:space="0" w:color="auto"/>
              </w:divBdr>
              <w:divsChild>
                <w:div w:id="6562260">
                  <w:marLeft w:val="0"/>
                  <w:marRight w:val="0"/>
                  <w:marTop w:val="0"/>
                  <w:marBottom w:val="0"/>
                  <w:divBdr>
                    <w:top w:val="none" w:sz="0" w:space="0" w:color="auto"/>
                    <w:left w:val="none" w:sz="0" w:space="0" w:color="auto"/>
                    <w:bottom w:val="none" w:sz="0" w:space="0" w:color="auto"/>
                    <w:right w:val="none" w:sz="0" w:space="0" w:color="auto"/>
                  </w:divBdr>
                  <w:divsChild>
                    <w:div w:id="1316451793">
                      <w:marLeft w:val="0"/>
                      <w:marRight w:val="0"/>
                      <w:marTop w:val="0"/>
                      <w:marBottom w:val="0"/>
                      <w:divBdr>
                        <w:top w:val="none" w:sz="0" w:space="0" w:color="auto"/>
                        <w:left w:val="none" w:sz="0" w:space="0" w:color="auto"/>
                        <w:bottom w:val="none" w:sz="0" w:space="0" w:color="auto"/>
                        <w:right w:val="none" w:sz="0" w:space="0" w:color="auto"/>
                      </w:divBdr>
                    </w:div>
                  </w:divsChild>
                </w:div>
                <w:div w:id="88307769">
                  <w:marLeft w:val="0"/>
                  <w:marRight w:val="0"/>
                  <w:marTop w:val="0"/>
                  <w:marBottom w:val="0"/>
                  <w:divBdr>
                    <w:top w:val="none" w:sz="0" w:space="0" w:color="auto"/>
                    <w:left w:val="none" w:sz="0" w:space="0" w:color="auto"/>
                    <w:bottom w:val="none" w:sz="0" w:space="0" w:color="auto"/>
                    <w:right w:val="none" w:sz="0" w:space="0" w:color="auto"/>
                  </w:divBdr>
                  <w:divsChild>
                    <w:div w:id="943272720">
                      <w:marLeft w:val="0"/>
                      <w:marRight w:val="0"/>
                      <w:marTop w:val="0"/>
                      <w:marBottom w:val="0"/>
                      <w:divBdr>
                        <w:top w:val="none" w:sz="0" w:space="0" w:color="auto"/>
                        <w:left w:val="none" w:sz="0" w:space="0" w:color="auto"/>
                        <w:bottom w:val="none" w:sz="0" w:space="0" w:color="auto"/>
                        <w:right w:val="none" w:sz="0" w:space="0" w:color="auto"/>
                      </w:divBdr>
                    </w:div>
                  </w:divsChild>
                </w:div>
                <w:div w:id="108357513">
                  <w:marLeft w:val="0"/>
                  <w:marRight w:val="0"/>
                  <w:marTop w:val="0"/>
                  <w:marBottom w:val="0"/>
                  <w:divBdr>
                    <w:top w:val="none" w:sz="0" w:space="0" w:color="auto"/>
                    <w:left w:val="none" w:sz="0" w:space="0" w:color="auto"/>
                    <w:bottom w:val="none" w:sz="0" w:space="0" w:color="auto"/>
                    <w:right w:val="none" w:sz="0" w:space="0" w:color="auto"/>
                  </w:divBdr>
                  <w:divsChild>
                    <w:div w:id="2028828083">
                      <w:marLeft w:val="0"/>
                      <w:marRight w:val="0"/>
                      <w:marTop w:val="0"/>
                      <w:marBottom w:val="0"/>
                      <w:divBdr>
                        <w:top w:val="none" w:sz="0" w:space="0" w:color="auto"/>
                        <w:left w:val="none" w:sz="0" w:space="0" w:color="auto"/>
                        <w:bottom w:val="none" w:sz="0" w:space="0" w:color="auto"/>
                        <w:right w:val="none" w:sz="0" w:space="0" w:color="auto"/>
                      </w:divBdr>
                    </w:div>
                  </w:divsChild>
                </w:div>
                <w:div w:id="111485263">
                  <w:marLeft w:val="0"/>
                  <w:marRight w:val="0"/>
                  <w:marTop w:val="0"/>
                  <w:marBottom w:val="0"/>
                  <w:divBdr>
                    <w:top w:val="none" w:sz="0" w:space="0" w:color="auto"/>
                    <w:left w:val="none" w:sz="0" w:space="0" w:color="auto"/>
                    <w:bottom w:val="none" w:sz="0" w:space="0" w:color="auto"/>
                    <w:right w:val="none" w:sz="0" w:space="0" w:color="auto"/>
                  </w:divBdr>
                  <w:divsChild>
                    <w:div w:id="872350764">
                      <w:marLeft w:val="0"/>
                      <w:marRight w:val="0"/>
                      <w:marTop w:val="0"/>
                      <w:marBottom w:val="0"/>
                      <w:divBdr>
                        <w:top w:val="none" w:sz="0" w:space="0" w:color="auto"/>
                        <w:left w:val="none" w:sz="0" w:space="0" w:color="auto"/>
                        <w:bottom w:val="none" w:sz="0" w:space="0" w:color="auto"/>
                        <w:right w:val="none" w:sz="0" w:space="0" w:color="auto"/>
                      </w:divBdr>
                    </w:div>
                  </w:divsChild>
                </w:div>
                <w:div w:id="153112966">
                  <w:marLeft w:val="0"/>
                  <w:marRight w:val="0"/>
                  <w:marTop w:val="0"/>
                  <w:marBottom w:val="0"/>
                  <w:divBdr>
                    <w:top w:val="none" w:sz="0" w:space="0" w:color="auto"/>
                    <w:left w:val="none" w:sz="0" w:space="0" w:color="auto"/>
                    <w:bottom w:val="none" w:sz="0" w:space="0" w:color="auto"/>
                    <w:right w:val="none" w:sz="0" w:space="0" w:color="auto"/>
                  </w:divBdr>
                  <w:divsChild>
                    <w:div w:id="427115558">
                      <w:marLeft w:val="0"/>
                      <w:marRight w:val="0"/>
                      <w:marTop w:val="0"/>
                      <w:marBottom w:val="0"/>
                      <w:divBdr>
                        <w:top w:val="none" w:sz="0" w:space="0" w:color="auto"/>
                        <w:left w:val="none" w:sz="0" w:space="0" w:color="auto"/>
                        <w:bottom w:val="none" w:sz="0" w:space="0" w:color="auto"/>
                        <w:right w:val="none" w:sz="0" w:space="0" w:color="auto"/>
                      </w:divBdr>
                    </w:div>
                  </w:divsChild>
                </w:div>
                <w:div w:id="155810195">
                  <w:marLeft w:val="0"/>
                  <w:marRight w:val="0"/>
                  <w:marTop w:val="0"/>
                  <w:marBottom w:val="0"/>
                  <w:divBdr>
                    <w:top w:val="none" w:sz="0" w:space="0" w:color="auto"/>
                    <w:left w:val="none" w:sz="0" w:space="0" w:color="auto"/>
                    <w:bottom w:val="none" w:sz="0" w:space="0" w:color="auto"/>
                    <w:right w:val="none" w:sz="0" w:space="0" w:color="auto"/>
                  </w:divBdr>
                  <w:divsChild>
                    <w:div w:id="1068111373">
                      <w:marLeft w:val="0"/>
                      <w:marRight w:val="0"/>
                      <w:marTop w:val="0"/>
                      <w:marBottom w:val="0"/>
                      <w:divBdr>
                        <w:top w:val="none" w:sz="0" w:space="0" w:color="auto"/>
                        <w:left w:val="none" w:sz="0" w:space="0" w:color="auto"/>
                        <w:bottom w:val="none" w:sz="0" w:space="0" w:color="auto"/>
                        <w:right w:val="none" w:sz="0" w:space="0" w:color="auto"/>
                      </w:divBdr>
                    </w:div>
                  </w:divsChild>
                </w:div>
                <w:div w:id="159664742">
                  <w:marLeft w:val="0"/>
                  <w:marRight w:val="0"/>
                  <w:marTop w:val="0"/>
                  <w:marBottom w:val="0"/>
                  <w:divBdr>
                    <w:top w:val="none" w:sz="0" w:space="0" w:color="auto"/>
                    <w:left w:val="none" w:sz="0" w:space="0" w:color="auto"/>
                    <w:bottom w:val="none" w:sz="0" w:space="0" w:color="auto"/>
                    <w:right w:val="none" w:sz="0" w:space="0" w:color="auto"/>
                  </w:divBdr>
                  <w:divsChild>
                    <w:div w:id="842162159">
                      <w:marLeft w:val="0"/>
                      <w:marRight w:val="0"/>
                      <w:marTop w:val="0"/>
                      <w:marBottom w:val="0"/>
                      <w:divBdr>
                        <w:top w:val="none" w:sz="0" w:space="0" w:color="auto"/>
                        <w:left w:val="none" w:sz="0" w:space="0" w:color="auto"/>
                        <w:bottom w:val="none" w:sz="0" w:space="0" w:color="auto"/>
                        <w:right w:val="none" w:sz="0" w:space="0" w:color="auto"/>
                      </w:divBdr>
                    </w:div>
                  </w:divsChild>
                </w:div>
                <w:div w:id="225378544">
                  <w:marLeft w:val="0"/>
                  <w:marRight w:val="0"/>
                  <w:marTop w:val="0"/>
                  <w:marBottom w:val="0"/>
                  <w:divBdr>
                    <w:top w:val="none" w:sz="0" w:space="0" w:color="auto"/>
                    <w:left w:val="none" w:sz="0" w:space="0" w:color="auto"/>
                    <w:bottom w:val="none" w:sz="0" w:space="0" w:color="auto"/>
                    <w:right w:val="none" w:sz="0" w:space="0" w:color="auto"/>
                  </w:divBdr>
                  <w:divsChild>
                    <w:div w:id="1148783410">
                      <w:marLeft w:val="0"/>
                      <w:marRight w:val="0"/>
                      <w:marTop w:val="0"/>
                      <w:marBottom w:val="0"/>
                      <w:divBdr>
                        <w:top w:val="none" w:sz="0" w:space="0" w:color="auto"/>
                        <w:left w:val="none" w:sz="0" w:space="0" w:color="auto"/>
                        <w:bottom w:val="none" w:sz="0" w:space="0" w:color="auto"/>
                        <w:right w:val="none" w:sz="0" w:space="0" w:color="auto"/>
                      </w:divBdr>
                    </w:div>
                  </w:divsChild>
                </w:div>
                <w:div w:id="240792895">
                  <w:marLeft w:val="0"/>
                  <w:marRight w:val="0"/>
                  <w:marTop w:val="0"/>
                  <w:marBottom w:val="0"/>
                  <w:divBdr>
                    <w:top w:val="none" w:sz="0" w:space="0" w:color="auto"/>
                    <w:left w:val="none" w:sz="0" w:space="0" w:color="auto"/>
                    <w:bottom w:val="none" w:sz="0" w:space="0" w:color="auto"/>
                    <w:right w:val="none" w:sz="0" w:space="0" w:color="auto"/>
                  </w:divBdr>
                  <w:divsChild>
                    <w:div w:id="769668120">
                      <w:marLeft w:val="0"/>
                      <w:marRight w:val="0"/>
                      <w:marTop w:val="0"/>
                      <w:marBottom w:val="0"/>
                      <w:divBdr>
                        <w:top w:val="none" w:sz="0" w:space="0" w:color="auto"/>
                        <w:left w:val="none" w:sz="0" w:space="0" w:color="auto"/>
                        <w:bottom w:val="none" w:sz="0" w:space="0" w:color="auto"/>
                        <w:right w:val="none" w:sz="0" w:space="0" w:color="auto"/>
                      </w:divBdr>
                    </w:div>
                  </w:divsChild>
                </w:div>
                <w:div w:id="318458193">
                  <w:marLeft w:val="0"/>
                  <w:marRight w:val="0"/>
                  <w:marTop w:val="0"/>
                  <w:marBottom w:val="0"/>
                  <w:divBdr>
                    <w:top w:val="none" w:sz="0" w:space="0" w:color="auto"/>
                    <w:left w:val="none" w:sz="0" w:space="0" w:color="auto"/>
                    <w:bottom w:val="none" w:sz="0" w:space="0" w:color="auto"/>
                    <w:right w:val="none" w:sz="0" w:space="0" w:color="auto"/>
                  </w:divBdr>
                  <w:divsChild>
                    <w:div w:id="75901642">
                      <w:marLeft w:val="0"/>
                      <w:marRight w:val="0"/>
                      <w:marTop w:val="0"/>
                      <w:marBottom w:val="0"/>
                      <w:divBdr>
                        <w:top w:val="none" w:sz="0" w:space="0" w:color="auto"/>
                        <w:left w:val="none" w:sz="0" w:space="0" w:color="auto"/>
                        <w:bottom w:val="none" w:sz="0" w:space="0" w:color="auto"/>
                        <w:right w:val="none" w:sz="0" w:space="0" w:color="auto"/>
                      </w:divBdr>
                    </w:div>
                  </w:divsChild>
                </w:div>
                <w:div w:id="332223205">
                  <w:marLeft w:val="0"/>
                  <w:marRight w:val="0"/>
                  <w:marTop w:val="0"/>
                  <w:marBottom w:val="0"/>
                  <w:divBdr>
                    <w:top w:val="none" w:sz="0" w:space="0" w:color="auto"/>
                    <w:left w:val="none" w:sz="0" w:space="0" w:color="auto"/>
                    <w:bottom w:val="none" w:sz="0" w:space="0" w:color="auto"/>
                    <w:right w:val="none" w:sz="0" w:space="0" w:color="auto"/>
                  </w:divBdr>
                  <w:divsChild>
                    <w:div w:id="1435055338">
                      <w:marLeft w:val="0"/>
                      <w:marRight w:val="0"/>
                      <w:marTop w:val="0"/>
                      <w:marBottom w:val="0"/>
                      <w:divBdr>
                        <w:top w:val="none" w:sz="0" w:space="0" w:color="auto"/>
                        <w:left w:val="none" w:sz="0" w:space="0" w:color="auto"/>
                        <w:bottom w:val="none" w:sz="0" w:space="0" w:color="auto"/>
                        <w:right w:val="none" w:sz="0" w:space="0" w:color="auto"/>
                      </w:divBdr>
                    </w:div>
                  </w:divsChild>
                </w:div>
                <w:div w:id="336007576">
                  <w:marLeft w:val="0"/>
                  <w:marRight w:val="0"/>
                  <w:marTop w:val="0"/>
                  <w:marBottom w:val="0"/>
                  <w:divBdr>
                    <w:top w:val="none" w:sz="0" w:space="0" w:color="auto"/>
                    <w:left w:val="none" w:sz="0" w:space="0" w:color="auto"/>
                    <w:bottom w:val="none" w:sz="0" w:space="0" w:color="auto"/>
                    <w:right w:val="none" w:sz="0" w:space="0" w:color="auto"/>
                  </w:divBdr>
                  <w:divsChild>
                    <w:div w:id="1136143433">
                      <w:marLeft w:val="0"/>
                      <w:marRight w:val="0"/>
                      <w:marTop w:val="0"/>
                      <w:marBottom w:val="0"/>
                      <w:divBdr>
                        <w:top w:val="none" w:sz="0" w:space="0" w:color="auto"/>
                        <w:left w:val="none" w:sz="0" w:space="0" w:color="auto"/>
                        <w:bottom w:val="none" w:sz="0" w:space="0" w:color="auto"/>
                        <w:right w:val="none" w:sz="0" w:space="0" w:color="auto"/>
                      </w:divBdr>
                    </w:div>
                  </w:divsChild>
                </w:div>
                <w:div w:id="384184393">
                  <w:marLeft w:val="0"/>
                  <w:marRight w:val="0"/>
                  <w:marTop w:val="0"/>
                  <w:marBottom w:val="0"/>
                  <w:divBdr>
                    <w:top w:val="none" w:sz="0" w:space="0" w:color="auto"/>
                    <w:left w:val="none" w:sz="0" w:space="0" w:color="auto"/>
                    <w:bottom w:val="none" w:sz="0" w:space="0" w:color="auto"/>
                    <w:right w:val="none" w:sz="0" w:space="0" w:color="auto"/>
                  </w:divBdr>
                  <w:divsChild>
                    <w:div w:id="65804797">
                      <w:marLeft w:val="0"/>
                      <w:marRight w:val="0"/>
                      <w:marTop w:val="0"/>
                      <w:marBottom w:val="0"/>
                      <w:divBdr>
                        <w:top w:val="none" w:sz="0" w:space="0" w:color="auto"/>
                        <w:left w:val="none" w:sz="0" w:space="0" w:color="auto"/>
                        <w:bottom w:val="none" w:sz="0" w:space="0" w:color="auto"/>
                        <w:right w:val="none" w:sz="0" w:space="0" w:color="auto"/>
                      </w:divBdr>
                    </w:div>
                  </w:divsChild>
                </w:div>
                <w:div w:id="482350919">
                  <w:marLeft w:val="0"/>
                  <w:marRight w:val="0"/>
                  <w:marTop w:val="0"/>
                  <w:marBottom w:val="0"/>
                  <w:divBdr>
                    <w:top w:val="none" w:sz="0" w:space="0" w:color="auto"/>
                    <w:left w:val="none" w:sz="0" w:space="0" w:color="auto"/>
                    <w:bottom w:val="none" w:sz="0" w:space="0" w:color="auto"/>
                    <w:right w:val="none" w:sz="0" w:space="0" w:color="auto"/>
                  </w:divBdr>
                  <w:divsChild>
                    <w:div w:id="1627008207">
                      <w:marLeft w:val="0"/>
                      <w:marRight w:val="0"/>
                      <w:marTop w:val="0"/>
                      <w:marBottom w:val="0"/>
                      <w:divBdr>
                        <w:top w:val="none" w:sz="0" w:space="0" w:color="auto"/>
                        <w:left w:val="none" w:sz="0" w:space="0" w:color="auto"/>
                        <w:bottom w:val="none" w:sz="0" w:space="0" w:color="auto"/>
                        <w:right w:val="none" w:sz="0" w:space="0" w:color="auto"/>
                      </w:divBdr>
                    </w:div>
                  </w:divsChild>
                </w:div>
                <w:div w:id="508836467">
                  <w:marLeft w:val="0"/>
                  <w:marRight w:val="0"/>
                  <w:marTop w:val="0"/>
                  <w:marBottom w:val="0"/>
                  <w:divBdr>
                    <w:top w:val="none" w:sz="0" w:space="0" w:color="auto"/>
                    <w:left w:val="none" w:sz="0" w:space="0" w:color="auto"/>
                    <w:bottom w:val="none" w:sz="0" w:space="0" w:color="auto"/>
                    <w:right w:val="none" w:sz="0" w:space="0" w:color="auto"/>
                  </w:divBdr>
                  <w:divsChild>
                    <w:div w:id="70198276">
                      <w:marLeft w:val="0"/>
                      <w:marRight w:val="0"/>
                      <w:marTop w:val="0"/>
                      <w:marBottom w:val="0"/>
                      <w:divBdr>
                        <w:top w:val="none" w:sz="0" w:space="0" w:color="auto"/>
                        <w:left w:val="none" w:sz="0" w:space="0" w:color="auto"/>
                        <w:bottom w:val="none" w:sz="0" w:space="0" w:color="auto"/>
                        <w:right w:val="none" w:sz="0" w:space="0" w:color="auto"/>
                      </w:divBdr>
                    </w:div>
                    <w:div w:id="296184259">
                      <w:marLeft w:val="0"/>
                      <w:marRight w:val="0"/>
                      <w:marTop w:val="0"/>
                      <w:marBottom w:val="0"/>
                      <w:divBdr>
                        <w:top w:val="none" w:sz="0" w:space="0" w:color="auto"/>
                        <w:left w:val="none" w:sz="0" w:space="0" w:color="auto"/>
                        <w:bottom w:val="none" w:sz="0" w:space="0" w:color="auto"/>
                        <w:right w:val="none" w:sz="0" w:space="0" w:color="auto"/>
                      </w:divBdr>
                    </w:div>
                    <w:div w:id="525023807">
                      <w:marLeft w:val="0"/>
                      <w:marRight w:val="0"/>
                      <w:marTop w:val="0"/>
                      <w:marBottom w:val="0"/>
                      <w:divBdr>
                        <w:top w:val="none" w:sz="0" w:space="0" w:color="auto"/>
                        <w:left w:val="none" w:sz="0" w:space="0" w:color="auto"/>
                        <w:bottom w:val="none" w:sz="0" w:space="0" w:color="auto"/>
                        <w:right w:val="none" w:sz="0" w:space="0" w:color="auto"/>
                      </w:divBdr>
                    </w:div>
                  </w:divsChild>
                </w:div>
                <w:div w:id="538394141">
                  <w:marLeft w:val="0"/>
                  <w:marRight w:val="0"/>
                  <w:marTop w:val="0"/>
                  <w:marBottom w:val="0"/>
                  <w:divBdr>
                    <w:top w:val="none" w:sz="0" w:space="0" w:color="auto"/>
                    <w:left w:val="none" w:sz="0" w:space="0" w:color="auto"/>
                    <w:bottom w:val="none" w:sz="0" w:space="0" w:color="auto"/>
                    <w:right w:val="none" w:sz="0" w:space="0" w:color="auto"/>
                  </w:divBdr>
                  <w:divsChild>
                    <w:div w:id="1279724415">
                      <w:marLeft w:val="0"/>
                      <w:marRight w:val="0"/>
                      <w:marTop w:val="0"/>
                      <w:marBottom w:val="0"/>
                      <w:divBdr>
                        <w:top w:val="none" w:sz="0" w:space="0" w:color="auto"/>
                        <w:left w:val="none" w:sz="0" w:space="0" w:color="auto"/>
                        <w:bottom w:val="none" w:sz="0" w:space="0" w:color="auto"/>
                        <w:right w:val="none" w:sz="0" w:space="0" w:color="auto"/>
                      </w:divBdr>
                    </w:div>
                  </w:divsChild>
                </w:div>
                <w:div w:id="549612735">
                  <w:marLeft w:val="0"/>
                  <w:marRight w:val="0"/>
                  <w:marTop w:val="0"/>
                  <w:marBottom w:val="0"/>
                  <w:divBdr>
                    <w:top w:val="none" w:sz="0" w:space="0" w:color="auto"/>
                    <w:left w:val="none" w:sz="0" w:space="0" w:color="auto"/>
                    <w:bottom w:val="none" w:sz="0" w:space="0" w:color="auto"/>
                    <w:right w:val="none" w:sz="0" w:space="0" w:color="auto"/>
                  </w:divBdr>
                  <w:divsChild>
                    <w:div w:id="8265404">
                      <w:marLeft w:val="0"/>
                      <w:marRight w:val="0"/>
                      <w:marTop w:val="0"/>
                      <w:marBottom w:val="0"/>
                      <w:divBdr>
                        <w:top w:val="none" w:sz="0" w:space="0" w:color="auto"/>
                        <w:left w:val="none" w:sz="0" w:space="0" w:color="auto"/>
                        <w:bottom w:val="none" w:sz="0" w:space="0" w:color="auto"/>
                        <w:right w:val="none" w:sz="0" w:space="0" w:color="auto"/>
                      </w:divBdr>
                    </w:div>
                  </w:divsChild>
                </w:div>
                <w:div w:id="598606487">
                  <w:marLeft w:val="0"/>
                  <w:marRight w:val="0"/>
                  <w:marTop w:val="0"/>
                  <w:marBottom w:val="0"/>
                  <w:divBdr>
                    <w:top w:val="none" w:sz="0" w:space="0" w:color="auto"/>
                    <w:left w:val="none" w:sz="0" w:space="0" w:color="auto"/>
                    <w:bottom w:val="none" w:sz="0" w:space="0" w:color="auto"/>
                    <w:right w:val="none" w:sz="0" w:space="0" w:color="auto"/>
                  </w:divBdr>
                  <w:divsChild>
                    <w:div w:id="1795903341">
                      <w:marLeft w:val="0"/>
                      <w:marRight w:val="0"/>
                      <w:marTop w:val="0"/>
                      <w:marBottom w:val="0"/>
                      <w:divBdr>
                        <w:top w:val="none" w:sz="0" w:space="0" w:color="auto"/>
                        <w:left w:val="none" w:sz="0" w:space="0" w:color="auto"/>
                        <w:bottom w:val="none" w:sz="0" w:space="0" w:color="auto"/>
                        <w:right w:val="none" w:sz="0" w:space="0" w:color="auto"/>
                      </w:divBdr>
                    </w:div>
                  </w:divsChild>
                </w:div>
                <w:div w:id="630012133">
                  <w:marLeft w:val="0"/>
                  <w:marRight w:val="0"/>
                  <w:marTop w:val="0"/>
                  <w:marBottom w:val="0"/>
                  <w:divBdr>
                    <w:top w:val="none" w:sz="0" w:space="0" w:color="auto"/>
                    <w:left w:val="none" w:sz="0" w:space="0" w:color="auto"/>
                    <w:bottom w:val="none" w:sz="0" w:space="0" w:color="auto"/>
                    <w:right w:val="none" w:sz="0" w:space="0" w:color="auto"/>
                  </w:divBdr>
                  <w:divsChild>
                    <w:div w:id="548299283">
                      <w:marLeft w:val="0"/>
                      <w:marRight w:val="0"/>
                      <w:marTop w:val="0"/>
                      <w:marBottom w:val="0"/>
                      <w:divBdr>
                        <w:top w:val="none" w:sz="0" w:space="0" w:color="auto"/>
                        <w:left w:val="none" w:sz="0" w:space="0" w:color="auto"/>
                        <w:bottom w:val="none" w:sz="0" w:space="0" w:color="auto"/>
                        <w:right w:val="none" w:sz="0" w:space="0" w:color="auto"/>
                      </w:divBdr>
                    </w:div>
                  </w:divsChild>
                </w:div>
                <w:div w:id="639769150">
                  <w:marLeft w:val="0"/>
                  <w:marRight w:val="0"/>
                  <w:marTop w:val="0"/>
                  <w:marBottom w:val="0"/>
                  <w:divBdr>
                    <w:top w:val="none" w:sz="0" w:space="0" w:color="auto"/>
                    <w:left w:val="none" w:sz="0" w:space="0" w:color="auto"/>
                    <w:bottom w:val="none" w:sz="0" w:space="0" w:color="auto"/>
                    <w:right w:val="none" w:sz="0" w:space="0" w:color="auto"/>
                  </w:divBdr>
                  <w:divsChild>
                    <w:div w:id="429395840">
                      <w:marLeft w:val="0"/>
                      <w:marRight w:val="0"/>
                      <w:marTop w:val="0"/>
                      <w:marBottom w:val="0"/>
                      <w:divBdr>
                        <w:top w:val="none" w:sz="0" w:space="0" w:color="auto"/>
                        <w:left w:val="none" w:sz="0" w:space="0" w:color="auto"/>
                        <w:bottom w:val="none" w:sz="0" w:space="0" w:color="auto"/>
                        <w:right w:val="none" w:sz="0" w:space="0" w:color="auto"/>
                      </w:divBdr>
                    </w:div>
                  </w:divsChild>
                </w:div>
                <w:div w:id="649292512">
                  <w:marLeft w:val="0"/>
                  <w:marRight w:val="0"/>
                  <w:marTop w:val="0"/>
                  <w:marBottom w:val="0"/>
                  <w:divBdr>
                    <w:top w:val="none" w:sz="0" w:space="0" w:color="auto"/>
                    <w:left w:val="none" w:sz="0" w:space="0" w:color="auto"/>
                    <w:bottom w:val="none" w:sz="0" w:space="0" w:color="auto"/>
                    <w:right w:val="none" w:sz="0" w:space="0" w:color="auto"/>
                  </w:divBdr>
                  <w:divsChild>
                    <w:div w:id="1383990326">
                      <w:marLeft w:val="0"/>
                      <w:marRight w:val="0"/>
                      <w:marTop w:val="0"/>
                      <w:marBottom w:val="0"/>
                      <w:divBdr>
                        <w:top w:val="none" w:sz="0" w:space="0" w:color="auto"/>
                        <w:left w:val="none" w:sz="0" w:space="0" w:color="auto"/>
                        <w:bottom w:val="none" w:sz="0" w:space="0" w:color="auto"/>
                        <w:right w:val="none" w:sz="0" w:space="0" w:color="auto"/>
                      </w:divBdr>
                    </w:div>
                  </w:divsChild>
                </w:div>
                <w:div w:id="743768812">
                  <w:marLeft w:val="0"/>
                  <w:marRight w:val="0"/>
                  <w:marTop w:val="0"/>
                  <w:marBottom w:val="0"/>
                  <w:divBdr>
                    <w:top w:val="none" w:sz="0" w:space="0" w:color="auto"/>
                    <w:left w:val="none" w:sz="0" w:space="0" w:color="auto"/>
                    <w:bottom w:val="none" w:sz="0" w:space="0" w:color="auto"/>
                    <w:right w:val="none" w:sz="0" w:space="0" w:color="auto"/>
                  </w:divBdr>
                  <w:divsChild>
                    <w:div w:id="1722560670">
                      <w:marLeft w:val="0"/>
                      <w:marRight w:val="0"/>
                      <w:marTop w:val="0"/>
                      <w:marBottom w:val="0"/>
                      <w:divBdr>
                        <w:top w:val="none" w:sz="0" w:space="0" w:color="auto"/>
                        <w:left w:val="none" w:sz="0" w:space="0" w:color="auto"/>
                        <w:bottom w:val="none" w:sz="0" w:space="0" w:color="auto"/>
                        <w:right w:val="none" w:sz="0" w:space="0" w:color="auto"/>
                      </w:divBdr>
                    </w:div>
                  </w:divsChild>
                </w:div>
                <w:div w:id="796069449">
                  <w:marLeft w:val="0"/>
                  <w:marRight w:val="0"/>
                  <w:marTop w:val="0"/>
                  <w:marBottom w:val="0"/>
                  <w:divBdr>
                    <w:top w:val="none" w:sz="0" w:space="0" w:color="auto"/>
                    <w:left w:val="none" w:sz="0" w:space="0" w:color="auto"/>
                    <w:bottom w:val="none" w:sz="0" w:space="0" w:color="auto"/>
                    <w:right w:val="none" w:sz="0" w:space="0" w:color="auto"/>
                  </w:divBdr>
                  <w:divsChild>
                    <w:div w:id="1594241969">
                      <w:marLeft w:val="0"/>
                      <w:marRight w:val="0"/>
                      <w:marTop w:val="0"/>
                      <w:marBottom w:val="0"/>
                      <w:divBdr>
                        <w:top w:val="none" w:sz="0" w:space="0" w:color="auto"/>
                        <w:left w:val="none" w:sz="0" w:space="0" w:color="auto"/>
                        <w:bottom w:val="none" w:sz="0" w:space="0" w:color="auto"/>
                        <w:right w:val="none" w:sz="0" w:space="0" w:color="auto"/>
                      </w:divBdr>
                    </w:div>
                  </w:divsChild>
                </w:div>
                <w:div w:id="805009017">
                  <w:marLeft w:val="0"/>
                  <w:marRight w:val="0"/>
                  <w:marTop w:val="0"/>
                  <w:marBottom w:val="0"/>
                  <w:divBdr>
                    <w:top w:val="none" w:sz="0" w:space="0" w:color="auto"/>
                    <w:left w:val="none" w:sz="0" w:space="0" w:color="auto"/>
                    <w:bottom w:val="none" w:sz="0" w:space="0" w:color="auto"/>
                    <w:right w:val="none" w:sz="0" w:space="0" w:color="auto"/>
                  </w:divBdr>
                  <w:divsChild>
                    <w:div w:id="1133913178">
                      <w:marLeft w:val="0"/>
                      <w:marRight w:val="0"/>
                      <w:marTop w:val="0"/>
                      <w:marBottom w:val="0"/>
                      <w:divBdr>
                        <w:top w:val="none" w:sz="0" w:space="0" w:color="auto"/>
                        <w:left w:val="none" w:sz="0" w:space="0" w:color="auto"/>
                        <w:bottom w:val="none" w:sz="0" w:space="0" w:color="auto"/>
                        <w:right w:val="none" w:sz="0" w:space="0" w:color="auto"/>
                      </w:divBdr>
                    </w:div>
                  </w:divsChild>
                </w:div>
                <w:div w:id="815533355">
                  <w:marLeft w:val="0"/>
                  <w:marRight w:val="0"/>
                  <w:marTop w:val="0"/>
                  <w:marBottom w:val="0"/>
                  <w:divBdr>
                    <w:top w:val="none" w:sz="0" w:space="0" w:color="auto"/>
                    <w:left w:val="none" w:sz="0" w:space="0" w:color="auto"/>
                    <w:bottom w:val="none" w:sz="0" w:space="0" w:color="auto"/>
                    <w:right w:val="none" w:sz="0" w:space="0" w:color="auto"/>
                  </w:divBdr>
                  <w:divsChild>
                    <w:div w:id="1256132907">
                      <w:marLeft w:val="0"/>
                      <w:marRight w:val="0"/>
                      <w:marTop w:val="0"/>
                      <w:marBottom w:val="0"/>
                      <w:divBdr>
                        <w:top w:val="none" w:sz="0" w:space="0" w:color="auto"/>
                        <w:left w:val="none" w:sz="0" w:space="0" w:color="auto"/>
                        <w:bottom w:val="none" w:sz="0" w:space="0" w:color="auto"/>
                        <w:right w:val="none" w:sz="0" w:space="0" w:color="auto"/>
                      </w:divBdr>
                    </w:div>
                  </w:divsChild>
                </w:div>
                <w:div w:id="901520517">
                  <w:marLeft w:val="0"/>
                  <w:marRight w:val="0"/>
                  <w:marTop w:val="0"/>
                  <w:marBottom w:val="0"/>
                  <w:divBdr>
                    <w:top w:val="none" w:sz="0" w:space="0" w:color="auto"/>
                    <w:left w:val="none" w:sz="0" w:space="0" w:color="auto"/>
                    <w:bottom w:val="none" w:sz="0" w:space="0" w:color="auto"/>
                    <w:right w:val="none" w:sz="0" w:space="0" w:color="auto"/>
                  </w:divBdr>
                  <w:divsChild>
                    <w:div w:id="1680933035">
                      <w:marLeft w:val="0"/>
                      <w:marRight w:val="0"/>
                      <w:marTop w:val="0"/>
                      <w:marBottom w:val="0"/>
                      <w:divBdr>
                        <w:top w:val="none" w:sz="0" w:space="0" w:color="auto"/>
                        <w:left w:val="none" w:sz="0" w:space="0" w:color="auto"/>
                        <w:bottom w:val="none" w:sz="0" w:space="0" w:color="auto"/>
                        <w:right w:val="none" w:sz="0" w:space="0" w:color="auto"/>
                      </w:divBdr>
                    </w:div>
                  </w:divsChild>
                </w:div>
                <w:div w:id="905723130">
                  <w:marLeft w:val="0"/>
                  <w:marRight w:val="0"/>
                  <w:marTop w:val="0"/>
                  <w:marBottom w:val="0"/>
                  <w:divBdr>
                    <w:top w:val="none" w:sz="0" w:space="0" w:color="auto"/>
                    <w:left w:val="none" w:sz="0" w:space="0" w:color="auto"/>
                    <w:bottom w:val="none" w:sz="0" w:space="0" w:color="auto"/>
                    <w:right w:val="none" w:sz="0" w:space="0" w:color="auto"/>
                  </w:divBdr>
                  <w:divsChild>
                    <w:div w:id="1424960583">
                      <w:marLeft w:val="0"/>
                      <w:marRight w:val="0"/>
                      <w:marTop w:val="0"/>
                      <w:marBottom w:val="0"/>
                      <w:divBdr>
                        <w:top w:val="none" w:sz="0" w:space="0" w:color="auto"/>
                        <w:left w:val="none" w:sz="0" w:space="0" w:color="auto"/>
                        <w:bottom w:val="none" w:sz="0" w:space="0" w:color="auto"/>
                        <w:right w:val="none" w:sz="0" w:space="0" w:color="auto"/>
                      </w:divBdr>
                    </w:div>
                  </w:divsChild>
                </w:div>
                <w:div w:id="965084356">
                  <w:marLeft w:val="0"/>
                  <w:marRight w:val="0"/>
                  <w:marTop w:val="0"/>
                  <w:marBottom w:val="0"/>
                  <w:divBdr>
                    <w:top w:val="none" w:sz="0" w:space="0" w:color="auto"/>
                    <w:left w:val="none" w:sz="0" w:space="0" w:color="auto"/>
                    <w:bottom w:val="none" w:sz="0" w:space="0" w:color="auto"/>
                    <w:right w:val="none" w:sz="0" w:space="0" w:color="auto"/>
                  </w:divBdr>
                  <w:divsChild>
                    <w:div w:id="2078895657">
                      <w:marLeft w:val="0"/>
                      <w:marRight w:val="0"/>
                      <w:marTop w:val="0"/>
                      <w:marBottom w:val="0"/>
                      <w:divBdr>
                        <w:top w:val="none" w:sz="0" w:space="0" w:color="auto"/>
                        <w:left w:val="none" w:sz="0" w:space="0" w:color="auto"/>
                        <w:bottom w:val="none" w:sz="0" w:space="0" w:color="auto"/>
                        <w:right w:val="none" w:sz="0" w:space="0" w:color="auto"/>
                      </w:divBdr>
                    </w:div>
                  </w:divsChild>
                </w:div>
                <w:div w:id="984822577">
                  <w:marLeft w:val="0"/>
                  <w:marRight w:val="0"/>
                  <w:marTop w:val="0"/>
                  <w:marBottom w:val="0"/>
                  <w:divBdr>
                    <w:top w:val="none" w:sz="0" w:space="0" w:color="auto"/>
                    <w:left w:val="none" w:sz="0" w:space="0" w:color="auto"/>
                    <w:bottom w:val="none" w:sz="0" w:space="0" w:color="auto"/>
                    <w:right w:val="none" w:sz="0" w:space="0" w:color="auto"/>
                  </w:divBdr>
                  <w:divsChild>
                    <w:div w:id="1873302929">
                      <w:marLeft w:val="0"/>
                      <w:marRight w:val="0"/>
                      <w:marTop w:val="0"/>
                      <w:marBottom w:val="0"/>
                      <w:divBdr>
                        <w:top w:val="none" w:sz="0" w:space="0" w:color="auto"/>
                        <w:left w:val="none" w:sz="0" w:space="0" w:color="auto"/>
                        <w:bottom w:val="none" w:sz="0" w:space="0" w:color="auto"/>
                        <w:right w:val="none" w:sz="0" w:space="0" w:color="auto"/>
                      </w:divBdr>
                    </w:div>
                  </w:divsChild>
                </w:div>
                <w:div w:id="986930582">
                  <w:marLeft w:val="0"/>
                  <w:marRight w:val="0"/>
                  <w:marTop w:val="0"/>
                  <w:marBottom w:val="0"/>
                  <w:divBdr>
                    <w:top w:val="none" w:sz="0" w:space="0" w:color="auto"/>
                    <w:left w:val="none" w:sz="0" w:space="0" w:color="auto"/>
                    <w:bottom w:val="none" w:sz="0" w:space="0" w:color="auto"/>
                    <w:right w:val="none" w:sz="0" w:space="0" w:color="auto"/>
                  </w:divBdr>
                  <w:divsChild>
                    <w:div w:id="874344884">
                      <w:marLeft w:val="0"/>
                      <w:marRight w:val="0"/>
                      <w:marTop w:val="0"/>
                      <w:marBottom w:val="0"/>
                      <w:divBdr>
                        <w:top w:val="none" w:sz="0" w:space="0" w:color="auto"/>
                        <w:left w:val="none" w:sz="0" w:space="0" w:color="auto"/>
                        <w:bottom w:val="none" w:sz="0" w:space="0" w:color="auto"/>
                        <w:right w:val="none" w:sz="0" w:space="0" w:color="auto"/>
                      </w:divBdr>
                    </w:div>
                  </w:divsChild>
                </w:div>
                <w:div w:id="1063024223">
                  <w:marLeft w:val="0"/>
                  <w:marRight w:val="0"/>
                  <w:marTop w:val="0"/>
                  <w:marBottom w:val="0"/>
                  <w:divBdr>
                    <w:top w:val="none" w:sz="0" w:space="0" w:color="auto"/>
                    <w:left w:val="none" w:sz="0" w:space="0" w:color="auto"/>
                    <w:bottom w:val="none" w:sz="0" w:space="0" w:color="auto"/>
                    <w:right w:val="none" w:sz="0" w:space="0" w:color="auto"/>
                  </w:divBdr>
                  <w:divsChild>
                    <w:div w:id="599869723">
                      <w:marLeft w:val="0"/>
                      <w:marRight w:val="0"/>
                      <w:marTop w:val="0"/>
                      <w:marBottom w:val="0"/>
                      <w:divBdr>
                        <w:top w:val="none" w:sz="0" w:space="0" w:color="auto"/>
                        <w:left w:val="none" w:sz="0" w:space="0" w:color="auto"/>
                        <w:bottom w:val="none" w:sz="0" w:space="0" w:color="auto"/>
                        <w:right w:val="none" w:sz="0" w:space="0" w:color="auto"/>
                      </w:divBdr>
                    </w:div>
                  </w:divsChild>
                </w:div>
                <w:div w:id="1072971082">
                  <w:marLeft w:val="0"/>
                  <w:marRight w:val="0"/>
                  <w:marTop w:val="0"/>
                  <w:marBottom w:val="0"/>
                  <w:divBdr>
                    <w:top w:val="none" w:sz="0" w:space="0" w:color="auto"/>
                    <w:left w:val="none" w:sz="0" w:space="0" w:color="auto"/>
                    <w:bottom w:val="none" w:sz="0" w:space="0" w:color="auto"/>
                    <w:right w:val="none" w:sz="0" w:space="0" w:color="auto"/>
                  </w:divBdr>
                  <w:divsChild>
                    <w:div w:id="998731989">
                      <w:marLeft w:val="0"/>
                      <w:marRight w:val="0"/>
                      <w:marTop w:val="0"/>
                      <w:marBottom w:val="0"/>
                      <w:divBdr>
                        <w:top w:val="none" w:sz="0" w:space="0" w:color="auto"/>
                        <w:left w:val="none" w:sz="0" w:space="0" w:color="auto"/>
                        <w:bottom w:val="none" w:sz="0" w:space="0" w:color="auto"/>
                        <w:right w:val="none" w:sz="0" w:space="0" w:color="auto"/>
                      </w:divBdr>
                    </w:div>
                  </w:divsChild>
                </w:div>
                <w:div w:id="1083918469">
                  <w:marLeft w:val="0"/>
                  <w:marRight w:val="0"/>
                  <w:marTop w:val="0"/>
                  <w:marBottom w:val="0"/>
                  <w:divBdr>
                    <w:top w:val="none" w:sz="0" w:space="0" w:color="auto"/>
                    <w:left w:val="none" w:sz="0" w:space="0" w:color="auto"/>
                    <w:bottom w:val="none" w:sz="0" w:space="0" w:color="auto"/>
                    <w:right w:val="none" w:sz="0" w:space="0" w:color="auto"/>
                  </w:divBdr>
                  <w:divsChild>
                    <w:div w:id="1207644195">
                      <w:marLeft w:val="0"/>
                      <w:marRight w:val="0"/>
                      <w:marTop w:val="0"/>
                      <w:marBottom w:val="0"/>
                      <w:divBdr>
                        <w:top w:val="none" w:sz="0" w:space="0" w:color="auto"/>
                        <w:left w:val="none" w:sz="0" w:space="0" w:color="auto"/>
                        <w:bottom w:val="none" w:sz="0" w:space="0" w:color="auto"/>
                        <w:right w:val="none" w:sz="0" w:space="0" w:color="auto"/>
                      </w:divBdr>
                    </w:div>
                  </w:divsChild>
                </w:div>
                <w:div w:id="1099175284">
                  <w:marLeft w:val="0"/>
                  <w:marRight w:val="0"/>
                  <w:marTop w:val="0"/>
                  <w:marBottom w:val="0"/>
                  <w:divBdr>
                    <w:top w:val="none" w:sz="0" w:space="0" w:color="auto"/>
                    <w:left w:val="none" w:sz="0" w:space="0" w:color="auto"/>
                    <w:bottom w:val="none" w:sz="0" w:space="0" w:color="auto"/>
                    <w:right w:val="none" w:sz="0" w:space="0" w:color="auto"/>
                  </w:divBdr>
                  <w:divsChild>
                    <w:div w:id="965088062">
                      <w:marLeft w:val="0"/>
                      <w:marRight w:val="0"/>
                      <w:marTop w:val="0"/>
                      <w:marBottom w:val="0"/>
                      <w:divBdr>
                        <w:top w:val="none" w:sz="0" w:space="0" w:color="auto"/>
                        <w:left w:val="none" w:sz="0" w:space="0" w:color="auto"/>
                        <w:bottom w:val="none" w:sz="0" w:space="0" w:color="auto"/>
                        <w:right w:val="none" w:sz="0" w:space="0" w:color="auto"/>
                      </w:divBdr>
                    </w:div>
                  </w:divsChild>
                </w:div>
                <w:div w:id="1115127565">
                  <w:marLeft w:val="0"/>
                  <w:marRight w:val="0"/>
                  <w:marTop w:val="0"/>
                  <w:marBottom w:val="0"/>
                  <w:divBdr>
                    <w:top w:val="none" w:sz="0" w:space="0" w:color="auto"/>
                    <w:left w:val="none" w:sz="0" w:space="0" w:color="auto"/>
                    <w:bottom w:val="none" w:sz="0" w:space="0" w:color="auto"/>
                    <w:right w:val="none" w:sz="0" w:space="0" w:color="auto"/>
                  </w:divBdr>
                  <w:divsChild>
                    <w:div w:id="540098890">
                      <w:marLeft w:val="0"/>
                      <w:marRight w:val="0"/>
                      <w:marTop w:val="0"/>
                      <w:marBottom w:val="0"/>
                      <w:divBdr>
                        <w:top w:val="none" w:sz="0" w:space="0" w:color="auto"/>
                        <w:left w:val="none" w:sz="0" w:space="0" w:color="auto"/>
                        <w:bottom w:val="none" w:sz="0" w:space="0" w:color="auto"/>
                        <w:right w:val="none" w:sz="0" w:space="0" w:color="auto"/>
                      </w:divBdr>
                    </w:div>
                  </w:divsChild>
                </w:div>
                <w:div w:id="1117260916">
                  <w:marLeft w:val="0"/>
                  <w:marRight w:val="0"/>
                  <w:marTop w:val="0"/>
                  <w:marBottom w:val="0"/>
                  <w:divBdr>
                    <w:top w:val="none" w:sz="0" w:space="0" w:color="auto"/>
                    <w:left w:val="none" w:sz="0" w:space="0" w:color="auto"/>
                    <w:bottom w:val="none" w:sz="0" w:space="0" w:color="auto"/>
                    <w:right w:val="none" w:sz="0" w:space="0" w:color="auto"/>
                  </w:divBdr>
                  <w:divsChild>
                    <w:div w:id="1810899418">
                      <w:marLeft w:val="0"/>
                      <w:marRight w:val="0"/>
                      <w:marTop w:val="0"/>
                      <w:marBottom w:val="0"/>
                      <w:divBdr>
                        <w:top w:val="none" w:sz="0" w:space="0" w:color="auto"/>
                        <w:left w:val="none" w:sz="0" w:space="0" w:color="auto"/>
                        <w:bottom w:val="none" w:sz="0" w:space="0" w:color="auto"/>
                        <w:right w:val="none" w:sz="0" w:space="0" w:color="auto"/>
                      </w:divBdr>
                    </w:div>
                  </w:divsChild>
                </w:div>
                <w:div w:id="1145393633">
                  <w:marLeft w:val="0"/>
                  <w:marRight w:val="0"/>
                  <w:marTop w:val="0"/>
                  <w:marBottom w:val="0"/>
                  <w:divBdr>
                    <w:top w:val="none" w:sz="0" w:space="0" w:color="auto"/>
                    <w:left w:val="none" w:sz="0" w:space="0" w:color="auto"/>
                    <w:bottom w:val="none" w:sz="0" w:space="0" w:color="auto"/>
                    <w:right w:val="none" w:sz="0" w:space="0" w:color="auto"/>
                  </w:divBdr>
                  <w:divsChild>
                    <w:div w:id="941766234">
                      <w:marLeft w:val="0"/>
                      <w:marRight w:val="0"/>
                      <w:marTop w:val="0"/>
                      <w:marBottom w:val="0"/>
                      <w:divBdr>
                        <w:top w:val="none" w:sz="0" w:space="0" w:color="auto"/>
                        <w:left w:val="none" w:sz="0" w:space="0" w:color="auto"/>
                        <w:bottom w:val="none" w:sz="0" w:space="0" w:color="auto"/>
                        <w:right w:val="none" w:sz="0" w:space="0" w:color="auto"/>
                      </w:divBdr>
                    </w:div>
                  </w:divsChild>
                </w:div>
                <w:div w:id="1167329684">
                  <w:marLeft w:val="0"/>
                  <w:marRight w:val="0"/>
                  <w:marTop w:val="0"/>
                  <w:marBottom w:val="0"/>
                  <w:divBdr>
                    <w:top w:val="none" w:sz="0" w:space="0" w:color="auto"/>
                    <w:left w:val="none" w:sz="0" w:space="0" w:color="auto"/>
                    <w:bottom w:val="none" w:sz="0" w:space="0" w:color="auto"/>
                    <w:right w:val="none" w:sz="0" w:space="0" w:color="auto"/>
                  </w:divBdr>
                  <w:divsChild>
                    <w:div w:id="1807815453">
                      <w:marLeft w:val="0"/>
                      <w:marRight w:val="0"/>
                      <w:marTop w:val="0"/>
                      <w:marBottom w:val="0"/>
                      <w:divBdr>
                        <w:top w:val="none" w:sz="0" w:space="0" w:color="auto"/>
                        <w:left w:val="none" w:sz="0" w:space="0" w:color="auto"/>
                        <w:bottom w:val="none" w:sz="0" w:space="0" w:color="auto"/>
                        <w:right w:val="none" w:sz="0" w:space="0" w:color="auto"/>
                      </w:divBdr>
                    </w:div>
                  </w:divsChild>
                </w:div>
                <w:div w:id="1170681848">
                  <w:marLeft w:val="0"/>
                  <w:marRight w:val="0"/>
                  <w:marTop w:val="0"/>
                  <w:marBottom w:val="0"/>
                  <w:divBdr>
                    <w:top w:val="none" w:sz="0" w:space="0" w:color="auto"/>
                    <w:left w:val="none" w:sz="0" w:space="0" w:color="auto"/>
                    <w:bottom w:val="none" w:sz="0" w:space="0" w:color="auto"/>
                    <w:right w:val="none" w:sz="0" w:space="0" w:color="auto"/>
                  </w:divBdr>
                  <w:divsChild>
                    <w:div w:id="1548224100">
                      <w:marLeft w:val="0"/>
                      <w:marRight w:val="0"/>
                      <w:marTop w:val="0"/>
                      <w:marBottom w:val="0"/>
                      <w:divBdr>
                        <w:top w:val="none" w:sz="0" w:space="0" w:color="auto"/>
                        <w:left w:val="none" w:sz="0" w:space="0" w:color="auto"/>
                        <w:bottom w:val="none" w:sz="0" w:space="0" w:color="auto"/>
                        <w:right w:val="none" w:sz="0" w:space="0" w:color="auto"/>
                      </w:divBdr>
                    </w:div>
                  </w:divsChild>
                </w:div>
                <w:div w:id="1188757601">
                  <w:marLeft w:val="0"/>
                  <w:marRight w:val="0"/>
                  <w:marTop w:val="0"/>
                  <w:marBottom w:val="0"/>
                  <w:divBdr>
                    <w:top w:val="none" w:sz="0" w:space="0" w:color="auto"/>
                    <w:left w:val="none" w:sz="0" w:space="0" w:color="auto"/>
                    <w:bottom w:val="none" w:sz="0" w:space="0" w:color="auto"/>
                    <w:right w:val="none" w:sz="0" w:space="0" w:color="auto"/>
                  </w:divBdr>
                  <w:divsChild>
                    <w:div w:id="1988121454">
                      <w:marLeft w:val="0"/>
                      <w:marRight w:val="0"/>
                      <w:marTop w:val="0"/>
                      <w:marBottom w:val="0"/>
                      <w:divBdr>
                        <w:top w:val="none" w:sz="0" w:space="0" w:color="auto"/>
                        <w:left w:val="none" w:sz="0" w:space="0" w:color="auto"/>
                        <w:bottom w:val="none" w:sz="0" w:space="0" w:color="auto"/>
                        <w:right w:val="none" w:sz="0" w:space="0" w:color="auto"/>
                      </w:divBdr>
                    </w:div>
                  </w:divsChild>
                </w:div>
                <w:div w:id="1223908087">
                  <w:marLeft w:val="0"/>
                  <w:marRight w:val="0"/>
                  <w:marTop w:val="0"/>
                  <w:marBottom w:val="0"/>
                  <w:divBdr>
                    <w:top w:val="none" w:sz="0" w:space="0" w:color="auto"/>
                    <w:left w:val="none" w:sz="0" w:space="0" w:color="auto"/>
                    <w:bottom w:val="none" w:sz="0" w:space="0" w:color="auto"/>
                    <w:right w:val="none" w:sz="0" w:space="0" w:color="auto"/>
                  </w:divBdr>
                  <w:divsChild>
                    <w:div w:id="1130316870">
                      <w:marLeft w:val="0"/>
                      <w:marRight w:val="0"/>
                      <w:marTop w:val="0"/>
                      <w:marBottom w:val="0"/>
                      <w:divBdr>
                        <w:top w:val="none" w:sz="0" w:space="0" w:color="auto"/>
                        <w:left w:val="none" w:sz="0" w:space="0" w:color="auto"/>
                        <w:bottom w:val="none" w:sz="0" w:space="0" w:color="auto"/>
                        <w:right w:val="none" w:sz="0" w:space="0" w:color="auto"/>
                      </w:divBdr>
                    </w:div>
                  </w:divsChild>
                </w:div>
                <w:div w:id="1272937066">
                  <w:marLeft w:val="0"/>
                  <w:marRight w:val="0"/>
                  <w:marTop w:val="0"/>
                  <w:marBottom w:val="0"/>
                  <w:divBdr>
                    <w:top w:val="none" w:sz="0" w:space="0" w:color="auto"/>
                    <w:left w:val="none" w:sz="0" w:space="0" w:color="auto"/>
                    <w:bottom w:val="none" w:sz="0" w:space="0" w:color="auto"/>
                    <w:right w:val="none" w:sz="0" w:space="0" w:color="auto"/>
                  </w:divBdr>
                  <w:divsChild>
                    <w:div w:id="1309280912">
                      <w:marLeft w:val="0"/>
                      <w:marRight w:val="0"/>
                      <w:marTop w:val="0"/>
                      <w:marBottom w:val="0"/>
                      <w:divBdr>
                        <w:top w:val="none" w:sz="0" w:space="0" w:color="auto"/>
                        <w:left w:val="none" w:sz="0" w:space="0" w:color="auto"/>
                        <w:bottom w:val="none" w:sz="0" w:space="0" w:color="auto"/>
                        <w:right w:val="none" w:sz="0" w:space="0" w:color="auto"/>
                      </w:divBdr>
                    </w:div>
                  </w:divsChild>
                </w:div>
                <w:div w:id="1273051973">
                  <w:marLeft w:val="0"/>
                  <w:marRight w:val="0"/>
                  <w:marTop w:val="0"/>
                  <w:marBottom w:val="0"/>
                  <w:divBdr>
                    <w:top w:val="none" w:sz="0" w:space="0" w:color="auto"/>
                    <w:left w:val="none" w:sz="0" w:space="0" w:color="auto"/>
                    <w:bottom w:val="none" w:sz="0" w:space="0" w:color="auto"/>
                    <w:right w:val="none" w:sz="0" w:space="0" w:color="auto"/>
                  </w:divBdr>
                  <w:divsChild>
                    <w:div w:id="972713176">
                      <w:marLeft w:val="0"/>
                      <w:marRight w:val="0"/>
                      <w:marTop w:val="0"/>
                      <w:marBottom w:val="0"/>
                      <w:divBdr>
                        <w:top w:val="none" w:sz="0" w:space="0" w:color="auto"/>
                        <w:left w:val="none" w:sz="0" w:space="0" w:color="auto"/>
                        <w:bottom w:val="none" w:sz="0" w:space="0" w:color="auto"/>
                        <w:right w:val="none" w:sz="0" w:space="0" w:color="auto"/>
                      </w:divBdr>
                    </w:div>
                  </w:divsChild>
                </w:div>
                <w:div w:id="1326283591">
                  <w:marLeft w:val="0"/>
                  <w:marRight w:val="0"/>
                  <w:marTop w:val="0"/>
                  <w:marBottom w:val="0"/>
                  <w:divBdr>
                    <w:top w:val="none" w:sz="0" w:space="0" w:color="auto"/>
                    <w:left w:val="none" w:sz="0" w:space="0" w:color="auto"/>
                    <w:bottom w:val="none" w:sz="0" w:space="0" w:color="auto"/>
                    <w:right w:val="none" w:sz="0" w:space="0" w:color="auto"/>
                  </w:divBdr>
                  <w:divsChild>
                    <w:div w:id="1345206641">
                      <w:marLeft w:val="0"/>
                      <w:marRight w:val="0"/>
                      <w:marTop w:val="0"/>
                      <w:marBottom w:val="0"/>
                      <w:divBdr>
                        <w:top w:val="none" w:sz="0" w:space="0" w:color="auto"/>
                        <w:left w:val="none" w:sz="0" w:space="0" w:color="auto"/>
                        <w:bottom w:val="none" w:sz="0" w:space="0" w:color="auto"/>
                        <w:right w:val="none" w:sz="0" w:space="0" w:color="auto"/>
                      </w:divBdr>
                    </w:div>
                  </w:divsChild>
                </w:div>
                <w:div w:id="1327517717">
                  <w:marLeft w:val="0"/>
                  <w:marRight w:val="0"/>
                  <w:marTop w:val="0"/>
                  <w:marBottom w:val="0"/>
                  <w:divBdr>
                    <w:top w:val="none" w:sz="0" w:space="0" w:color="auto"/>
                    <w:left w:val="none" w:sz="0" w:space="0" w:color="auto"/>
                    <w:bottom w:val="none" w:sz="0" w:space="0" w:color="auto"/>
                    <w:right w:val="none" w:sz="0" w:space="0" w:color="auto"/>
                  </w:divBdr>
                  <w:divsChild>
                    <w:div w:id="1908150849">
                      <w:marLeft w:val="0"/>
                      <w:marRight w:val="0"/>
                      <w:marTop w:val="0"/>
                      <w:marBottom w:val="0"/>
                      <w:divBdr>
                        <w:top w:val="none" w:sz="0" w:space="0" w:color="auto"/>
                        <w:left w:val="none" w:sz="0" w:space="0" w:color="auto"/>
                        <w:bottom w:val="none" w:sz="0" w:space="0" w:color="auto"/>
                        <w:right w:val="none" w:sz="0" w:space="0" w:color="auto"/>
                      </w:divBdr>
                    </w:div>
                  </w:divsChild>
                </w:div>
                <w:div w:id="1393893133">
                  <w:marLeft w:val="0"/>
                  <w:marRight w:val="0"/>
                  <w:marTop w:val="0"/>
                  <w:marBottom w:val="0"/>
                  <w:divBdr>
                    <w:top w:val="none" w:sz="0" w:space="0" w:color="auto"/>
                    <w:left w:val="none" w:sz="0" w:space="0" w:color="auto"/>
                    <w:bottom w:val="none" w:sz="0" w:space="0" w:color="auto"/>
                    <w:right w:val="none" w:sz="0" w:space="0" w:color="auto"/>
                  </w:divBdr>
                  <w:divsChild>
                    <w:div w:id="1162963831">
                      <w:marLeft w:val="0"/>
                      <w:marRight w:val="0"/>
                      <w:marTop w:val="0"/>
                      <w:marBottom w:val="0"/>
                      <w:divBdr>
                        <w:top w:val="none" w:sz="0" w:space="0" w:color="auto"/>
                        <w:left w:val="none" w:sz="0" w:space="0" w:color="auto"/>
                        <w:bottom w:val="none" w:sz="0" w:space="0" w:color="auto"/>
                        <w:right w:val="none" w:sz="0" w:space="0" w:color="auto"/>
                      </w:divBdr>
                    </w:div>
                    <w:div w:id="1455909481">
                      <w:marLeft w:val="0"/>
                      <w:marRight w:val="0"/>
                      <w:marTop w:val="0"/>
                      <w:marBottom w:val="0"/>
                      <w:divBdr>
                        <w:top w:val="none" w:sz="0" w:space="0" w:color="auto"/>
                        <w:left w:val="none" w:sz="0" w:space="0" w:color="auto"/>
                        <w:bottom w:val="none" w:sz="0" w:space="0" w:color="auto"/>
                        <w:right w:val="none" w:sz="0" w:space="0" w:color="auto"/>
                      </w:divBdr>
                    </w:div>
                  </w:divsChild>
                </w:div>
                <w:div w:id="1408652342">
                  <w:marLeft w:val="0"/>
                  <w:marRight w:val="0"/>
                  <w:marTop w:val="0"/>
                  <w:marBottom w:val="0"/>
                  <w:divBdr>
                    <w:top w:val="none" w:sz="0" w:space="0" w:color="auto"/>
                    <w:left w:val="none" w:sz="0" w:space="0" w:color="auto"/>
                    <w:bottom w:val="none" w:sz="0" w:space="0" w:color="auto"/>
                    <w:right w:val="none" w:sz="0" w:space="0" w:color="auto"/>
                  </w:divBdr>
                  <w:divsChild>
                    <w:div w:id="559948134">
                      <w:marLeft w:val="0"/>
                      <w:marRight w:val="0"/>
                      <w:marTop w:val="0"/>
                      <w:marBottom w:val="0"/>
                      <w:divBdr>
                        <w:top w:val="none" w:sz="0" w:space="0" w:color="auto"/>
                        <w:left w:val="none" w:sz="0" w:space="0" w:color="auto"/>
                        <w:bottom w:val="none" w:sz="0" w:space="0" w:color="auto"/>
                        <w:right w:val="none" w:sz="0" w:space="0" w:color="auto"/>
                      </w:divBdr>
                    </w:div>
                  </w:divsChild>
                </w:div>
                <w:div w:id="1497265278">
                  <w:marLeft w:val="0"/>
                  <w:marRight w:val="0"/>
                  <w:marTop w:val="0"/>
                  <w:marBottom w:val="0"/>
                  <w:divBdr>
                    <w:top w:val="none" w:sz="0" w:space="0" w:color="auto"/>
                    <w:left w:val="none" w:sz="0" w:space="0" w:color="auto"/>
                    <w:bottom w:val="none" w:sz="0" w:space="0" w:color="auto"/>
                    <w:right w:val="none" w:sz="0" w:space="0" w:color="auto"/>
                  </w:divBdr>
                  <w:divsChild>
                    <w:div w:id="1609773295">
                      <w:marLeft w:val="0"/>
                      <w:marRight w:val="0"/>
                      <w:marTop w:val="0"/>
                      <w:marBottom w:val="0"/>
                      <w:divBdr>
                        <w:top w:val="none" w:sz="0" w:space="0" w:color="auto"/>
                        <w:left w:val="none" w:sz="0" w:space="0" w:color="auto"/>
                        <w:bottom w:val="none" w:sz="0" w:space="0" w:color="auto"/>
                        <w:right w:val="none" w:sz="0" w:space="0" w:color="auto"/>
                      </w:divBdr>
                    </w:div>
                  </w:divsChild>
                </w:div>
                <w:div w:id="1506557050">
                  <w:marLeft w:val="0"/>
                  <w:marRight w:val="0"/>
                  <w:marTop w:val="0"/>
                  <w:marBottom w:val="0"/>
                  <w:divBdr>
                    <w:top w:val="none" w:sz="0" w:space="0" w:color="auto"/>
                    <w:left w:val="none" w:sz="0" w:space="0" w:color="auto"/>
                    <w:bottom w:val="none" w:sz="0" w:space="0" w:color="auto"/>
                    <w:right w:val="none" w:sz="0" w:space="0" w:color="auto"/>
                  </w:divBdr>
                  <w:divsChild>
                    <w:div w:id="1735546611">
                      <w:marLeft w:val="0"/>
                      <w:marRight w:val="0"/>
                      <w:marTop w:val="0"/>
                      <w:marBottom w:val="0"/>
                      <w:divBdr>
                        <w:top w:val="none" w:sz="0" w:space="0" w:color="auto"/>
                        <w:left w:val="none" w:sz="0" w:space="0" w:color="auto"/>
                        <w:bottom w:val="none" w:sz="0" w:space="0" w:color="auto"/>
                        <w:right w:val="none" w:sz="0" w:space="0" w:color="auto"/>
                      </w:divBdr>
                    </w:div>
                  </w:divsChild>
                </w:div>
                <w:div w:id="1531801158">
                  <w:marLeft w:val="0"/>
                  <w:marRight w:val="0"/>
                  <w:marTop w:val="0"/>
                  <w:marBottom w:val="0"/>
                  <w:divBdr>
                    <w:top w:val="none" w:sz="0" w:space="0" w:color="auto"/>
                    <w:left w:val="none" w:sz="0" w:space="0" w:color="auto"/>
                    <w:bottom w:val="none" w:sz="0" w:space="0" w:color="auto"/>
                    <w:right w:val="none" w:sz="0" w:space="0" w:color="auto"/>
                  </w:divBdr>
                  <w:divsChild>
                    <w:div w:id="132723177">
                      <w:marLeft w:val="0"/>
                      <w:marRight w:val="0"/>
                      <w:marTop w:val="0"/>
                      <w:marBottom w:val="0"/>
                      <w:divBdr>
                        <w:top w:val="none" w:sz="0" w:space="0" w:color="auto"/>
                        <w:left w:val="none" w:sz="0" w:space="0" w:color="auto"/>
                        <w:bottom w:val="none" w:sz="0" w:space="0" w:color="auto"/>
                        <w:right w:val="none" w:sz="0" w:space="0" w:color="auto"/>
                      </w:divBdr>
                    </w:div>
                  </w:divsChild>
                </w:div>
                <w:div w:id="1534879884">
                  <w:marLeft w:val="0"/>
                  <w:marRight w:val="0"/>
                  <w:marTop w:val="0"/>
                  <w:marBottom w:val="0"/>
                  <w:divBdr>
                    <w:top w:val="none" w:sz="0" w:space="0" w:color="auto"/>
                    <w:left w:val="none" w:sz="0" w:space="0" w:color="auto"/>
                    <w:bottom w:val="none" w:sz="0" w:space="0" w:color="auto"/>
                    <w:right w:val="none" w:sz="0" w:space="0" w:color="auto"/>
                  </w:divBdr>
                  <w:divsChild>
                    <w:div w:id="114835910">
                      <w:marLeft w:val="0"/>
                      <w:marRight w:val="0"/>
                      <w:marTop w:val="0"/>
                      <w:marBottom w:val="0"/>
                      <w:divBdr>
                        <w:top w:val="none" w:sz="0" w:space="0" w:color="auto"/>
                        <w:left w:val="none" w:sz="0" w:space="0" w:color="auto"/>
                        <w:bottom w:val="none" w:sz="0" w:space="0" w:color="auto"/>
                        <w:right w:val="none" w:sz="0" w:space="0" w:color="auto"/>
                      </w:divBdr>
                    </w:div>
                  </w:divsChild>
                </w:div>
                <w:div w:id="1569488629">
                  <w:marLeft w:val="0"/>
                  <w:marRight w:val="0"/>
                  <w:marTop w:val="0"/>
                  <w:marBottom w:val="0"/>
                  <w:divBdr>
                    <w:top w:val="none" w:sz="0" w:space="0" w:color="auto"/>
                    <w:left w:val="none" w:sz="0" w:space="0" w:color="auto"/>
                    <w:bottom w:val="none" w:sz="0" w:space="0" w:color="auto"/>
                    <w:right w:val="none" w:sz="0" w:space="0" w:color="auto"/>
                  </w:divBdr>
                  <w:divsChild>
                    <w:div w:id="784350558">
                      <w:marLeft w:val="0"/>
                      <w:marRight w:val="0"/>
                      <w:marTop w:val="0"/>
                      <w:marBottom w:val="0"/>
                      <w:divBdr>
                        <w:top w:val="none" w:sz="0" w:space="0" w:color="auto"/>
                        <w:left w:val="none" w:sz="0" w:space="0" w:color="auto"/>
                        <w:bottom w:val="none" w:sz="0" w:space="0" w:color="auto"/>
                        <w:right w:val="none" w:sz="0" w:space="0" w:color="auto"/>
                      </w:divBdr>
                    </w:div>
                  </w:divsChild>
                </w:div>
                <w:div w:id="1635603519">
                  <w:marLeft w:val="0"/>
                  <w:marRight w:val="0"/>
                  <w:marTop w:val="0"/>
                  <w:marBottom w:val="0"/>
                  <w:divBdr>
                    <w:top w:val="none" w:sz="0" w:space="0" w:color="auto"/>
                    <w:left w:val="none" w:sz="0" w:space="0" w:color="auto"/>
                    <w:bottom w:val="none" w:sz="0" w:space="0" w:color="auto"/>
                    <w:right w:val="none" w:sz="0" w:space="0" w:color="auto"/>
                  </w:divBdr>
                  <w:divsChild>
                    <w:div w:id="735251219">
                      <w:marLeft w:val="0"/>
                      <w:marRight w:val="0"/>
                      <w:marTop w:val="0"/>
                      <w:marBottom w:val="0"/>
                      <w:divBdr>
                        <w:top w:val="none" w:sz="0" w:space="0" w:color="auto"/>
                        <w:left w:val="none" w:sz="0" w:space="0" w:color="auto"/>
                        <w:bottom w:val="none" w:sz="0" w:space="0" w:color="auto"/>
                        <w:right w:val="none" w:sz="0" w:space="0" w:color="auto"/>
                      </w:divBdr>
                    </w:div>
                  </w:divsChild>
                </w:div>
                <w:div w:id="1771511928">
                  <w:marLeft w:val="0"/>
                  <w:marRight w:val="0"/>
                  <w:marTop w:val="0"/>
                  <w:marBottom w:val="0"/>
                  <w:divBdr>
                    <w:top w:val="none" w:sz="0" w:space="0" w:color="auto"/>
                    <w:left w:val="none" w:sz="0" w:space="0" w:color="auto"/>
                    <w:bottom w:val="none" w:sz="0" w:space="0" w:color="auto"/>
                    <w:right w:val="none" w:sz="0" w:space="0" w:color="auto"/>
                  </w:divBdr>
                  <w:divsChild>
                    <w:div w:id="151339976">
                      <w:marLeft w:val="0"/>
                      <w:marRight w:val="0"/>
                      <w:marTop w:val="0"/>
                      <w:marBottom w:val="0"/>
                      <w:divBdr>
                        <w:top w:val="none" w:sz="0" w:space="0" w:color="auto"/>
                        <w:left w:val="none" w:sz="0" w:space="0" w:color="auto"/>
                        <w:bottom w:val="none" w:sz="0" w:space="0" w:color="auto"/>
                        <w:right w:val="none" w:sz="0" w:space="0" w:color="auto"/>
                      </w:divBdr>
                    </w:div>
                  </w:divsChild>
                </w:div>
                <w:div w:id="1816219332">
                  <w:marLeft w:val="0"/>
                  <w:marRight w:val="0"/>
                  <w:marTop w:val="0"/>
                  <w:marBottom w:val="0"/>
                  <w:divBdr>
                    <w:top w:val="none" w:sz="0" w:space="0" w:color="auto"/>
                    <w:left w:val="none" w:sz="0" w:space="0" w:color="auto"/>
                    <w:bottom w:val="none" w:sz="0" w:space="0" w:color="auto"/>
                    <w:right w:val="none" w:sz="0" w:space="0" w:color="auto"/>
                  </w:divBdr>
                  <w:divsChild>
                    <w:div w:id="1725641868">
                      <w:marLeft w:val="0"/>
                      <w:marRight w:val="0"/>
                      <w:marTop w:val="0"/>
                      <w:marBottom w:val="0"/>
                      <w:divBdr>
                        <w:top w:val="none" w:sz="0" w:space="0" w:color="auto"/>
                        <w:left w:val="none" w:sz="0" w:space="0" w:color="auto"/>
                        <w:bottom w:val="none" w:sz="0" w:space="0" w:color="auto"/>
                        <w:right w:val="none" w:sz="0" w:space="0" w:color="auto"/>
                      </w:divBdr>
                    </w:div>
                  </w:divsChild>
                </w:div>
                <w:div w:id="1835560227">
                  <w:marLeft w:val="0"/>
                  <w:marRight w:val="0"/>
                  <w:marTop w:val="0"/>
                  <w:marBottom w:val="0"/>
                  <w:divBdr>
                    <w:top w:val="none" w:sz="0" w:space="0" w:color="auto"/>
                    <w:left w:val="none" w:sz="0" w:space="0" w:color="auto"/>
                    <w:bottom w:val="none" w:sz="0" w:space="0" w:color="auto"/>
                    <w:right w:val="none" w:sz="0" w:space="0" w:color="auto"/>
                  </w:divBdr>
                  <w:divsChild>
                    <w:div w:id="329404634">
                      <w:marLeft w:val="0"/>
                      <w:marRight w:val="0"/>
                      <w:marTop w:val="0"/>
                      <w:marBottom w:val="0"/>
                      <w:divBdr>
                        <w:top w:val="none" w:sz="0" w:space="0" w:color="auto"/>
                        <w:left w:val="none" w:sz="0" w:space="0" w:color="auto"/>
                        <w:bottom w:val="none" w:sz="0" w:space="0" w:color="auto"/>
                        <w:right w:val="none" w:sz="0" w:space="0" w:color="auto"/>
                      </w:divBdr>
                    </w:div>
                  </w:divsChild>
                </w:div>
                <w:div w:id="1916696271">
                  <w:marLeft w:val="0"/>
                  <w:marRight w:val="0"/>
                  <w:marTop w:val="0"/>
                  <w:marBottom w:val="0"/>
                  <w:divBdr>
                    <w:top w:val="none" w:sz="0" w:space="0" w:color="auto"/>
                    <w:left w:val="none" w:sz="0" w:space="0" w:color="auto"/>
                    <w:bottom w:val="none" w:sz="0" w:space="0" w:color="auto"/>
                    <w:right w:val="none" w:sz="0" w:space="0" w:color="auto"/>
                  </w:divBdr>
                  <w:divsChild>
                    <w:div w:id="1403724081">
                      <w:marLeft w:val="0"/>
                      <w:marRight w:val="0"/>
                      <w:marTop w:val="0"/>
                      <w:marBottom w:val="0"/>
                      <w:divBdr>
                        <w:top w:val="none" w:sz="0" w:space="0" w:color="auto"/>
                        <w:left w:val="none" w:sz="0" w:space="0" w:color="auto"/>
                        <w:bottom w:val="none" w:sz="0" w:space="0" w:color="auto"/>
                        <w:right w:val="none" w:sz="0" w:space="0" w:color="auto"/>
                      </w:divBdr>
                    </w:div>
                  </w:divsChild>
                </w:div>
                <w:div w:id="1935506443">
                  <w:marLeft w:val="0"/>
                  <w:marRight w:val="0"/>
                  <w:marTop w:val="0"/>
                  <w:marBottom w:val="0"/>
                  <w:divBdr>
                    <w:top w:val="none" w:sz="0" w:space="0" w:color="auto"/>
                    <w:left w:val="none" w:sz="0" w:space="0" w:color="auto"/>
                    <w:bottom w:val="none" w:sz="0" w:space="0" w:color="auto"/>
                    <w:right w:val="none" w:sz="0" w:space="0" w:color="auto"/>
                  </w:divBdr>
                  <w:divsChild>
                    <w:div w:id="1631980624">
                      <w:marLeft w:val="0"/>
                      <w:marRight w:val="0"/>
                      <w:marTop w:val="0"/>
                      <w:marBottom w:val="0"/>
                      <w:divBdr>
                        <w:top w:val="none" w:sz="0" w:space="0" w:color="auto"/>
                        <w:left w:val="none" w:sz="0" w:space="0" w:color="auto"/>
                        <w:bottom w:val="none" w:sz="0" w:space="0" w:color="auto"/>
                        <w:right w:val="none" w:sz="0" w:space="0" w:color="auto"/>
                      </w:divBdr>
                    </w:div>
                  </w:divsChild>
                </w:div>
                <w:div w:id="1957563294">
                  <w:marLeft w:val="0"/>
                  <w:marRight w:val="0"/>
                  <w:marTop w:val="0"/>
                  <w:marBottom w:val="0"/>
                  <w:divBdr>
                    <w:top w:val="none" w:sz="0" w:space="0" w:color="auto"/>
                    <w:left w:val="none" w:sz="0" w:space="0" w:color="auto"/>
                    <w:bottom w:val="none" w:sz="0" w:space="0" w:color="auto"/>
                    <w:right w:val="none" w:sz="0" w:space="0" w:color="auto"/>
                  </w:divBdr>
                  <w:divsChild>
                    <w:div w:id="553539430">
                      <w:marLeft w:val="0"/>
                      <w:marRight w:val="0"/>
                      <w:marTop w:val="0"/>
                      <w:marBottom w:val="0"/>
                      <w:divBdr>
                        <w:top w:val="none" w:sz="0" w:space="0" w:color="auto"/>
                        <w:left w:val="none" w:sz="0" w:space="0" w:color="auto"/>
                        <w:bottom w:val="none" w:sz="0" w:space="0" w:color="auto"/>
                        <w:right w:val="none" w:sz="0" w:space="0" w:color="auto"/>
                      </w:divBdr>
                    </w:div>
                  </w:divsChild>
                </w:div>
                <w:div w:id="2006006429">
                  <w:marLeft w:val="0"/>
                  <w:marRight w:val="0"/>
                  <w:marTop w:val="0"/>
                  <w:marBottom w:val="0"/>
                  <w:divBdr>
                    <w:top w:val="none" w:sz="0" w:space="0" w:color="auto"/>
                    <w:left w:val="none" w:sz="0" w:space="0" w:color="auto"/>
                    <w:bottom w:val="none" w:sz="0" w:space="0" w:color="auto"/>
                    <w:right w:val="none" w:sz="0" w:space="0" w:color="auto"/>
                  </w:divBdr>
                  <w:divsChild>
                    <w:div w:id="1532264420">
                      <w:marLeft w:val="0"/>
                      <w:marRight w:val="0"/>
                      <w:marTop w:val="0"/>
                      <w:marBottom w:val="0"/>
                      <w:divBdr>
                        <w:top w:val="none" w:sz="0" w:space="0" w:color="auto"/>
                        <w:left w:val="none" w:sz="0" w:space="0" w:color="auto"/>
                        <w:bottom w:val="none" w:sz="0" w:space="0" w:color="auto"/>
                        <w:right w:val="none" w:sz="0" w:space="0" w:color="auto"/>
                      </w:divBdr>
                    </w:div>
                  </w:divsChild>
                </w:div>
                <w:div w:id="2008248327">
                  <w:marLeft w:val="0"/>
                  <w:marRight w:val="0"/>
                  <w:marTop w:val="0"/>
                  <w:marBottom w:val="0"/>
                  <w:divBdr>
                    <w:top w:val="none" w:sz="0" w:space="0" w:color="auto"/>
                    <w:left w:val="none" w:sz="0" w:space="0" w:color="auto"/>
                    <w:bottom w:val="none" w:sz="0" w:space="0" w:color="auto"/>
                    <w:right w:val="none" w:sz="0" w:space="0" w:color="auto"/>
                  </w:divBdr>
                  <w:divsChild>
                    <w:div w:id="1519393286">
                      <w:marLeft w:val="0"/>
                      <w:marRight w:val="0"/>
                      <w:marTop w:val="0"/>
                      <w:marBottom w:val="0"/>
                      <w:divBdr>
                        <w:top w:val="none" w:sz="0" w:space="0" w:color="auto"/>
                        <w:left w:val="none" w:sz="0" w:space="0" w:color="auto"/>
                        <w:bottom w:val="none" w:sz="0" w:space="0" w:color="auto"/>
                        <w:right w:val="none" w:sz="0" w:space="0" w:color="auto"/>
                      </w:divBdr>
                    </w:div>
                  </w:divsChild>
                </w:div>
                <w:div w:id="2132090668">
                  <w:marLeft w:val="0"/>
                  <w:marRight w:val="0"/>
                  <w:marTop w:val="0"/>
                  <w:marBottom w:val="0"/>
                  <w:divBdr>
                    <w:top w:val="none" w:sz="0" w:space="0" w:color="auto"/>
                    <w:left w:val="none" w:sz="0" w:space="0" w:color="auto"/>
                    <w:bottom w:val="none" w:sz="0" w:space="0" w:color="auto"/>
                    <w:right w:val="none" w:sz="0" w:space="0" w:color="auto"/>
                  </w:divBdr>
                  <w:divsChild>
                    <w:div w:id="468285241">
                      <w:marLeft w:val="0"/>
                      <w:marRight w:val="0"/>
                      <w:marTop w:val="0"/>
                      <w:marBottom w:val="0"/>
                      <w:divBdr>
                        <w:top w:val="none" w:sz="0" w:space="0" w:color="auto"/>
                        <w:left w:val="none" w:sz="0" w:space="0" w:color="auto"/>
                        <w:bottom w:val="none" w:sz="0" w:space="0" w:color="auto"/>
                        <w:right w:val="none" w:sz="0" w:space="0" w:color="auto"/>
                      </w:divBdr>
                    </w:div>
                  </w:divsChild>
                </w:div>
                <w:div w:id="2133862318">
                  <w:marLeft w:val="0"/>
                  <w:marRight w:val="0"/>
                  <w:marTop w:val="0"/>
                  <w:marBottom w:val="0"/>
                  <w:divBdr>
                    <w:top w:val="none" w:sz="0" w:space="0" w:color="auto"/>
                    <w:left w:val="none" w:sz="0" w:space="0" w:color="auto"/>
                    <w:bottom w:val="none" w:sz="0" w:space="0" w:color="auto"/>
                    <w:right w:val="none" w:sz="0" w:space="0" w:color="auto"/>
                  </w:divBdr>
                  <w:divsChild>
                    <w:div w:id="1094982815">
                      <w:marLeft w:val="0"/>
                      <w:marRight w:val="0"/>
                      <w:marTop w:val="0"/>
                      <w:marBottom w:val="0"/>
                      <w:divBdr>
                        <w:top w:val="none" w:sz="0" w:space="0" w:color="auto"/>
                        <w:left w:val="none" w:sz="0" w:space="0" w:color="auto"/>
                        <w:bottom w:val="none" w:sz="0" w:space="0" w:color="auto"/>
                        <w:right w:val="none" w:sz="0" w:space="0" w:color="auto"/>
                      </w:divBdr>
                    </w:div>
                  </w:divsChild>
                </w:div>
                <w:div w:id="2135177354">
                  <w:marLeft w:val="0"/>
                  <w:marRight w:val="0"/>
                  <w:marTop w:val="0"/>
                  <w:marBottom w:val="0"/>
                  <w:divBdr>
                    <w:top w:val="none" w:sz="0" w:space="0" w:color="auto"/>
                    <w:left w:val="none" w:sz="0" w:space="0" w:color="auto"/>
                    <w:bottom w:val="none" w:sz="0" w:space="0" w:color="auto"/>
                    <w:right w:val="none" w:sz="0" w:space="0" w:color="auto"/>
                  </w:divBdr>
                  <w:divsChild>
                    <w:div w:id="25906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285907">
          <w:marLeft w:val="0"/>
          <w:marRight w:val="0"/>
          <w:marTop w:val="0"/>
          <w:marBottom w:val="0"/>
          <w:divBdr>
            <w:top w:val="none" w:sz="0" w:space="0" w:color="auto"/>
            <w:left w:val="none" w:sz="0" w:space="0" w:color="auto"/>
            <w:bottom w:val="none" w:sz="0" w:space="0" w:color="auto"/>
            <w:right w:val="none" w:sz="0" w:space="0" w:color="auto"/>
          </w:divBdr>
        </w:div>
        <w:div w:id="1961374639">
          <w:marLeft w:val="0"/>
          <w:marRight w:val="0"/>
          <w:marTop w:val="0"/>
          <w:marBottom w:val="0"/>
          <w:divBdr>
            <w:top w:val="none" w:sz="0" w:space="0" w:color="auto"/>
            <w:left w:val="none" w:sz="0" w:space="0" w:color="auto"/>
            <w:bottom w:val="none" w:sz="0" w:space="0" w:color="auto"/>
            <w:right w:val="none" w:sz="0" w:space="0" w:color="auto"/>
          </w:divBdr>
          <w:divsChild>
            <w:div w:id="1203638109">
              <w:marLeft w:val="0"/>
              <w:marRight w:val="0"/>
              <w:marTop w:val="30"/>
              <w:marBottom w:val="30"/>
              <w:divBdr>
                <w:top w:val="none" w:sz="0" w:space="0" w:color="auto"/>
                <w:left w:val="none" w:sz="0" w:space="0" w:color="auto"/>
                <w:bottom w:val="none" w:sz="0" w:space="0" w:color="auto"/>
                <w:right w:val="none" w:sz="0" w:space="0" w:color="auto"/>
              </w:divBdr>
              <w:divsChild>
                <w:div w:id="4284109">
                  <w:marLeft w:val="0"/>
                  <w:marRight w:val="0"/>
                  <w:marTop w:val="0"/>
                  <w:marBottom w:val="0"/>
                  <w:divBdr>
                    <w:top w:val="none" w:sz="0" w:space="0" w:color="auto"/>
                    <w:left w:val="none" w:sz="0" w:space="0" w:color="auto"/>
                    <w:bottom w:val="none" w:sz="0" w:space="0" w:color="auto"/>
                    <w:right w:val="none" w:sz="0" w:space="0" w:color="auto"/>
                  </w:divBdr>
                  <w:divsChild>
                    <w:div w:id="467019749">
                      <w:marLeft w:val="0"/>
                      <w:marRight w:val="0"/>
                      <w:marTop w:val="0"/>
                      <w:marBottom w:val="0"/>
                      <w:divBdr>
                        <w:top w:val="none" w:sz="0" w:space="0" w:color="auto"/>
                        <w:left w:val="none" w:sz="0" w:space="0" w:color="auto"/>
                        <w:bottom w:val="none" w:sz="0" w:space="0" w:color="auto"/>
                        <w:right w:val="none" w:sz="0" w:space="0" w:color="auto"/>
                      </w:divBdr>
                    </w:div>
                  </w:divsChild>
                </w:div>
                <w:div w:id="21321961">
                  <w:marLeft w:val="0"/>
                  <w:marRight w:val="0"/>
                  <w:marTop w:val="0"/>
                  <w:marBottom w:val="0"/>
                  <w:divBdr>
                    <w:top w:val="none" w:sz="0" w:space="0" w:color="auto"/>
                    <w:left w:val="none" w:sz="0" w:space="0" w:color="auto"/>
                    <w:bottom w:val="none" w:sz="0" w:space="0" w:color="auto"/>
                    <w:right w:val="none" w:sz="0" w:space="0" w:color="auto"/>
                  </w:divBdr>
                  <w:divsChild>
                    <w:div w:id="796796467">
                      <w:marLeft w:val="0"/>
                      <w:marRight w:val="0"/>
                      <w:marTop w:val="0"/>
                      <w:marBottom w:val="0"/>
                      <w:divBdr>
                        <w:top w:val="none" w:sz="0" w:space="0" w:color="auto"/>
                        <w:left w:val="none" w:sz="0" w:space="0" w:color="auto"/>
                        <w:bottom w:val="none" w:sz="0" w:space="0" w:color="auto"/>
                        <w:right w:val="none" w:sz="0" w:space="0" w:color="auto"/>
                      </w:divBdr>
                    </w:div>
                  </w:divsChild>
                </w:div>
                <w:div w:id="51197859">
                  <w:marLeft w:val="0"/>
                  <w:marRight w:val="0"/>
                  <w:marTop w:val="0"/>
                  <w:marBottom w:val="0"/>
                  <w:divBdr>
                    <w:top w:val="none" w:sz="0" w:space="0" w:color="auto"/>
                    <w:left w:val="none" w:sz="0" w:space="0" w:color="auto"/>
                    <w:bottom w:val="none" w:sz="0" w:space="0" w:color="auto"/>
                    <w:right w:val="none" w:sz="0" w:space="0" w:color="auto"/>
                  </w:divBdr>
                  <w:divsChild>
                    <w:div w:id="117530764">
                      <w:marLeft w:val="0"/>
                      <w:marRight w:val="0"/>
                      <w:marTop w:val="0"/>
                      <w:marBottom w:val="0"/>
                      <w:divBdr>
                        <w:top w:val="none" w:sz="0" w:space="0" w:color="auto"/>
                        <w:left w:val="none" w:sz="0" w:space="0" w:color="auto"/>
                        <w:bottom w:val="none" w:sz="0" w:space="0" w:color="auto"/>
                        <w:right w:val="none" w:sz="0" w:space="0" w:color="auto"/>
                      </w:divBdr>
                    </w:div>
                  </w:divsChild>
                </w:div>
                <w:div w:id="139663485">
                  <w:marLeft w:val="0"/>
                  <w:marRight w:val="0"/>
                  <w:marTop w:val="0"/>
                  <w:marBottom w:val="0"/>
                  <w:divBdr>
                    <w:top w:val="none" w:sz="0" w:space="0" w:color="auto"/>
                    <w:left w:val="none" w:sz="0" w:space="0" w:color="auto"/>
                    <w:bottom w:val="none" w:sz="0" w:space="0" w:color="auto"/>
                    <w:right w:val="none" w:sz="0" w:space="0" w:color="auto"/>
                  </w:divBdr>
                  <w:divsChild>
                    <w:div w:id="1398941155">
                      <w:marLeft w:val="0"/>
                      <w:marRight w:val="0"/>
                      <w:marTop w:val="0"/>
                      <w:marBottom w:val="0"/>
                      <w:divBdr>
                        <w:top w:val="none" w:sz="0" w:space="0" w:color="auto"/>
                        <w:left w:val="none" w:sz="0" w:space="0" w:color="auto"/>
                        <w:bottom w:val="none" w:sz="0" w:space="0" w:color="auto"/>
                        <w:right w:val="none" w:sz="0" w:space="0" w:color="auto"/>
                      </w:divBdr>
                    </w:div>
                  </w:divsChild>
                </w:div>
                <w:div w:id="151917626">
                  <w:marLeft w:val="0"/>
                  <w:marRight w:val="0"/>
                  <w:marTop w:val="0"/>
                  <w:marBottom w:val="0"/>
                  <w:divBdr>
                    <w:top w:val="none" w:sz="0" w:space="0" w:color="auto"/>
                    <w:left w:val="none" w:sz="0" w:space="0" w:color="auto"/>
                    <w:bottom w:val="none" w:sz="0" w:space="0" w:color="auto"/>
                    <w:right w:val="none" w:sz="0" w:space="0" w:color="auto"/>
                  </w:divBdr>
                  <w:divsChild>
                    <w:div w:id="259605752">
                      <w:marLeft w:val="0"/>
                      <w:marRight w:val="0"/>
                      <w:marTop w:val="0"/>
                      <w:marBottom w:val="0"/>
                      <w:divBdr>
                        <w:top w:val="none" w:sz="0" w:space="0" w:color="auto"/>
                        <w:left w:val="none" w:sz="0" w:space="0" w:color="auto"/>
                        <w:bottom w:val="none" w:sz="0" w:space="0" w:color="auto"/>
                        <w:right w:val="none" w:sz="0" w:space="0" w:color="auto"/>
                      </w:divBdr>
                    </w:div>
                  </w:divsChild>
                </w:div>
                <w:div w:id="178005882">
                  <w:marLeft w:val="0"/>
                  <w:marRight w:val="0"/>
                  <w:marTop w:val="0"/>
                  <w:marBottom w:val="0"/>
                  <w:divBdr>
                    <w:top w:val="none" w:sz="0" w:space="0" w:color="auto"/>
                    <w:left w:val="none" w:sz="0" w:space="0" w:color="auto"/>
                    <w:bottom w:val="none" w:sz="0" w:space="0" w:color="auto"/>
                    <w:right w:val="none" w:sz="0" w:space="0" w:color="auto"/>
                  </w:divBdr>
                  <w:divsChild>
                    <w:div w:id="852842365">
                      <w:marLeft w:val="0"/>
                      <w:marRight w:val="0"/>
                      <w:marTop w:val="0"/>
                      <w:marBottom w:val="0"/>
                      <w:divBdr>
                        <w:top w:val="none" w:sz="0" w:space="0" w:color="auto"/>
                        <w:left w:val="none" w:sz="0" w:space="0" w:color="auto"/>
                        <w:bottom w:val="none" w:sz="0" w:space="0" w:color="auto"/>
                        <w:right w:val="none" w:sz="0" w:space="0" w:color="auto"/>
                      </w:divBdr>
                    </w:div>
                  </w:divsChild>
                </w:div>
                <w:div w:id="230579200">
                  <w:marLeft w:val="0"/>
                  <w:marRight w:val="0"/>
                  <w:marTop w:val="0"/>
                  <w:marBottom w:val="0"/>
                  <w:divBdr>
                    <w:top w:val="none" w:sz="0" w:space="0" w:color="auto"/>
                    <w:left w:val="none" w:sz="0" w:space="0" w:color="auto"/>
                    <w:bottom w:val="none" w:sz="0" w:space="0" w:color="auto"/>
                    <w:right w:val="none" w:sz="0" w:space="0" w:color="auto"/>
                  </w:divBdr>
                  <w:divsChild>
                    <w:div w:id="1659990351">
                      <w:marLeft w:val="0"/>
                      <w:marRight w:val="0"/>
                      <w:marTop w:val="0"/>
                      <w:marBottom w:val="0"/>
                      <w:divBdr>
                        <w:top w:val="none" w:sz="0" w:space="0" w:color="auto"/>
                        <w:left w:val="none" w:sz="0" w:space="0" w:color="auto"/>
                        <w:bottom w:val="none" w:sz="0" w:space="0" w:color="auto"/>
                        <w:right w:val="none" w:sz="0" w:space="0" w:color="auto"/>
                      </w:divBdr>
                    </w:div>
                  </w:divsChild>
                </w:div>
                <w:div w:id="249584436">
                  <w:marLeft w:val="0"/>
                  <w:marRight w:val="0"/>
                  <w:marTop w:val="0"/>
                  <w:marBottom w:val="0"/>
                  <w:divBdr>
                    <w:top w:val="none" w:sz="0" w:space="0" w:color="auto"/>
                    <w:left w:val="none" w:sz="0" w:space="0" w:color="auto"/>
                    <w:bottom w:val="none" w:sz="0" w:space="0" w:color="auto"/>
                    <w:right w:val="none" w:sz="0" w:space="0" w:color="auto"/>
                  </w:divBdr>
                  <w:divsChild>
                    <w:div w:id="2005745922">
                      <w:marLeft w:val="0"/>
                      <w:marRight w:val="0"/>
                      <w:marTop w:val="0"/>
                      <w:marBottom w:val="0"/>
                      <w:divBdr>
                        <w:top w:val="none" w:sz="0" w:space="0" w:color="auto"/>
                        <w:left w:val="none" w:sz="0" w:space="0" w:color="auto"/>
                        <w:bottom w:val="none" w:sz="0" w:space="0" w:color="auto"/>
                        <w:right w:val="none" w:sz="0" w:space="0" w:color="auto"/>
                      </w:divBdr>
                    </w:div>
                  </w:divsChild>
                </w:div>
                <w:div w:id="433745580">
                  <w:marLeft w:val="0"/>
                  <w:marRight w:val="0"/>
                  <w:marTop w:val="0"/>
                  <w:marBottom w:val="0"/>
                  <w:divBdr>
                    <w:top w:val="none" w:sz="0" w:space="0" w:color="auto"/>
                    <w:left w:val="none" w:sz="0" w:space="0" w:color="auto"/>
                    <w:bottom w:val="none" w:sz="0" w:space="0" w:color="auto"/>
                    <w:right w:val="none" w:sz="0" w:space="0" w:color="auto"/>
                  </w:divBdr>
                  <w:divsChild>
                    <w:div w:id="1981812174">
                      <w:marLeft w:val="0"/>
                      <w:marRight w:val="0"/>
                      <w:marTop w:val="0"/>
                      <w:marBottom w:val="0"/>
                      <w:divBdr>
                        <w:top w:val="none" w:sz="0" w:space="0" w:color="auto"/>
                        <w:left w:val="none" w:sz="0" w:space="0" w:color="auto"/>
                        <w:bottom w:val="none" w:sz="0" w:space="0" w:color="auto"/>
                        <w:right w:val="none" w:sz="0" w:space="0" w:color="auto"/>
                      </w:divBdr>
                    </w:div>
                  </w:divsChild>
                </w:div>
                <w:div w:id="440999742">
                  <w:marLeft w:val="0"/>
                  <w:marRight w:val="0"/>
                  <w:marTop w:val="0"/>
                  <w:marBottom w:val="0"/>
                  <w:divBdr>
                    <w:top w:val="none" w:sz="0" w:space="0" w:color="auto"/>
                    <w:left w:val="none" w:sz="0" w:space="0" w:color="auto"/>
                    <w:bottom w:val="none" w:sz="0" w:space="0" w:color="auto"/>
                    <w:right w:val="none" w:sz="0" w:space="0" w:color="auto"/>
                  </w:divBdr>
                  <w:divsChild>
                    <w:div w:id="694188401">
                      <w:marLeft w:val="0"/>
                      <w:marRight w:val="0"/>
                      <w:marTop w:val="0"/>
                      <w:marBottom w:val="0"/>
                      <w:divBdr>
                        <w:top w:val="none" w:sz="0" w:space="0" w:color="auto"/>
                        <w:left w:val="none" w:sz="0" w:space="0" w:color="auto"/>
                        <w:bottom w:val="none" w:sz="0" w:space="0" w:color="auto"/>
                        <w:right w:val="none" w:sz="0" w:space="0" w:color="auto"/>
                      </w:divBdr>
                    </w:div>
                  </w:divsChild>
                </w:div>
                <w:div w:id="523594225">
                  <w:marLeft w:val="0"/>
                  <w:marRight w:val="0"/>
                  <w:marTop w:val="0"/>
                  <w:marBottom w:val="0"/>
                  <w:divBdr>
                    <w:top w:val="none" w:sz="0" w:space="0" w:color="auto"/>
                    <w:left w:val="none" w:sz="0" w:space="0" w:color="auto"/>
                    <w:bottom w:val="none" w:sz="0" w:space="0" w:color="auto"/>
                    <w:right w:val="none" w:sz="0" w:space="0" w:color="auto"/>
                  </w:divBdr>
                  <w:divsChild>
                    <w:div w:id="2026125130">
                      <w:marLeft w:val="0"/>
                      <w:marRight w:val="0"/>
                      <w:marTop w:val="0"/>
                      <w:marBottom w:val="0"/>
                      <w:divBdr>
                        <w:top w:val="none" w:sz="0" w:space="0" w:color="auto"/>
                        <w:left w:val="none" w:sz="0" w:space="0" w:color="auto"/>
                        <w:bottom w:val="none" w:sz="0" w:space="0" w:color="auto"/>
                        <w:right w:val="none" w:sz="0" w:space="0" w:color="auto"/>
                      </w:divBdr>
                    </w:div>
                  </w:divsChild>
                </w:div>
                <w:div w:id="678384633">
                  <w:marLeft w:val="0"/>
                  <w:marRight w:val="0"/>
                  <w:marTop w:val="0"/>
                  <w:marBottom w:val="0"/>
                  <w:divBdr>
                    <w:top w:val="none" w:sz="0" w:space="0" w:color="auto"/>
                    <w:left w:val="none" w:sz="0" w:space="0" w:color="auto"/>
                    <w:bottom w:val="none" w:sz="0" w:space="0" w:color="auto"/>
                    <w:right w:val="none" w:sz="0" w:space="0" w:color="auto"/>
                  </w:divBdr>
                  <w:divsChild>
                    <w:div w:id="294063386">
                      <w:marLeft w:val="0"/>
                      <w:marRight w:val="0"/>
                      <w:marTop w:val="0"/>
                      <w:marBottom w:val="0"/>
                      <w:divBdr>
                        <w:top w:val="none" w:sz="0" w:space="0" w:color="auto"/>
                        <w:left w:val="none" w:sz="0" w:space="0" w:color="auto"/>
                        <w:bottom w:val="none" w:sz="0" w:space="0" w:color="auto"/>
                        <w:right w:val="none" w:sz="0" w:space="0" w:color="auto"/>
                      </w:divBdr>
                    </w:div>
                  </w:divsChild>
                </w:div>
                <w:div w:id="721639164">
                  <w:marLeft w:val="0"/>
                  <w:marRight w:val="0"/>
                  <w:marTop w:val="0"/>
                  <w:marBottom w:val="0"/>
                  <w:divBdr>
                    <w:top w:val="none" w:sz="0" w:space="0" w:color="auto"/>
                    <w:left w:val="none" w:sz="0" w:space="0" w:color="auto"/>
                    <w:bottom w:val="none" w:sz="0" w:space="0" w:color="auto"/>
                    <w:right w:val="none" w:sz="0" w:space="0" w:color="auto"/>
                  </w:divBdr>
                  <w:divsChild>
                    <w:div w:id="463890700">
                      <w:marLeft w:val="0"/>
                      <w:marRight w:val="0"/>
                      <w:marTop w:val="0"/>
                      <w:marBottom w:val="0"/>
                      <w:divBdr>
                        <w:top w:val="none" w:sz="0" w:space="0" w:color="auto"/>
                        <w:left w:val="none" w:sz="0" w:space="0" w:color="auto"/>
                        <w:bottom w:val="none" w:sz="0" w:space="0" w:color="auto"/>
                        <w:right w:val="none" w:sz="0" w:space="0" w:color="auto"/>
                      </w:divBdr>
                    </w:div>
                  </w:divsChild>
                </w:div>
                <w:div w:id="785273490">
                  <w:marLeft w:val="0"/>
                  <w:marRight w:val="0"/>
                  <w:marTop w:val="0"/>
                  <w:marBottom w:val="0"/>
                  <w:divBdr>
                    <w:top w:val="none" w:sz="0" w:space="0" w:color="auto"/>
                    <w:left w:val="none" w:sz="0" w:space="0" w:color="auto"/>
                    <w:bottom w:val="none" w:sz="0" w:space="0" w:color="auto"/>
                    <w:right w:val="none" w:sz="0" w:space="0" w:color="auto"/>
                  </w:divBdr>
                  <w:divsChild>
                    <w:div w:id="1036155814">
                      <w:marLeft w:val="0"/>
                      <w:marRight w:val="0"/>
                      <w:marTop w:val="0"/>
                      <w:marBottom w:val="0"/>
                      <w:divBdr>
                        <w:top w:val="none" w:sz="0" w:space="0" w:color="auto"/>
                        <w:left w:val="none" w:sz="0" w:space="0" w:color="auto"/>
                        <w:bottom w:val="none" w:sz="0" w:space="0" w:color="auto"/>
                        <w:right w:val="none" w:sz="0" w:space="0" w:color="auto"/>
                      </w:divBdr>
                    </w:div>
                  </w:divsChild>
                </w:div>
                <w:div w:id="792751873">
                  <w:marLeft w:val="0"/>
                  <w:marRight w:val="0"/>
                  <w:marTop w:val="0"/>
                  <w:marBottom w:val="0"/>
                  <w:divBdr>
                    <w:top w:val="none" w:sz="0" w:space="0" w:color="auto"/>
                    <w:left w:val="none" w:sz="0" w:space="0" w:color="auto"/>
                    <w:bottom w:val="none" w:sz="0" w:space="0" w:color="auto"/>
                    <w:right w:val="none" w:sz="0" w:space="0" w:color="auto"/>
                  </w:divBdr>
                  <w:divsChild>
                    <w:div w:id="156313287">
                      <w:marLeft w:val="0"/>
                      <w:marRight w:val="0"/>
                      <w:marTop w:val="0"/>
                      <w:marBottom w:val="0"/>
                      <w:divBdr>
                        <w:top w:val="none" w:sz="0" w:space="0" w:color="auto"/>
                        <w:left w:val="none" w:sz="0" w:space="0" w:color="auto"/>
                        <w:bottom w:val="none" w:sz="0" w:space="0" w:color="auto"/>
                        <w:right w:val="none" w:sz="0" w:space="0" w:color="auto"/>
                      </w:divBdr>
                    </w:div>
                  </w:divsChild>
                </w:div>
                <w:div w:id="801734463">
                  <w:marLeft w:val="0"/>
                  <w:marRight w:val="0"/>
                  <w:marTop w:val="0"/>
                  <w:marBottom w:val="0"/>
                  <w:divBdr>
                    <w:top w:val="none" w:sz="0" w:space="0" w:color="auto"/>
                    <w:left w:val="none" w:sz="0" w:space="0" w:color="auto"/>
                    <w:bottom w:val="none" w:sz="0" w:space="0" w:color="auto"/>
                    <w:right w:val="none" w:sz="0" w:space="0" w:color="auto"/>
                  </w:divBdr>
                  <w:divsChild>
                    <w:div w:id="775177075">
                      <w:marLeft w:val="0"/>
                      <w:marRight w:val="0"/>
                      <w:marTop w:val="0"/>
                      <w:marBottom w:val="0"/>
                      <w:divBdr>
                        <w:top w:val="none" w:sz="0" w:space="0" w:color="auto"/>
                        <w:left w:val="none" w:sz="0" w:space="0" w:color="auto"/>
                        <w:bottom w:val="none" w:sz="0" w:space="0" w:color="auto"/>
                        <w:right w:val="none" w:sz="0" w:space="0" w:color="auto"/>
                      </w:divBdr>
                    </w:div>
                  </w:divsChild>
                </w:div>
                <w:div w:id="815344741">
                  <w:marLeft w:val="0"/>
                  <w:marRight w:val="0"/>
                  <w:marTop w:val="0"/>
                  <w:marBottom w:val="0"/>
                  <w:divBdr>
                    <w:top w:val="none" w:sz="0" w:space="0" w:color="auto"/>
                    <w:left w:val="none" w:sz="0" w:space="0" w:color="auto"/>
                    <w:bottom w:val="none" w:sz="0" w:space="0" w:color="auto"/>
                    <w:right w:val="none" w:sz="0" w:space="0" w:color="auto"/>
                  </w:divBdr>
                  <w:divsChild>
                    <w:div w:id="1455251951">
                      <w:marLeft w:val="0"/>
                      <w:marRight w:val="0"/>
                      <w:marTop w:val="0"/>
                      <w:marBottom w:val="0"/>
                      <w:divBdr>
                        <w:top w:val="none" w:sz="0" w:space="0" w:color="auto"/>
                        <w:left w:val="none" w:sz="0" w:space="0" w:color="auto"/>
                        <w:bottom w:val="none" w:sz="0" w:space="0" w:color="auto"/>
                        <w:right w:val="none" w:sz="0" w:space="0" w:color="auto"/>
                      </w:divBdr>
                    </w:div>
                  </w:divsChild>
                </w:div>
                <w:div w:id="820774055">
                  <w:marLeft w:val="0"/>
                  <w:marRight w:val="0"/>
                  <w:marTop w:val="0"/>
                  <w:marBottom w:val="0"/>
                  <w:divBdr>
                    <w:top w:val="none" w:sz="0" w:space="0" w:color="auto"/>
                    <w:left w:val="none" w:sz="0" w:space="0" w:color="auto"/>
                    <w:bottom w:val="none" w:sz="0" w:space="0" w:color="auto"/>
                    <w:right w:val="none" w:sz="0" w:space="0" w:color="auto"/>
                  </w:divBdr>
                  <w:divsChild>
                    <w:div w:id="1138185016">
                      <w:marLeft w:val="0"/>
                      <w:marRight w:val="0"/>
                      <w:marTop w:val="0"/>
                      <w:marBottom w:val="0"/>
                      <w:divBdr>
                        <w:top w:val="none" w:sz="0" w:space="0" w:color="auto"/>
                        <w:left w:val="none" w:sz="0" w:space="0" w:color="auto"/>
                        <w:bottom w:val="none" w:sz="0" w:space="0" w:color="auto"/>
                        <w:right w:val="none" w:sz="0" w:space="0" w:color="auto"/>
                      </w:divBdr>
                    </w:div>
                  </w:divsChild>
                </w:div>
                <w:div w:id="823163890">
                  <w:marLeft w:val="0"/>
                  <w:marRight w:val="0"/>
                  <w:marTop w:val="0"/>
                  <w:marBottom w:val="0"/>
                  <w:divBdr>
                    <w:top w:val="none" w:sz="0" w:space="0" w:color="auto"/>
                    <w:left w:val="none" w:sz="0" w:space="0" w:color="auto"/>
                    <w:bottom w:val="none" w:sz="0" w:space="0" w:color="auto"/>
                    <w:right w:val="none" w:sz="0" w:space="0" w:color="auto"/>
                  </w:divBdr>
                  <w:divsChild>
                    <w:div w:id="1925645901">
                      <w:marLeft w:val="0"/>
                      <w:marRight w:val="0"/>
                      <w:marTop w:val="0"/>
                      <w:marBottom w:val="0"/>
                      <w:divBdr>
                        <w:top w:val="none" w:sz="0" w:space="0" w:color="auto"/>
                        <w:left w:val="none" w:sz="0" w:space="0" w:color="auto"/>
                        <w:bottom w:val="none" w:sz="0" w:space="0" w:color="auto"/>
                        <w:right w:val="none" w:sz="0" w:space="0" w:color="auto"/>
                      </w:divBdr>
                    </w:div>
                  </w:divsChild>
                </w:div>
                <w:div w:id="845172702">
                  <w:marLeft w:val="0"/>
                  <w:marRight w:val="0"/>
                  <w:marTop w:val="0"/>
                  <w:marBottom w:val="0"/>
                  <w:divBdr>
                    <w:top w:val="none" w:sz="0" w:space="0" w:color="auto"/>
                    <w:left w:val="none" w:sz="0" w:space="0" w:color="auto"/>
                    <w:bottom w:val="none" w:sz="0" w:space="0" w:color="auto"/>
                    <w:right w:val="none" w:sz="0" w:space="0" w:color="auto"/>
                  </w:divBdr>
                  <w:divsChild>
                    <w:div w:id="579875945">
                      <w:marLeft w:val="0"/>
                      <w:marRight w:val="0"/>
                      <w:marTop w:val="0"/>
                      <w:marBottom w:val="0"/>
                      <w:divBdr>
                        <w:top w:val="none" w:sz="0" w:space="0" w:color="auto"/>
                        <w:left w:val="none" w:sz="0" w:space="0" w:color="auto"/>
                        <w:bottom w:val="none" w:sz="0" w:space="0" w:color="auto"/>
                        <w:right w:val="none" w:sz="0" w:space="0" w:color="auto"/>
                      </w:divBdr>
                    </w:div>
                  </w:divsChild>
                </w:div>
                <w:div w:id="865796309">
                  <w:marLeft w:val="0"/>
                  <w:marRight w:val="0"/>
                  <w:marTop w:val="0"/>
                  <w:marBottom w:val="0"/>
                  <w:divBdr>
                    <w:top w:val="none" w:sz="0" w:space="0" w:color="auto"/>
                    <w:left w:val="none" w:sz="0" w:space="0" w:color="auto"/>
                    <w:bottom w:val="none" w:sz="0" w:space="0" w:color="auto"/>
                    <w:right w:val="none" w:sz="0" w:space="0" w:color="auto"/>
                  </w:divBdr>
                  <w:divsChild>
                    <w:div w:id="186454265">
                      <w:marLeft w:val="0"/>
                      <w:marRight w:val="0"/>
                      <w:marTop w:val="0"/>
                      <w:marBottom w:val="0"/>
                      <w:divBdr>
                        <w:top w:val="none" w:sz="0" w:space="0" w:color="auto"/>
                        <w:left w:val="none" w:sz="0" w:space="0" w:color="auto"/>
                        <w:bottom w:val="none" w:sz="0" w:space="0" w:color="auto"/>
                        <w:right w:val="none" w:sz="0" w:space="0" w:color="auto"/>
                      </w:divBdr>
                    </w:div>
                  </w:divsChild>
                </w:div>
                <w:div w:id="967124593">
                  <w:marLeft w:val="0"/>
                  <w:marRight w:val="0"/>
                  <w:marTop w:val="0"/>
                  <w:marBottom w:val="0"/>
                  <w:divBdr>
                    <w:top w:val="none" w:sz="0" w:space="0" w:color="auto"/>
                    <w:left w:val="none" w:sz="0" w:space="0" w:color="auto"/>
                    <w:bottom w:val="none" w:sz="0" w:space="0" w:color="auto"/>
                    <w:right w:val="none" w:sz="0" w:space="0" w:color="auto"/>
                  </w:divBdr>
                  <w:divsChild>
                    <w:div w:id="1449743170">
                      <w:marLeft w:val="0"/>
                      <w:marRight w:val="0"/>
                      <w:marTop w:val="0"/>
                      <w:marBottom w:val="0"/>
                      <w:divBdr>
                        <w:top w:val="none" w:sz="0" w:space="0" w:color="auto"/>
                        <w:left w:val="none" w:sz="0" w:space="0" w:color="auto"/>
                        <w:bottom w:val="none" w:sz="0" w:space="0" w:color="auto"/>
                        <w:right w:val="none" w:sz="0" w:space="0" w:color="auto"/>
                      </w:divBdr>
                    </w:div>
                  </w:divsChild>
                </w:div>
                <w:div w:id="1002243662">
                  <w:marLeft w:val="0"/>
                  <w:marRight w:val="0"/>
                  <w:marTop w:val="0"/>
                  <w:marBottom w:val="0"/>
                  <w:divBdr>
                    <w:top w:val="none" w:sz="0" w:space="0" w:color="auto"/>
                    <w:left w:val="none" w:sz="0" w:space="0" w:color="auto"/>
                    <w:bottom w:val="none" w:sz="0" w:space="0" w:color="auto"/>
                    <w:right w:val="none" w:sz="0" w:space="0" w:color="auto"/>
                  </w:divBdr>
                  <w:divsChild>
                    <w:div w:id="630790357">
                      <w:marLeft w:val="0"/>
                      <w:marRight w:val="0"/>
                      <w:marTop w:val="0"/>
                      <w:marBottom w:val="0"/>
                      <w:divBdr>
                        <w:top w:val="none" w:sz="0" w:space="0" w:color="auto"/>
                        <w:left w:val="none" w:sz="0" w:space="0" w:color="auto"/>
                        <w:bottom w:val="none" w:sz="0" w:space="0" w:color="auto"/>
                        <w:right w:val="none" w:sz="0" w:space="0" w:color="auto"/>
                      </w:divBdr>
                    </w:div>
                  </w:divsChild>
                </w:div>
                <w:div w:id="1004170353">
                  <w:marLeft w:val="0"/>
                  <w:marRight w:val="0"/>
                  <w:marTop w:val="0"/>
                  <w:marBottom w:val="0"/>
                  <w:divBdr>
                    <w:top w:val="none" w:sz="0" w:space="0" w:color="auto"/>
                    <w:left w:val="none" w:sz="0" w:space="0" w:color="auto"/>
                    <w:bottom w:val="none" w:sz="0" w:space="0" w:color="auto"/>
                    <w:right w:val="none" w:sz="0" w:space="0" w:color="auto"/>
                  </w:divBdr>
                  <w:divsChild>
                    <w:div w:id="1339383112">
                      <w:marLeft w:val="0"/>
                      <w:marRight w:val="0"/>
                      <w:marTop w:val="0"/>
                      <w:marBottom w:val="0"/>
                      <w:divBdr>
                        <w:top w:val="none" w:sz="0" w:space="0" w:color="auto"/>
                        <w:left w:val="none" w:sz="0" w:space="0" w:color="auto"/>
                        <w:bottom w:val="none" w:sz="0" w:space="0" w:color="auto"/>
                        <w:right w:val="none" w:sz="0" w:space="0" w:color="auto"/>
                      </w:divBdr>
                    </w:div>
                  </w:divsChild>
                </w:div>
                <w:div w:id="1015692112">
                  <w:marLeft w:val="0"/>
                  <w:marRight w:val="0"/>
                  <w:marTop w:val="0"/>
                  <w:marBottom w:val="0"/>
                  <w:divBdr>
                    <w:top w:val="none" w:sz="0" w:space="0" w:color="auto"/>
                    <w:left w:val="none" w:sz="0" w:space="0" w:color="auto"/>
                    <w:bottom w:val="none" w:sz="0" w:space="0" w:color="auto"/>
                    <w:right w:val="none" w:sz="0" w:space="0" w:color="auto"/>
                  </w:divBdr>
                  <w:divsChild>
                    <w:div w:id="1161889020">
                      <w:marLeft w:val="0"/>
                      <w:marRight w:val="0"/>
                      <w:marTop w:val="0"/>
                      <w:marBottom w:val="0"/>
                      <w:divBdr>
                        <w:top w:val="none" w:sz="0" w:space="0" w:color="auto"/>
                        <w:left w:val="none" w:sz="0" w:space="0" w:color="auto"/>
                        <w:bottom w:val="none" w:sz="0" w:space="0" w:color="auto"/>
                        <w:right w:val="none" w:sz="0" w:space="0" w:color="auto"/>
                      </w:divBdr>
                    </w:div>
                  </w:divsChild>
                </w:div>
                <w:div w:id="1032075318">
                  <w:marLeft w:val="0"/>
                  <w:marRight w:val="0"/>
                  <w:marTop w:val="0"/>
                  <w:marBottom w:val="0"/>
                  <w:divBdr>
                    <w:top w:val="none" w:sz="0" w:space="0" w:color="auto"/>
                    <w:left w:val="none" w:sz="0" w:space="0" w:color="auto"/>
                    <w:bottom w:val="none" w:sz="0" w:space="0" w:color="auto"/>
                    <w:right w:val="none" w:sz="0" w:space="0" w:color="auto"/>
                  </w:divBdr>
                  <w:divsChild>
                    <w:div w:id="686558998">
                      <w:marLeft w:val="0"/>
                      <w:marRight w:val="0"/>
                      <w:marTop w:val="0"/>
                      <w:marBottom w:val="0"/>
                      <w:divBdr>
                        <w:top w:val="none" w:sz="0" w:space="0" w:color="auto"/>
                        <w:left w:val="none" w:sz="0" w:space="0" w:color="auto"/>
                        <w:bottom w:val="none" w:sz="0" w:space="0" w:color="auto"/>
                        <w:right w:val="none" w:sz="0" w:space="0" w:color="auto"/>
                      </w:divBdr>
                    </w:div>
                  </w:divsChild>
                </w:div>
                <w:div w:id="1032611319">
                  <w:marLeft w:val="0"/>
                  <w:marRight w:val="0"/>
                  <w:marTop w:val="0"/>
                  <w:marBottom w:val="0"/>
                  <w:divBdr>
                    <w:top w:val="none" w:sz="0" w:space="0" w:color="auto"/>
                    <w:left w:val="none" w:sz="0" w:space="0" w:color="auto"/>
                    <w:bottom w:val="none" w:sz="0" w:space="0" w:color="auto"/>
                    <w:right w:val="none" w:sz="0" w:space="0" w:color="auto"/>
                  </w:divBdr>
                  <w:divsChild>
                    <w:div w:id="293222315">
                      <w:marLeft w:val="0"/>
                      <w:marRight w:val="0"/>
                      <w:marTop w:val="0"/>
                      <w:marBottom w:val="0"/>
                      <w:divBdr>
                        <w:top w:val="none" w:sz="0" w:space="0" w:color="auto"/>
                        <w:left w:val="none" w:sz="0" w:space="0" w:color="auto"/>
                        <w:bottom w:val="none" w:sz="0" w:space="0" w:color="auto"/>
                        <w:right w:val="none" w:sz="0" w:space="0" w:color="auto"/>
                      </w:divBdr>
                    </w:div>
                    <w:div w:id="2079555220">
                      <w:marLeft w:val="0"/>
                      <w:marRight w:val="0"/>
                      <w:marTop w:val="0"/>
                      <w:marBottom w:val="0"/>
                      <w:divBdr>
                        <w:top w:val="none" w:sz="0" w:space="0" w:color="auto"/>
                        <w:left w:val="none" w:sz="0" w:space="0" w:color="auto"/>
                        <w:bottom w:val="none" w:sz="0" w:space="0" w:color="auto"/>
                        <w:right w:val="none" w:sz="0" w:space="0" w:color="auto"/>
                      </w:divBdr>
                    </w:div>
                  </w:divsChild>
                </w:div>
                <w:div w:id="1110049543">
                  <w:marLeft w:val="0"/>
                  <w:marRight w:val="0"/>
                  <w:marTop w:val="0"/>
                  <w:marBottom w:val="0"/>
                  <w:divBdr>
                    <w:top w:val="none" w:sz="0" w:space="0" w:color="auto"/>
                    <w:left w:val="none" w:sz="0" w:space="0" w:color="auto"/>
                    <w:bottom w:val="none" w:sz="0" w:space="0" w:color="auto"/>
                    <w:right w:val="none" w:sz="0" w:space="0" w:color="auto"/>
                  </w:divBdr>
                  <w:divsChild>
                    <w:div w:id="7679087">
                      <w:marLeft w:val="0"/>
                      <w:marRight w:val="0"/>
                      <w:marTop w:val="0"/>
                      <w:marBottom w:val="0"/>
                      <w:divBdr>
                        <w:top w:val="none" w:sz="0" w:space="0" w:color="auto"/>
                        <w:left w:val="none" w:sz="0" w:space="0" w:color="auto"/>
                        <w:bottom w:val="none" w:sz="0" w:space="0" w:color="auto"/>
                        <w:right w:val="none" w:sz="0" w:space="0" w:color="auto"/>
                      </w:divBdr>
                    </w:div>
                  </w:divsChild>
                </w:div>
                <w:div w:id="1113014089">
                  <w:marLeft w:val="0"/>
                  <w:marRight w:val="0"/>
                  <w:marTop w:val="0"/>
                  <w:marBottom w:val="0"/>
                  <w:divBdr>
                    <w:top w:val="none" w:sz="0" w:space="0" w:color="auto"/>
                    <w:left w:val="none" w:sz="0" w:space="0" w:color="auto"/>
                    <w:bottom w:val="none" w:sz="0" w:space="0" w:color="auto"/>
                    <w:right w:val="none" w:sz="0" w:space="0" w:color="auto"/>
                  </w:divBdr>
                  <w:divsChild>
                    <w:div w:id="617833250">
                      <w:marLeft w:val="0"/>
                      <w:marRight w:val="0"/>
                      <w:marTop w:val="0"/>
                      <w:marBottom w:val="0"/>
                      <w:divBdr>
                        <w:top w:val="none" w:sz="0" w:space="0" w:color="auto"/>
                        <w:left w:val="none" w:sz="0" w:space="0" w:color="auto"/>
                        <w:bottom w:val="none" w:sz="0" w:space="0" w:color="auto"/>
                        <w:right w:val="none" w:sz="0" w:space="0" w:color="auto"/>
                      </w:divBdr>
                    </w:div>
                  </w:divsChild>
                </w:div>
                <w:div w:id="1118529406">
                  <w:marLeft w:val="0"/>
                  <w:marRight w:val="0"/>
                  <w:marTop w:val="0"/>
                  <w:marBottom w:val="0"/>
                  <w:divBdr>
                    <w:top w:val="none" w:sz="0" w:space="0" w:color="auto"/>
                    <w:left w:val="none" w:sz="0" w:space="0" w:color="auto"/>
                    <w:bottom w:val="none" w:sz="0" w:space="0" w:color="auto"/>
                    <w:right w:val="none" w:sz="0" w:space="0" w:color="auto"/>
                  </w:divBdr>
                  <w:divsChild>
                    <w:div w:id="634024035">
                      <w:marLeft w:val="0"/>
                      <w:marRight w:val="0"/>
                      <w:marTop w:val="0"/>
                      <w:marBottom w:val="0"/>
                      <w:divBdr>
                        <w:top w:val="none" w:sz="0" w:space="0" w:color="auto"/>
                        <w:left w:val="none" w:sz="0" w:space="0" w:color="auto"/>
                        <w:bottom w:val="none" w:sz="0" w:space="0" w:color="auto"/>
                        <w:right w:val="none" w:sz="0" w:space="0" w:color="auto"/>
                      </w:divBdr>
                    </w:div>
                  </w:divsChild>
                </w:div>
                <w:div w:id="1152211432">
                  <w:marLeft w:val="0"/>
                  <w:marRight w:val="0"/>
                  <w:marTop w:val="0"/>
                  <w:marBottom w:val="0"/>
                  <w:divBdr>
                    <w:top w:val="none" w:sz="0" w:space="0" w:color="auto"/>
                    <w:left w:val="none" w:sz="0" w:space="0" w:color="auto"/>
                    <w:bottom w:val="none" w:sz="0" w:space="0" w:color="auto"/>
                    <w:right w:val="none" w:sz="0" w:space="0" w:color="auto"/>
                  </w:divBdr>
                  <w:divsChild>
                    <w:div w:id="802238646">
                      <w:marLeft w:val="0"/>
                      <w:marRight w:val="0"/>
                      <w:marTop w:val="0"/>
                      <w:marBottom w:val="0"/>
                      <w:divBdr>
                        <w:top w:val="none" w:sz="0" w:space="0" w:color="auto"/>
                        <w:left w:val="none" w:sz="0" w:space="0" w:color="auto"/>
                        <w:bottom w:val="none" w:sz="0" w:space="0" w:color="auto"/>
                        <w:right w:val="none" w:sz="0" w:space="0" w:color="auto"/>
                      </w:divBdr>
                    </w:div>
                  </w:divsChild>
                </w:div>
                <w:div w:id="1184056706">
                  <w:marLeft w:val="0"/>
                  <w:marRight w:val="0"/>
                  <w:marTop w:val="0"/>
                  <w:marBottom w:val="0"/>
                  <w:divBdr>
                    <w:top w:val="none" w:sz="0" w:space="0" w:color="auto"/>
                    <w:left w:val="none" w:sz="0" w:space="0" w:color="auto"/>
                    <w:bottom w:val="none" w:sz="0" w:space="0" w:color="auto"/>
                    <w:right w:val="none" w:sz="0" w:space="0" w:color="auto"/>
                  </w:divBdr>
                  <w:divsChild>
                    <w:div w:id="1610235360">
                      <w:marLeft w:val="0"/>
                      <w:marRight w:val="0"/>
                      <w:marTop w:val="0"/>
                      <w:marBottom w:val="0"/>
                      <w:divBdr>
                        <w:top w:val="none" w:sz="0" w:space="0" w:color="auto"/>
                        <w:left w:val="none" w:sz="0" w:space="0" w:color="auto"/>
                        <w:bottom w:val="none" w:sz="0" w:space="0" w:color="auto"/>
                        <w:right w:val="none" w:sz="0" w:space="0" w:color="auto"/>
                      </w:divBdr>
                    </w:div>
                  </w:divsChild>
                </w:div>
                <w:div w:id="1212496172">
                  <w:marLeft w:val="0"/>
                  <w:marRight w:val="0"/>
                  <w:marTop w:val="0"/>
                  <w:marBottom w:val="0"/>
                  <w:divBdr>
                    <w:top w:val="none" w:sz="0" w:space="0" w:color="auto"/>
                    <w:left w:val="none" w:sz="0" w:space="0" w:color="auto"/>
                    <w:bottom w:val="none" w:sz="0" w:space="0" w:color="auto"/>
                    <w:right w:val="none" w:sz="0" w:space="0" w:color="auto"/>
                  </w:divBdr>
                  <w:divsChild>
                    <w:div w:id="83186602">
                      <w:marLeft w:val="0"/>
                      <w:marRight w:val="0"/>
                      <w:marTop w:val="0"/>
                      <w:marBottom w:val="0"/>
                      <w:divBdr>
                        <w:top w:val="none" w:sz="0" w:space="0" w:color="auto"/>
                        <w:left w:val="none" w:sz="0" w:space="0" w:color="auto"/>
                        <w:bottom w:val="none" w:sz="0" w:space="0" w:color="auto"/>
                        <w:right w:val="none" w:sz="0" w:space="0" w:color="auto"/>
                      </w:divBdr>
                    </w:div>
                  </w:divsChild>
                </w:div>
                <w:div w:id="1249773276">
                  <w:marLeft w:val="0"/>
                  <w:marRight w:val="0"/>
                  <w:marTop w:val="0"/>
                  <w:marBottom w:val="0"/>
                  <w:divBdr>
                    <w:top w:val="none" w:sz="0" w:space="0" w:color="auto"/>
                    <w:left w:val="none" w:sz="0" w:space="0" w:color="auto"/>
                    <w:bottom w:val="none" w:sz="0" w:space="0" w:color="auto"/>
                    <w:right w:val="none" w:sz="0" w:space="0" w:color="auto"/>
                  </w:divBdr>
                  <w:divsChild>
                    <w:div w:id="112671500">
                      <w:marLeft w:val="0"/>
                      <w:marRight w:val="0"/>
                      <w:marTop w:val="0"/>
                      <w:marBottom w:val="0"/>
                      <w:divBdr>
                        <w:top w:val="none" w:sz="0" w:space="0" w:color="auto"/>
                        <w:left w:val="none" w:sz="0" w:space="0" w:color="auto"/>
                        <w:bottom w:val="none" w:sz="0" w:space="0" w:color="auto"/>
                        <w:right w:val="none" w:sz="0" w:space="0" w:color="auto"/>
                      </w:divBdr>
                    </w:div>
                  </w:divsChild>
                </w:div>
                <w:div w:id="1327051511">
                  <w:marLeft w:val="0"/>
                  <w:marRight w:val="0"/>
                  <w:marTop w:val="0"/>
                  <w:marBottom w:val="0"/>
                  <w:divBdr>
                    <w:top w:val="none" w:sz="0" w:space="0" w:color="auto"/>
                    <w:left w:val="none" w:sz="0" w:space="0" w:color="auto"/>
                    <w:bottom w:val="none" w:sz="0" w:space="0" w:color="auto"/>
                    <w:right w:val="none" w:sz="0" w:space="0" w:color="auto"/>
                  </w:divBdr>
                  <w:divsChild>
                    <w:div w:id="1371685314">
                      <w:marLeft w:val="0"/>
                      <w:marRight w:val="0"/>
                      <w:marTop w:val="0"/>
                      <w:marBottom w:val="0"/>
                      <w:divBdr>
                        <w:top w:val="none" w:sz="0" w:space="0" w:color="auto"/>
                        <w:left w:val="none" w:sz="0" w:space="0" w:color="auto"/>
                        <w:bottom w:val="none" w:sz="0" w:space="0" w:color="auto"/>
                        <w:right w:val="none" w:sz="0" w:space="0" w:color="auto"/>
                      </w:divBdr>
                    </w:div>
                  </w:divsChild>
                </w:div>
                <w:div w:id="1328820699">
                  <w:marLeft w:val="0"/>
                  <w:marRight w:val="0"/>
                  <w:marTop w:val="0"/>
                  <w:marBottom w:val="0"/>
                  <w:divBdr>
                    <w:top w:val="none" w:sz="0" w:space="0" w:color="auto"/>
                    <w:left w:val="none" w:sz="0" w:space="0" w:color="auto"/>
                    <w:bottom w:val="none" w:sz="0" w:space="0" w:color="auto"/>
                    <w:right w:val="none" w:sz="0" w:space="0" w:color="auto"/>
                  </w:divBdr>
                  <w:divsChild>
                    <w:div w:id="1274438508">
                      <w:marLeft w:val="0"/>
                      <w:marRight w:val="0"/>
                      <w:marTop w:val="0"/>
                      <w:marBottom w:val="0"/>
                      <w:divBdr>
                        <w:top w:val="none" w:sz="0" w:space="0" w:color="auto"/>
                        <w:left w:val="none" w:sz="0" w:space="0" w:color="auto"/>
                        <w:bottom w:val="none" w:sz="0" w:space="0" w:color="auto"/>
                        <w:right w:val="none" w:sz="0" w:space="0" w:color="auto"/>
                      </w:divBdr>
                    </w:div>
                  </w:divsChild>
                </w:div>
                <w:div w:id="1330789306">
                  <w:marLeft w:val="0"/>
                  <w:marRight w:val="0"/>
                  <w:marTop w:val="0"/>
                  <w:marBottom w:val="0"/>
                  <w:divBdr>
                    <w:top w:val="none" w:sz="0" w:space="0" w:color="auto"/>
                    <w:left w:val="none" w:sz="0" w:space="0" w:color="auto"/>
                    <w:bottom w:val="none" w:sz="0" w:space="0" w:color="auto"/>
                    <w:right w:val="none" w:sz="0" w:space="0" w:color="auto"/>
                  </w:divBdr>
                  <w:divsChild>
                    <w:div w:id="177165203">
                      <w:marLeft w:val="0"/>
                      <w:marRight w:val="0"/>
                      <w:marTop w:val="0"/>
                      <w:marBottom w:val="0"/>
                      <w:divBdr>
                        <w:top w:val="none" w:sz="0" w:space="0" w:color="auto"/>
                        <w:left w:val="none" w:sz="0" w:space="0" w:color="auto"/>
                        <w:bottom w:val="none" w:sz="0" w:space="0" w:color="auto"/>
                        <w:right w:val="none" w:sz="0" w:space="0" w:color="auto"/>
                      </w:divBdr>
                    </w:div>
                  </w:divsChild>
                </w:div>
                <w:div w:id="1426074983">
                  <w:marLeft w:val="0"/>
                  <w:marRight w:val="0"/>
                  <w:marTop w:val="0"/>
                  <w:marBottom w:val="0"/>
                  <w:divBdr>
                    <w:top w:val="none" w:sz="0" w:space="0" w:color="auto"/>
                    <w:left w:val="none" w:sz="0" w:space="0" w:color="auto"/>
                    <w:bottom w:val="none" w:sz="0" w:space="0" w:color="auto"/>
                    <w:right w:val="none" w:sz="0" w:space="0" w:color="auto"/>
                  </w:divBdr>
                  <w:divsChild>
                    <w:div w:id="138888846">
                      <w:marLeft w:val="0"/>
                      <w:marRight w:val="0"/>
                      <w:marTop w:val="0"/>
                      <w:marBottom w:val="0"/>
                      <w:divBdr>
                        <w:top w:val="none" w:sz="0" w:space="0" w:color="auto"/>
                        <w:left w:val="none" w:sz="0" w:space="0" w:color="auto"/>
                        <w:bottom w:val="none" w:sz="0" w:space="0" w:color="auto"/>
                        <w:right w:val="none" w:sz="0" w:space="0" w:color="auto"/>
                      </w:divBdr>
                    </w:div>
                  </w:divsChild>
                </w:div>
                <w:div w:id="1485465054">
                  <w:marLeft w:val="0"/>
                  <w:marRight w:val="0"/>
                  <w:marTop w:val="0"/>
                  <w:marBottom w:val="0"/>
                  <w:divBdr>
                    <w:top w:val="none" w:sz="0" w:space="0" w:color="auto"/>
                    <w:left w:val="none" w:sz="0" w:space="0" w:color="auto"/>
                    <w:bottom w:val="none" w:sz="0" w:space="0" w:color="auto"/>
                    <w:right w:val="none" w:sz="0" w:space="0" w:color="auto"/>
                  </w:divBdr>
                  <w:divsChild>
                    <w:div w:id="304630228">
                      <w:marLeft w:val="0"/>
                      <w:marRight w:val="0"/>
                      <w:marTop w:val="0"/>
                      <w:marBottom w:val="0"/>
                      <w:divBdr>
                        <w:top w:val="none" w:sz="0" w:space="0" w:color="auto"/>
                        <w:left w:val="none" w:sz="0" w:space="0" w:color="auto"/>
                        <w:bottom w:val="none" w:sz="0" w:space="0" w:color="auto"/>
                        <w:right w:val="none" w:sz="0" w:space="0" w:color="auto"/>
                      </w:divBdr>
                    </w:div>
                  </w:divsChild>
                </w:div>
                <w:div w:id="1502701692">
                  <w:marLeft w:val="0"/>
                  <w:marRight w:val="0"/>
                  <w:marTop w:val="0"/>
                  <w:marBottom w:val="0"/>
                  <w:divBdr>
                    <w:top w:val="none" w:sz="0" w:space="0" w:color="auto"/>
                    <w:left w:val="none" w:sz="0" w:space="0" w:color="auto"/>
                    <w:bottom w:val="none" w:sz="0" w:space="0" w:color="auto"/>
                    <w:right w:val="none" w:sz="0" w:space="0" w:color="auto"/>
                  </w:divBdr>
                  <w:divsChild>
                    <w:div w:id="577597774">
                      <w:marLeft w:val="0"/>
                      <w:marRight w:val="0"/>
                      <w:marTop w:val="0"/>
                      <w:marBottom w:val="0"/>
                      <w:divBdr>
                        <w:top w:val="none" w:sz="0" w:space="0" w:color="auto"/>
                        <w:left w:val="none" w:sz="0" w:space="0" w:color="auto"/>
                        <w:bottom w:val="none" w:sz="0" w:space="0" w:color="auto"/>
                        <w:right w:val="none" w:sz="0" w:space="0" w:color="auto"/>
                      </w:divBdr>
                    </w:div>
                  </w:divsChild>
                </w:div>
                <w:div w:id="1517036831">
                  <w:marLeft w:val="0"/>
                  <w:marRight w:val="0"/>
                  <w:marTop w:val="0"/>
                  <w:marBottom w:val="0"/>
                  <w:divBdr>
                    <w:top w:val="none" w:sz="0" w:space="0" w:color="auto"/>
                    <w:left w:val="none" w:sz="0" w:space="0" w:color="auto"/>
                    <w:bottom w:val="none" w:sz="0" w:space="0" w:color="auto"/>
                    <w:right w:val="none" w:sz="0" w:space="0" w:color="auto"/>
                  </w:divBdr>
                  <w:divsChild>
                    <w:div w:id="61684292">
                      <w:marLeft w:val="0"/>
                      <w:marRight w:val="0"/>
                      <w:marTop w:val="0"/>
                      <w:marBottom w:val="0"/>
                      <w:divBdr>
                        <w:top w:val="none" w:sz="0" w:space="0" w:color="auto"/>
                        <w:left w:val="none" w:sz="0" w:space="0" w:color="auto"/>
                        <w:bottom w:val="none" w:sz="0" w:space="0" w:color="auto"/>
                        <w:right w:val="none" w:sz="0" w:space="0" w:color="auto"/>
                      </w:divBdr>
                    </w:div>
                  </w:divsChild>
                </w:div>
                <w:div w:id="1551503678">
                  <w:marLeft w:val="0"/>
                  <w:marRight w:val="0"/>
                  <w:marTop w:val="0"/>
                  <w:marBottom w:val="0"/>
                  <w:divBdr>
                    <w:top w:val="none" w:sz="0" w:space="0" w:color="auto"/>
                    <w:left w:val="none" w:sz="0" w:space="0" w:color="auto"/>
                    <w:bottom w:val="none" w:sz="0" w:space="0" w:color="auto"/>
                    <w:right w:val="none" w:sz="0" w:space="0" w:color="auto"/>
                  </w:divBdr>
                  <w:divsChild>
                    <w:div w:id="449710653">
                      <w:marLeft w:val="0"/>
                      <w:marRight w:val="0"/>
                      <w:marTop w:val="0"/>
                      <w:marBottom w:val="0"/>
                      <w:divBdr>
                        <w:top w:val="none" w:sz="0" w:space="0" w:color="auto"/>
                        <w:left w:val="none" w:sz="0" w:space="0" w:color="auto"/>
                        <w:bottom w:val="none" w:sz="0" w:space="0" w:color="auto"/>
                        <w:right w:val="none" w:sz="0" w:space="0" w:color="auto"/>
                      </w:divBdr>
                    </w:div>
                  </w:divsChild>
                </w:div>
                <w:div w:id="1553688661">
                  <w:marLeft w:val="0"/>
                  <w:marRight w:val="0"/>
                  <w:marTop w:val="0"/>
                  <w:marBottom w:val="0"/>
                  <w:divBdr>
                    <w:top w:val="none" w:sz="0" w:space="0" w:color="auto"/>
                    <w:left w:val="none" w:sz="0" w:space="0" w:color="auto"/>
                    <w:bottom w:val="none" w:sz="0" w:space="0" w:color="auto"/>
                    <w:right w:val="none" w:sz="0" w:space="0" w:color="auto"/>
                  </w:divBdr>
                  <w:divsChild>
                    <w:div w:id="224921586">
                      <w:marLeft w:val="0"/>
                      <w:marRight w:val="0"/>
                      <w:marTop w:val="0"/>
                      <w:marBottom w:val="0"/>
                      <w:divBdr>
                        <w:top w:val="none" w:sz="0" w:space="0" w:color="auto"/>
                        <w:left w:val="none" w:sz="0" w:space="0" w:color="auto"/>
                        <w:bottom w:val="none" w:sz="0" w:space="0" w:color="auto"/>
                        <w:right w:val="none" w:sz="0" w:space="0" w:color="auto"/>
                      </w:divBdr>
                    </w:div>
                  </w:divsChild>
                </w:div>
                <w:div w:id="1561401626">
                  <w:marLeft w:val="0"/>
                  <w:marRight w:val="0"/>
                  <w:marTop w:val="0"/>
                  <w:marBottom w:val="0"/>
                  <w:divBdr>
                    <w:top w:val="none" w:sz="0" w:space="0" w:color="auto"/>
                    <w:left w:val="none" w:sz="0" w:space="0" w:color="auto"/>
                    <w:bottom w:val="none" w:sz="0" w:space="0" w:color="auto"/>
                    <w:right w:val="none" w:sz="0" w:space="0" w:color="auto"/>
                  </w:divBdr>
                  <w:divsChild>
                    <w:div w:id="13389878">
                      <w:marLeft w:val="0"/>
                      <w:marRight w:val="0"/>
                      <w:marTop w:val="0"/>
                      <w:marBottom w:val="0"/>
                      <w:divBdr>
                        <w:top w:val="none" w:sz="0" w:space="0" w:color="auto"/>
                        <w:left w:val="none" w:sz="0" w:space="0" w:color="auto"/>
                        <w:bottom w:val="none" w:sz="0" w:space="0" w:color="auto"/>
                        <w:right w:val="none" w:sz="0" w:space="0" w:color="auto"/>
                      </w:divBdr>
                    </w:div>
                    <w:div w:id="39596132">
                      <w:marLeft w:val="0"/>
                      <w:marRight w:val="0"/>
                      <w:marTop w:val="0"/>
                      <w:marBottom w:val="0"/>
                      <w:divBdr>
                        <w:top w:val="none" w:sz="0" w:space="0" w:color="auto"/>
                        <w:left w:val="none" w:sz="0" w:space="0" w:color="auto"/>
                        <w:bottom w:val="none" w:sz="0" w:space="0" w:color="auto"/>
                        <w:right w:val="none" w:sz="0" w:space="0" w:color="auto"/>
                      </w:divBdr>
                    </w:div>
                    <w:div w:id="1228491176">
                      <w:marLeft w:val="0"/>
                      <w:marRight w:val="0"/>
                      <w:marTop w:val="0"/>
                      <w:marBottom w:val="0"/>
                      <w:divBdr>
                        <w:top w:val="none" w:sz="0" w:space="0" w:color="auto"/>
                        <w:left w:val="none" w:sz="0" w:space="0" w:color="auto"/>
                        <w:bottom w:val="none" w:sz="0" w:space="0" w:color="auto"/>
                        <w:right w:val="none" w:sz="0" w:space="0" w:color="auto"/>
                      </w:divBdr>
                    </w:div>
                  </w:divsChild>
                </w:div>
                <w:div w:id="1598443206">
                  <w:marLeft w:val="0"/>
                  <w:marRight w:val="0"/>
                  <w:marTop w:val="0"/>
                  <w:marBottom w:val="0"/>
                  <w:divBdr>
                    <w:top w:val="none" w:sz="0" w:space="0" w:color="auto"/>
                    <w:left w:val="none" w:sz="0" w:space="0" w:color="auto"/>
                    <w:bottom w:val="none" w:sz="0" w:space="0" w:color="auto"/>
                    <w:right w:val="none" w:sz="0" w:space="0" w:color="auto"/>
                  </w:divBdr>
                  <w:divsChild>
                    <w:div w:id="306328445">
                      <w:marLeft w:val="0"/>
                      <w:marRight w:val="0"/>
                      <w:marTop w:val="0"/>
                      <w:marBottom w:val="0"/>
                      <w:divBdr>
                        <w:top w:val="none" w:sz="0" w:space="0" w:color="auto"/>
                        <w:left w:val="none" w:sz="0" w:space="0" w:color="auto"/>
                        <w:bottom w:val="none" w:sz="0" w:space="0" w:color="auto"/>
                        <w:right w:val="none" w:sz="0" w:space="0" w:color="auto"/>
                      </w:divBdr>
                    </w:div>
                  </w:divsChild>
                </w:div>
                <w:div w:id="1619994238">
                  <w:marLeft w:val="0"/>
                  <w:marRight w:val="0"/>
                  <w:marTop w:val="0"/>
                  <w:marBottom w:val="0"/>
                  <w:divBdr>
                    <w:top w:val="none" w:sz="0" w:space="0" w:color="auto"/>
                    <w:left w:val="none" w:sz="0" w:space="0" w:color="auto"/>
                    <w:bottom w:val="none" w:sz="0" w:space="0" w:color="auto"/>
                    <w:right w:val="none" w:sz="0" w:space="0" w:color="auto"/>
                  </w:divBdr>
                  <w:divsChild>
                    <w:div w:id="1564562627">
                      <w:marLeft w:val="0"/>
                      <w:marRight w:val="0"/>
                      <w:marTop w:val="0"/>
                      <w:marBottom w:val="0"/>
                      <w:divBdr>
                        <w:top w:val="none" w:sz="0" w:space="0" w:color="auto"/>
                        <w:left w:val="none" w:sz="0" w:space="0" w:color="auto"/>
                        <w:bottom w:val="none" w:sz="0" w:space="0" w:color="auto"/>
                        <w:right w:val="none" w:sz="0" w:space="0" w:color="auto"/>
                      </w:divBdr>
                    </w:div>
                  </w:divsChild>
                </w:div>
                <w:div w:id="1633900554">
                  <w:marLeft w:val="0"/>
                  <w:marRight w:val="0"/>
                  <w:marTop w:val="0"/>
                  <w:marBottom w:val="0"/>
                  <w:divBdr>
                    <w:top w:val="none" w:sz="0" w:space="0" w:color="auto"/>
                    <w:left w:val="none" w:sz="0" w:space="0" w:color="auto"/>
                    <w:bottom w:val="none" w:sz="0" w:space="0" w:color="auto"/>
                    <w:right w:val="none" w:sz="0" w:space="0" w:color="auto"/>
                  </w:divBdr>
                  <w:divsChild>
                    <w:div w:id="135880783">
                      <w:marLeft w:val="0"/>
                      <w:marRight w:val="0"/>
                      <w:marTop w:val="0"/>
                      <w:marBottom w:val="0"/>
                      <w:divBdr>
                        <w:top w:val="none" w:sz="0" w:space="0" w:color="auto"/>
                        <w:left w:val="none" w:sz="0" w:space="0" w:color="auto"/>
                        <w:bottom w:val="none" w:sz="0" w:space="0" w:color="auto"/>
                        <w:right w:val="none" w:sz="0" w:space="0" w:color="auto"/>
                      </w:divBdr>
                    </w:div>
                  </w:divsChild>
                </w:div>
                <w:div w:id="1672444270">
                  <w:marLeft w:val="0"/>
                  <w:marRight w:val="0"/>
                  <w:marTop w:val="0"/>
                  <w:marBottom w:val="0"/>
                  <w:divBdr>
                    <w:top w:val="none" w:sz="0" w:space="0" w:color="auto"/>
                    <w:left w:val="none" w:sz="0" w:space="0" w:color="auto"/>
                    <w:bottom w:val="none" w:sz="0" w:space="0" w:color="auto"/>
                    <w:right w:val="none" w:sz="0" w:space="0" w:color="auto"/>
                  </w:divBdr>
                  <w:divsChild>
                    <w:div w:id="1530411351">
                      <w:marLeft w:val="0"/>
                      <w:marRight w:val="0"/>
                      <w:marTop w:val="0"/>
                      <w:marBottom w:val="0"/>
                      <w:divBdr>
                        <w:top w:val="none" w:sz="0" w:space="0" w:color="auto"/>
                        <w:left w:val="none" w:sz="0" w:space="0" w:color="auto"/>
                        <w:bottom w:val="none" w:sz="0" w:space="0" w:color="auto"/>
                        <w:right w:val="none" w:sz="0" w:space="0" w:color="auto"/>
                      </w:divBdr>
                    </w:div>
                  </w:divsChild>
                </w:div>
                <w:div w:id="1687098096">
                  <w:marLeft w:val="0"/>
                  <w:marRight w:val="0"/>
                  <w:marTop w:val="0"/>
                  <w:marBottom w:val="0"/>
                  <w:divBdr>
                    <w:top w:val="none" w:sz="0" w:space="0" w:color="auto"/>
                    <w:left w:val="none" w:sz="0" w:space="0" w:color="auto"/>
                    <w:bottom w:val="none" w:sz="0" w:space="0" w:color="auto"/>
                    <w:right w:val="none" w:sz="0" w:space="0" w:color="auto"/>
                  </w:divBdr>
                  <w:divsChild>
                    <w:div w:id="566763358">
                      <w:marLeft w:val="0"/>
                      <w:marRight w:val="0"/>
                      <w:marTop w:val="0"/>
                      <w:marBottom w:val="0"/>
                      <w:divBdr>
                        <w:top w:val="none" w:sz="0" w:space="0" w:color="auto"/>
                        <w:left w:val="none" w:sz="0" w:space="0" w:color="auto"/>
                        <w:bottom w:val="none" w:sz="0" w:space="0" w:color="auto"/>
                        <w:right w:val="none" w:sz="0" w:space="0" w:color="auto"/>
                      </w:divBdr>
                    </w:div>
                  </w:divsChild>
                </w:div>
                <w:div w:id="1710911917">
                  <w:marLeft w:val="0"/>
                  <w:marRight w:val="0"/>
                  <w:marTop w:val="0"/>
                  <w:marBottom w:val="0"/>
                  <w:divBdr>
                    <w:top w:val="none" w:sz="0" w:space="0" w:color="auto"/>
                    <w:left w:val="none" w:sz="0" w:space="0" w:color="auto"/>
                    <w:bottom w:val="none" w:sz="0" w:space="0" w:color="auto"/>
                    <w:right w:val="none" w:sz="0" w:space="0" w:color="auto"/>
                  </w:divBdr>
                  <w:divsChild>
                    <w:div w:id="735083571">
                      <w:marLeft w:val="0"/>
                      <w:marRight w:val="0"/>
                      <w:marTop w:val="0"/>
                      <w:marBottom w:val="0"/>
                      <w:divBdr>
                        <w:top w:val="none" w:sz="0" w:space="0" w:color="auto"/>
                        <w:left w:val="none" w:sz="0" w:space="0" w:color="auto"/>
                        <w:bottom w:val="none" w:sz="0" w:space="0" w:color="auto"/>
                        <w:right w:val="none" w:sz="0" w:space="0" w:color="auto"/>
                      </w:divBdr>
                    </w:div>
                  </w:divsChild>
                </w:div>
                <w:div w:id="1817725960">
                  <w:marLeft w:val="0"/>
                  <w:marRight w:val="0"/>
                  <w:marTop w:val="0"/>
                  <w:marBottom w:val="0"/>
                  <w:divBdr>
                    <w:top w:val="none" w:sz="0" w:space="0" w:color="auto"/>
                    <w:left w:val="none" w:sz="0" w:space="0" w:color="auto"/>
                    <w:bottom w:val="none" w:sz="0" w:space="0" w:color="auto"/>
                    <w:right w:val="none" w:sz="0" w:space="0" w:color="auto"/>
                  </w:divBdr>
                  <w:divsChild>
                    <w:div w:id="420566410">
                      <w:marLeft w:val="0"/>
                      <w:marRight w:val="0"/>
                      <w:marTop w:val="0"/>
                      <w:marBottom w:val="0"/>
                      <w:divBdr>
                        <w:top w:val="none" w:sz="0" w:space="0" w:color="auto"/>
                        <w:left w:val="none" w:sz="0" w:space="0" w:color="auto"/>
                        <w:bottom w:val="none" w:sz="0" w:space="0" w:color="auto"/>
                        <w:right w:val="none" w:sz="0" w:space="0" w:color="auto"/>
                      </w:divBdr>
                    </w:div>
                    <w:div w:id="803498104">
                      <w:marLeft w:val="0"/>
                      <w:marRight w:val="0"/>
                      <w:marTop w:val="0"/>
                      <w:marBottom w:val="0"/>
                      <w:divBdr>
                        <w:top w:val="none" w:sz="0" w:space="0" w:color="auto"/>
                        <w:left w:val="none" w:sz="0" w:space="0" w:color="auto"/>
                        <w:bottom w:val="none" w:sz="0" w:space="0" w:color="auto"/>
                        <w:right w:val="none" w:sz="0" w:space="0" w:color="auto"/>
                      </w:divBdr>
                    </w:div>
                  </w:divsChild>
                </w:div>
                <w:div w:id="1821455022">
                  <w:marLeft w:val="0"/>
                  <w:marRight w:val="0"/>
                  <w:marTop w:val="0"/>
                  <w:marBottom w:val="0"/>
                  <w:divBdr>
                    <w:top w:val="none" w:sz="0" w:space="0" w:color="auto"/>
                    <w:left w:val="none" w:sz="0" w:space="0" w:color="auto"/>
                    <w:bottom w:val="none" w:sz="0" w:space="0" w:color="auto"/>
                    <w:right w:val="none" w:sz="0" w:space="0" w:color="auto"/>
                  </w:divBdr>
                  <w:divsChild>
                    <w:div w:id="695232015">
                      <w:marLeft w:val="0"/>
                      <w:marRight w:val="0"/>
                      <w:marTop w:val="0"/>
                      <w:marBottom w:val="0"/>
                      <w:divBdr>
                        <w:top w:val="none" w:sz="0" w:space="0" w:color="auto"/>
                        <w:left w:val="none" w:sz="0" w:space="0" w:color="auto"/>
                        <w:bottom w:val="none" w:sz="0" w:space="0" w:color="auto"/>
                        <w:right w:val="none" w:sz="0" w:space="0" w:color="auto"/>
                      </w:divBdr>
                    </w:div>
                    <w:div w:id="1107697417">
                      <w:marLeft w:val="0"/>
                      <w:marRight w:val="0"/>
                      <w:marTop w:val="0"/>
                      <w:marBottom w:val="0"/>
                      <w:divBdr>
                        <w:top w:val="none" w:sz="0" w:space="0" w:color="auto"/>
                        <w:left w:val="none" w:sz="0" w:space="0" w:color="auto"/>
                        <w:bottom w:val="none" w:sz="0" w:space="0" w:color="auto"/>
                        <w:right w:val="none" w:sz="0" w:space="0" w:color="auto"/>
                      </w:divBdr>
                    </w:div>
                  </w:divsChild>
                </w:div>
                <w:div w:id="1872108638">
                  <w:marLeft w:val="0"/>
                  <w:marRight w:val="0"/>
                  <w:marTop w:val="0"/>
                  <w:marBottom w:val="0"/>
                  <w:divBdr>
                    <w:top w:val="none" w:sz="0" w:space="0" w:color="auto"/>
                    <w:left w:val="none" w:sz="0" w:space="0" w:color="auto"/>
                    <w:bottom w:val="none" w:sz="0" w:space="0" w:color="auto"/>
                    <w:right w:val="none" w:sz="0" w:space="0" w:color="auto"/>
                  </w:divBdr>
                  <w:divsChild>
                    <w:div w:id="323895767">
                      <w:marLeft w:val="0"/>
                      <w:marRight w:val="0"/>
                      <w:marTop w:val="0"/>
                      <w:marBottom w:val="0"/>
                      <w:divBdr>
                        <w:top w:val="none" w:sz="0" w:space="0" w:color="auto"/>
                        <w:left w:val="none" w:sz="0" w:space="0" w:color="auto"/>
                        <w:bottom w:val="none" w:sz="0" w:space="0" w:color="auto"/>
                        <w:right w:val="none" w:sz="0" w:space="0" w:color="auto"/>
                      </w:divBdr>
                    </w:div>
                  </w:divsChild>
                </w:div>
                <w:div w:id="1903129074">
                  <w:marLeft w:val="0"/>
                  <w:marRight w:val="0"/>
                  <w:marTop w:val="0"/>
                  <w:marBottom w:val="0"/>
                  <w:divBdr>
                    <w:top w:val="none" w:sz="0" w:space="0" w:color="auto"/>
                    <w:left w:val="none" w:sz="0" w:space="0" w:color="auto"/>
                    <w:bottom w:val="none" w:sz="0" w:space="0" w:color="auto"/>
                    <w:right w:val="none" w:sz="0" w:space="0" w:color="auto"/>
                  </w:divBdr>
                  <w:divsChild>
                    <w:div w:id="1327854436">
                      <w:marLeft w:val="0"/>
                      <w:marRight w:val="0"/>
                      <w:marTop w:val="0"/>
                      <w:marBottom w:val="0"/>
                      <w:divBdr>
                        <w:top w:val="none" w:sz="0" w:space="0" w:color="auto"/>
                        <w:left w:val="none" w:sz="0" w:space="0" w:color="auto"/>
                        <w:bottom w:val="none" w:sz="0" w:space="0" w:color="auto"/>
                        <w:right w:val="none" w:sz="0" w:space="0" w:color="auto"/>
                      </w:divBdr>
                    </w:div>
                  </w:divsChild>
                </w:div>
                <w:div w:id="1931035835">
                  <w:marLeft w:val="0"/>
                  <w:marRight w:val="0"/>
                  <w:marTop w:val="0"/>
                  <w:marBottom w:val="0"/>
                  <w:divBdr>
                    <w:top w:val="none" w:sz="0" w:space="0" w:color="auto"/>
                    <w:left w:val="none" w:sz="0" w:space="0" w:color="auto"/>
                    <w:bottom w:val="none" w:sz="0" w:space="0" w:color="auto"/>
                    <w:right w:val="none" w:sz="0" w:space="0" w:color="auto"/>
                  </w:divBdr>
                  <w:divsChild>
                    <w:div w:id="2117213482">
                      <w:marLeft w:val="0"/>
                      <w:marRight w:val="0"/>
                      <w:marTop w:val="0"/>
                      <w:marBottom w:val="0"/>
                      <w:divBdr>
                        <w:top w:val="none" w:sz="0" w:space="0" w:color="auto"/>
                        <w:left w:val="none" w:sz="0" w:space="0" w:color="auto"/>
                        <w:bottom w:val="none" w:sz="0" w:space="0" w:color="auto"/>
                        <w:right w:val="none" w:sz="0" w:space="0" w:color="auto"/>
                      </w:divBdr>
                    </w:div>
                  </w:divsChild>
                </w:div>
                <w:div w:id="1937665003">
                  <w:marLeft w:val="0"/>
                  <w:marRight w:val="0"/>
                  <w:marTop w:val="0"/>
                  <w:marBottom w:val="0"/>
                  <w:divBdr>
                    <w:top w:val="none" w:sz="0" w:space="0" w:color="auto"/>
                    <w:left w:val="none" w:sz="0" w:space="0" w:color="auto"/>
                    <w:bottom w:val="none" w:sz="0" w:space="0" w:color="auto"/>
                    <w:right w:val="none" w:sz="0" w:space="0" w:color="auto"/>
                  </w:divBdr>
                  <w:divsChild>
                    <w:div w:id="1882210245">
                      <w:marLeft w:val="0"/>
                      <w:marRight w:val="0"/>
                      <w:marTop w:val="0"/>
                      <w:marBottom w:val="0"/>
                      <w:divBdr>
                        <w:top w:val="none" w:sz="0" w:space="0" w:color="auto"/>
                        <w:left w:val="none" w:sz="0" w:space="0" w:color="auto"/>
                        <w:bottom w:val="none" w:sz="0" w:space="0" w:color="auto"/>
                        <w:right w:val="none" w:sz="0" w:space="0" w:color="auto"/>
                      </w:divBdr>
                    </w:div>
                  </w:divsChild>
                </w:div>
                <w:div w:id="1973976065">
                  <w:marLeft w:val="0"/>
                  <w:marRight w:val="0"/>
                  <w:marTop w:val="0"/>
                  <w:marBottom w:val="0"/>
                  <w:divBdr>
                    <w:top w:val="none" w:sz="0" w:space="0" w:color="auto"/>
                    <w:left w:val="none" w:sz="0" w:space="0" w:color="auto"/>
                    <w:bottom w:val="none" w:sz="0" w:space="0" w:color="auto"/>
                    <w:right w:val="none" w:sz="0" w:space="0" w:color="auto"/>
                  </w:divBdr>
                  <w:divsChild>
                    <w:div w:id="1316105999">
                      <w:marLeft w:val="0"/>
                      <w:marRight w:val="0"/>
                      <w:marTop w:val="0"/>
                      <w:marBottom w:val="0"/>
                      <w:divBdr>
                        <w:top w:val="none" w:sz="0" w:space="0" w:color="auto"/>
                        <w:left w:val="none" w:sz="0" w:space="0" w:color="auto"/>
                        <w:bottom w:val="none" w:sz="0" w:space="0" w:color="auto"/>
                        <w:right w:val="none" w:sz="0" w:space="0" w:color="auto"/>
                      </w:divBdr>
                    </w:div>
                  </w:divsChild>
                </w:div>
                <w:div w:id="1991445669">
                  <w:marLeft w:val="0"/>
                  <w:marRight w:val="0"/>
                  <w:marTop w:val="0"/>
                  <w:marBottom w:val="0"/>
                  <w:divBdr>
                    <w:top w:val="none" w:sz="0" w:space="0" w:color="auto"/>
                    <w:left w:val="none" w:sz="0" w:space="0" w:color="auto"/>
                    <w:bottom w:val="none" w:sz="0" w:space="0" w:color="auto"/>
                    <w:right w:val="none" w:sz="0" w:space="0" w:color="auto"/>
                  </w:divBdr>
                  <w:divsChild>
                    <w:div w:id="797532236">
                      <w:marLeft w:val="0"/>
                      <w:marRight w:val="0"/>
                      <w:marTop w:val="0"/>
                      <w:marBottom w:val="0"/>
                      <w:divBdr>
                        <w:top w:val="none" w:sz="0" w:space="0" w:color="auto"/>
                        <w:left w:val="none" w:sz="0" w:space="0" w:color="auto"/>
                        <w:bottom w:val="none" w:sz="0" w:space="0" w:color="auto"/>
                        <w:right w:val="none" w:sz="0" w:space="0" w:color="auto"/>
                      </w:divBdr>
                    </w:div>
                  </w:divsChild>
                </w:div>
                <w:div w:id="2014065305">
                  <w:marLeft w:val="0"/>
                  <w:marRight w:val="0"/>
                  <w:marTop w:val="0"/>
                  <w:marBottom w:val="0"/>
                  <w:divBdr>
                    <w:top w:val="none" w:sz="0" w:space="0" w:color="auto"/>
                    <w:left w:val="none" w:sz="0" w:space="0" w:color="auto"/>
                    <w:bottom w:val="none" w:sz="0" w:space="0" w:color="auto"/>
                    <w:right w:val="none" w:sz="0" w:space="0" w:color="auto"/>
                  </w:divBdr>
                  <w:divsChild>
                    <w:div w:id="955020853">
                      <w:marLeft w:val="0"/>
                      <w:marRight w:val="0"/>
                      <w:marTop w:val="0"/>
                      <w:marBottom w:val="0"/>
                      <w:divBdr>
                        <w:top w:val="none" w:sz="0" w:space="0" w:color="auto"/>
                        <w:left w:val="none" w:sz="0" w:space="0" w:color="auto"/>
                        <w:bottom w:val="none" w:sz="0" w:space="0" w:color="auto"/>
                        <w:right w:val="none" w:sz="0" w:space="0" w:color="auto"/>
                      </w:divBdr>
                    </w:div>
                  </w:divsChild>
                </w:div>
                <w:div w:id="2038892382">
                  <w:marLeft w:val="0"/>
                  <w:marRight w:val="0"/>
                  <w:marTop w:val="0"/>
                  <w:marBottom w:val="0"/>
                  <w:divBdr>
                    <w:top w:val="none" w:sz="0" w:space="0" w:color="auto"/>
                    <w:left w:val="none" w:sz="0" w:space="0" w:color="auto"/>
                    <w:bottom w:val="none" w:sz="0" w:space="0" w:color="auto"/>
                    <w:right w:val="none" w:sz="0" w:space="0" w:color="auto"/>
                  </w:divBdr>
                  <w:divsChild>
                    <w:div w:id="2121953651">
                      <w:marLeft w:val="0"/>
                      <w:marRight w:val="0"/>
                      <w:marTop w:val="0"/>
                      <w:marBottom w:val="0"/>
                      <w:divBdr>
                        <w:top w:val="none" w:sz="0" w:space="0" w:color="auto"/>
                        <w:left w:val="none" w:sz="0" w:space="0" w:color="auto"/>
                        <w:bottom w:val="none" w:sz="0" w:space="0" w:color="auto"/>
                        <w:right w:val="none" w:sz="0" w:space="0" w:color="auto"/>
                      </w:divBdr>
                    </w:div>
                  </w:divsChild>
                </w:div>
                <w:div w:id="2059277063">
                  <w:marLeft w:val="0"/>
                  <w:marRight w:val="0"/>
                  <w:marTop w:val="0"/>
                  <w:marBottom w:val="0"/>
                  <w:divBdr>
                    <w:top w:val="none" w:sz="0" w:space="0" w:color="auto"/>
                    <w:left w:val="none" w:sz="0" w:space="0" w:color="auto"/>
                    <w:bottom w:val="none" w:sz="0" w:space="0" w:color="auto"/>
                    <w:right w:val="none" w:sz="0" w:space="0" w:color="auto"/>
                  </w:divBdr>
                  <w:divsChild>
                    <w:div w:id="1564952838">
                      <w:marLeft w:val="0"/>
                      <w:marRight w:val="0"/>
                      <w:marTop w:val="0"/>
                      <w:marBottom w:val="0"/>
                      <w:divBdr>
                        <w:top w:val="none" w:sz="0" w:space="0" w:color="auto"/>
                        <w:left w:val="none" w:sz="0" w:space="0" w:color="auto"/>
                        <w:bottom w:val="none" w:sz="0" w:space="0" w:color="auto"/>
                        <w:right w:val="none" w:sz="0" w:space="0" w:color="auto"/>
                      </w:divBdr>
                    </w:div>
                  </w:divsChild>
                </w:div>
                <w:div w:id="2067491248">
                  <w:marLeft w:val="0"/>
                  <w:marRight w:val="0"/>
                  <w:marTop w:val="0"/>
                  <w:marBottom w:val="0"/>
                  <w:divBdr>
                    <w:top w:val="none" w:sz="0" w:space="0" w:color="auto"/>
                    <w:left w:val="none" w:sz="0" w:space="0" w:color="auto"/>
                    <w:bottom w:val="none" w:sz="0" w:space="0" w:color="auto"/>
                    <w:right w:val="none" w:sz="0" w:space="0" w:color="auto"/>
                  </w:divBdr>
                  <w:divsChild>
                    <w:div w:id="1130123556">
                      <w:marLeft w:val="0"/>
                      <w:marRight w:val="0"/>
                      <w:marTop w:val="0"/>
                      <w:marBottom w:val="0"/>
                      <w:divBdr>
                        <w:top w:val="none" w:sz="0" w:space="0" w:color="auto"/>
                        <w:left w:val="none" w:sz="0" w:space="0" w:color="auto"/>
                        <w:bottom w:val="none" w:sz="0" w:space="0" w:color="auto"/>
                        <w:right w:val="none" w:sz="0" w:space="0" w:color="auto"/>
                      </w:divBdr>
                    </w:div>
                  </w:divsChild>
                </w:div>
                <w:div w:id="2103211559">
                  <w:marLeft w:val="0"/>
                  <w:marRight w:val="0"/>
                  <w:marTop w:val="0"/>
                  <w:marBottom w:val="0"/>
                  <w:divBdr>
                    <w:top w:val="none" w:sz="0" w:space="0" w:color="auto"/>
                    <w:left w:val="none" w:sz="0" w:space="0" w:color="auto"/>
                    <w:bottom w:val="none" w:sz="0" w:space="0" w:color="auto"/>
                    <w:right w:val="none" w:sz="0" w:space="0" w:color="auto"/>
                  </w:divBdr>
                  <w:divsChild>
                    <w:div w:id="1423338844">
                      <w:marLeft w:val="0"/>
                      <w:marRight w:val="0"/>
                      <w:marTop w:val="0"/>
                      <w:marBottom w:val="0"/>
                      <w:divBdr>
                        <w:top w:val="none" w:sz="0" w:space="0" w:color="auto"/>
                        <w:left w:val="none" w:sz="0" w:space="0" w:color="auto"/>
                        <w:bottom w:val="none" w:sz="0" w:space="0" w:color="auto"/>
                        <w:right w:val="none" w:sz="0" w:space="0" w:color="auto"/>
                      </w:divBdr>
                    </w:div>
                  </w:divsChild>
                </w:div>
                <w:div w:id="2117292085">
                  <w:marLeft w:val="0"/>
                  <w:marRight w:val="0"/>
                  <w:marTop w:val="0"/>
                  <w:marBottom w:val="0"/>
                  <w:divBdr>
                    <w:top w:val="none" w:sz="0" w:space="0" w:color="auto"/>
                    <w:left w:val="none" w:sz="0" w:space="0" w:color="auto"/>
                    <w:bottom w:val="none" w:sz="0" w:space="0" w:color="auto"/>
                    <w:right w:val="none" w:sz="0" w:space="0" w:color="auto"/>
                  </w:divBdr>
                  <w:divsChild>
                    <w:div w:id="198531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801799">
          <w:marLeft w:val="0"/>
          <w:marRight w:val="0"/>
          <w:marTop w:val="0"/>
          <w:marBottom w:val="0"/>
          <w:divBdr>
            <w:top w:val="none" w:sz="0" w:space="0" w:color="auto"/>
            <w:left w:val="none" w:sz="0" w:space="0" w:color="auto"/>
            <w:bottom w:val="none" w:sz="0" w:space="0" w:color="auto"/>
            <w:right w:val="none" w:sz="0" w:space="0" w:color="auto"/>
          </w:divBdr>
          <w:divsChild>
            <w:div w:id="269553204">
              <w:marLeft w:val="0"/>
              <w:marRight w:val="0"/>
              <w:marTop w:val="30"/>
              <w:marBottom w:val="30"/>
              <w:divBdr>
                <w:top w:val="none" w:sz="0" w:space="0" w:color="auto"/>
                <w:left w:val="none" w:sz="0" w:space="0" w:color="auto"/>
                <w:bottom w:val="none" w:sz="0" w:space="0" w:color="auto"/>
                <w:right w:val="none" w:sz="0" w:space="0" w:color="auto"/>
              </w:divBdr>
              <w:divsChild>
                <w:div w:id="67577159">
                  <w:marLeft w:val="0"/>
                  <w:marRight w:val="0"/>
                  <w:marTop w:val="0"/>
                  <w:marBottom w:val="0"/>
                  <w:divBdr>
                    <w:top w:val="none" w:sz="0" w:space="0" w:color="auto"/>
                    <w:left w:val="none" w:sz="0" w:space="0" w:color="auto"/>
                    <w:bottom w:val="none" w:sz="0" w:space="0" w:color="auto"/>
                    <w:right w:val="none" w:sz="0" w:space="0" w:color="auto"/>
                  </w:divBdr>
                  <w:divsChild>
                    <w:div w:id="1420062306">
                      <w:marLeft w:val="0"/>
                      <w:marRight w:val="0"/>
                      <w:marTop w:val="0"/>
                      <w:marBottom w:val="0"/>
                      <w:divBdr>
                        <w:top w:val="none" w:sz="0" w:space="0" w:color="auto"/>
                        <w:left w:val="none" w:sz="0" w:space="0" w:color="auto"/>
                        <w:bottom w:val="none" w:sz="0" w:space="0" w:color="auto"/>
                        <w:right w:val="none" w:sz="0" w:space="0" w:color="auto"/>
                      </w:divBdr>
                    </w:div>
                    <w:div w:id="1636762287">
                      <w:marLeft w:val="0"/>
                      <w:marRight w:val="0"/>
                      <w:marTop w:val="0"/>
                      <w:marBottom w:val="0"/>
                      <w:divBdr>
                        <w:top w:val="none" w:sz="0" w:space="0" w:color="auto"/>
                        <w:left w:val="none" w:sz="0" w:space="0" w:color="auto"/>
                        <w:bottom w:val="none" w:sz="0" w:space="0" w:color="auto"/>
                        <w:right w:val="none" w:sz="0" w:space="0" w:color="auto"/>
                      </w:divBdr>
                    </w:div>
                  </w:divsChild>
                </w:div>
                <w:div w:id="87507425">
                  <w:marLeft w:val="0"/>
                  <w:marRight w:val="0"/>
                  <w:marTop w:val="0"/>
                  <w:marBottom w:val="0"/>
                  <w:divBdr>
                    <w:top w:val="none" w:sz="0" w:space="0" w:color="auto"/>
                    <w:left w:val="none" w:sz="0" w:space="0" w:color="auto"/>
                    <w:bottom w:val="none" w:sz="0" w:space="0" w:color="auto"/>
                    <w:right w:val="none" w:sz="0" w:space="0" w:color="auto"/>
                  </w:divBdr>
                  <w:divsChild>
                    <w:div w:id="479616674">
                      <w:marLeft w:val="0"/>
                      <w:marRight w:val="0"/>
                      <w:marTop w:val="0"/>
                      <w:marBottom w:val="0"/>
                      <w:divBdr>
                        <w:top w:val="none" w:sz="0" w:space="0" w:color="auto"/>
                        <w:left w:val="none" w:sz="0" w:space="0" w:color="auto"/>
                        <w:bottom w:val="none" w:sz="0" w:space="0" w:color="auto"/>
                        <w:right w:val="none" w:sz="0" w:space="0" w:color="auto"/>
                      </w:divBdr>
                    </w:div>
                  </w:divsChild>
                </w:div>
                <w:div w:id="188221033">
                  <w:marLeft w:val="0"/>
                  <w:marRight w:val="0"/>
                  <w:marTop w:val="0"/>
                  <w:marBottom w:val="0"/>
                  <w:divBdr>
                    <w:top w:val="none" w:sz="0" w:space="0" w:color="auto"/>
                    <w:left w:val="none" w:sz="0" w:space="0" w:color="auto"/>
                    <w:bottom w:val="none" w:sz="0" w:space="0" w:color="auto"/>
                    <w:right w:val="none" w:sz="0" w:space="0" w:color="auto"/>
                  </w:divBdr>
                  <w:divsChild>
                    <w:div w:id="1038503525">
                      <w:marLeft w:val="0"/>
                      <w:marRight w:val="0"/>
                      <w:marTop w:val="0"/>
                      <w:marBottom w:val="0"/>
                      <w:divBdr>
                        <w:top w:val="none" w:sz="0" w:space="0" w:color="auto"/>
                        <w:left w:val="none" w:sz="0" w:space="0" w:color="auto"/>
                        <w:bottom w:val="none" w:sz="0" w:space="0" w:color="auto"/>
                        <w:right w:val="none" w:sz="0" w:space="0" w:color="auto"/>
                      </w:divBdr>
                    </w:div>
                  </w:divsChild>
                </w:div>
                <w:div w:id="205457950">
                  <w:marLeft w:val="0"/>
                  <w:marRight w:val="0"/>
                  <w:marTop w:val="0"/>
                  <w:marBottom w:val="0"/>
                  <w:divBdr>
                    <w:top w:val="none" w:sz="0" w:space="0" w:color="auto"/>
                    <w:left w:val="none" w:sz="0" w:space="0" w:color="auto"/>
                    <w:bottom w:val="none" w:sz="0" w:space="0" w:color="auto"/>
                    <w:right w:val="none" w:sz="0" w:space="0" w:color="auto"/>
                  </w:divBdr>
                  <w:divsChild>
                    <w:div w:id="235556674">
                      <w:marLeft w:val="0"/>
                      <w:marRight w:val="0"/>
                      <w:marTop w:val="0"/>
                      <w:marBottom w:val="0"/>
                      <w:divBdr>
                        <w:top w:val="none" w:sz="0" w:space="0" w:color="auto"/>
                        <w:left w:val="none" w:sz="0" w:space="0" w:color="auto"/>
                        <w:bottom w:val="none" w:sz="0" w:space="0" w:color="auto"/>
                        <w:right w:val="none" w:sz="0" w:space="0" w:color="auto"/>
                      </w:divBdr>
                    </w:div>
                    <w:div w:id="565804962">
                      <w:marLeft w:val="0"/>
                      <w:marRight w:val="0"/>
                      <w:marTop w:val="0"/>
                      <w:marBottom w:val="0"/>
                      <w:divBdr>
                        <w:top w:val="none" w:sz="0" w:space="0" w:color="auto"/>
                        <w:left w:val="none" w:sz="0" w:space="0" w:color="auto"/>
                        <w:bottom w:val="none" w:sz="0" w:space="0" w:color="auto"/>
                        <w:right w:val="none" w:sz="0" w:space="0" w:color="auto"/>
                      </w:divBdr>
                    </w:div>
                    <w:div w:id="1003900546">
                      <w:marLeft w:val="0"/>
                      <w:marRight w:val="0"/>
                      <w:marTop w:val="0"/>
                      <w:marBottom w:val="0"/>
                      <w:divBdr>
                        <w:top w:val="none" w:sz="0" w:space="0" w:color="auto"/>
                        <w:left w:val="none" w:sz="0" w:space="0" w:color="auto"/>
                        <w:bottom w:val="none" w:sz="0" w:space="0" w:color="auto"/>
                        <w:right w:val="none" w:sz="0" w:space="0" w:color="auto"/>
                      </w:divBdr>
                    </w:div>
                  </w:divsChild>
                </w:div>
                <w:div w:id="219369461">
                  <w:marLeft w:val="0"/>
                  <w:marRight w:val="0"/>
                  <w:marTop w:val="0"/>
                  <w:marBottom w:val="0"/>
                  <w:divBdr>
                    <w:top w:val="none" w:sz="0" w:space="0" w:color="auto"/>
                    <w:left w:val="none" w:sz="0" w:space="0" w:color="auto"/>
                    <w:bottom w:val="none" w:sz="0" w:space="0" w:color="auto"/>
                    <w:right w:val="none" w:sz="0" w:space="0" w:color="auto"/>
                  </w:divBdr>
                  <w:divsChild>
                    <w:div w:id="1263077187">
                      <w:marLeft w:val="0"/>
                      <w:marRight w:val="0"/>
                      <w:marTop w:val="0"/>
                      <w:marBottom w:val="0"/>
                      <w:divBdr>
                        <w:top w:val="none" w:sz="0" w:space="0" w:color="auto"/>
                        <w:left w:val="none" w:sz="0" w:space="0" w:color="auto"/>
                        <w:bottom w:val="none" w:sz="0" w:space="0" w:color="auto"/>
                        <w:right w:val="none" w:sz="0" w:space="0" w:color="auto"/>
                      </w:divBdr>
                    </w:div>
                  </w:divsChild>
                </w:div>
                <w:div w:id="240020449">
                  <w:marLeft w:val="0"/>
                  <w:marRight w:val="0"/>
                  <w:marTop w:val="0"/>
                  <w:marBottom w:val="0"/>
                  <w:divBdr>
                    <w:top w:val="none" w:sz="0" w:space="0" w:color="auto"/>
                    <w:left w:val="none" w:sz="0" w:space="0" w:color="auto"/>
                    <w:bottom w:val="none" w:sz="0" w:space="0" w:color="auto"/>
                    <w:right w:val="none" w:sz="0" w:space="0" w:color="auto"/>
                  </w:divBdr>
                  <w:divsChild>
                    <w:div w:id="1942565558">
                      <w:marLeft w:val="0"/>
                      <w:marRight w:val="0"/>
                      <w:marTop w:val="0"/>
                      <w:marBottom w:val="0"/>
                      <w:divBdr>
                        <w:top w:val="none" w:sz="0" w:space="0" w:color="auto"/>
                        <w:left w:val="none" w:sz="0" w:space="0" w:color="auto"/>
                        <w:bottom w:val="none" w:sz="0" w:space="0" w:color="auto"/>
                        <w:right w:val="none" w:sz="0" w:space="0" w:color="auto"/>
                      </w:divBdr>
                    </w:div>
                  </w:divsChild>
                </w:div>
                <w:div w:id="248999492">
                  <w:marLeft w:val="0"/>
                  <w:marRight w:val="0"/>
                  <w:marTop w:val="0"/>
                  <w:marBottom w:val="0"/>
                  <w:divBdr>
                    <w:top w:val="none" w:sz="0" w:space="0" w:color="auto"/>
                    <w:left w:val="none" w:sz="0" w:space="0" w:color="auto"/>
                    <w:bottom w:val="none" w:sz="0" w:space="0" w:color="auto"/>
                    <w:right w:val="none" w:sz="0" w:space="0" w:color="auto"/>
                  </w:divBdr>
                  <w:divsChild>
                    <w:div w:id="487553433">
                      <w:marLeft w:val="0"/>
                      <w:marRight w:val="0"/>
                      <w:marTop w:val="0"/>
                      <w:marBottom w:val="0"/>
                      <w:divBdr>
                        <w:top w:val="none" w:sz="0" w:space="0" w:color="auto"/>
                        <w:left w:val="none" w:sz="0" w:space="0" w:color="auto"/>
                        <w:bottom w:val="none" w:sz="0" w:space="0" w:color="auto"/>
                        <w:right w:val="none" w:sz="0" w:space="0" w:color="auto"/>
                      </w:divBdr>
                    </w:div>
                  </w:divsChild>
                </w:div>
                <w:div w:id="308486998">
                  <w:marLeft w:val="0"/>
                  <w:marRight w:val="0"/>
                  <w:marTop w:val="0"/>
                  <w:marBottom w:val="0"/>
                  <w:divBdr>
                    <w:top w:val="none" w:sz="0" w:space="0" w:color="auto"/>
                    <w:left w:val="none" w:sz="0" w:space="0" w:color="auto"/>
                    <w:bottom w:val="none" w:sz="0" w:space="0" w:color="auto"/>
                    <w:right w:val="none" w:sz="0" w:space="0" w:color="auto"/>
                  </w:divBdr>
                  <w:divsChild>
                    <w:div w:id="377165889">
                      <w:marLeft w:val="0"/>
                      <w:marRight w:val="0"/>
                      <w:marTop w:val="0"/>
                      <w:marBottom w:val="0"/>
                      <w:divBdr>
                        <w:top w:val="none" w:sz="0" w:space="0" w:color="auto"/>
                        <w:left w:val="none" w:sz="0" w:space="0" w:color="auto"/>
                        <w:bottom w:val="none" w:sz="0" w:space="0" w:color="auto"/>
                        <w:right w:val="none" w:sz="0" w:space="0" w:color="auto"/>
                      </w:divBdr>
                    </w:div>
                  </w:divsChild>
                </w:div>
                <w:div w:id="334696840">
                  <w:marLeft w:val="0"/>
                  <w:marRight w:val="0"/>
                  <w:marTop w:val="0"/>
                  <w:marBottom w:val="0"/>
                  <w:divBdr>
                    <w:top w:val="none" w:sz="0" w:space="0" w:color="auto"/>
                    <w:left w:val="none" w:sz="0" w:space="0" w:color="auto"/>
                    <w:bottom w:val="none" w:sz="0" w:space="0" w:color="auto"/>
                    <w:right w:val="none" w:sz="0" w:space="0" w:color="auto"/>
                  </w:divBdr>
                  <w:divsChild>
                    <w:div w:id="1928999606">
                      <w:marLeft w:val="0"/>
                      <w:marRight w:val="0"/>
                      <w:marTop w:val="0"/>
                      <w:marBottom w:val="0"/>
                      <w:divBdr>
                        <w:top w:val="none" w:sz="0" w:space="0" w:color="auto"/>
                        <w:left w:val="none" w:sz="0" w:space="0" w:color="auto"/>
                        <w:bottom w:val="none" w:sz="0" w:space="0" w:color="auto"/>
                        <w:right w:val="none" w:sz="0" w:space="0" w:color="auto"/>
                      </w:divBdr>
                    </w:div>
                  </w:divsChild>
                </w:div>
                <w:div w:id="365327493">
                  <w:marLeft w:val="0"/>
                  <w:marRight w:val="0"/>
                  <w:marTop w:val="0"/>
                  <w:marBottom w:val="0"/>
                  <w:divBdr>
                    <w:top w:val="none" w:sz="0" w:space="0" w:color="auto"/>
                    <w:left w:val="none" w:sz="0" w:space="0" w:color="auto"/>
                    <w:bottom w:val="none" w:sz="0" w:space="0" w:color="auto"/>
                    <w:right w:val="none" w:sz="0" w:space="0" w:color="auto"/>
                  </w:divBdr>
                  <w:divsChild>
                    <w:div w:id="1751344579">
                      <w:marLeft w:val="0"/>
                      <w:marRight w:val="0"/>
                      <w:marTop w:val="0"/>
                      <w:marBottom w:val="0"/>
                      <w:divBdr>
                        <w:top w:val="none" w:sz="0" w:space="0" w:color="auto"/>
                        <w:left w:val="none" w:sz="0" w:space="0" w:color="auto"/>
                        <w:bottom w:val="none" w:sz="0" w:space="0" w:color="auto"/>
                        <w:right w:val="none" w:sz="0" w:space="0" w:color="auto"/>
                      </w:divBdr>
                    </w:div>
                  </w:divsChild>
                </w:div>
                <w:div w:id="404423230">
                  <w:marLeft w:val="0"/>
                  <w:marRight w:val="0"/>
                  <w:marTop w:val="0"/>
                  <w:marBottom w:val="0"/>
                  <w:divBdr>
                    <w:top w:val="none" w:sz="0" w:space="0" w:color="auto"/>
                    <w:left w:val="none" w:sz="0" w:space="0" w:color="auto"/>
                    <w:bottom w:val="none" w:sz="0" w:space="0" w:color="auto"/>
                    <w:right w:val="none" w:sz="0" w:space="0" w:color="auto"/>
                  </w:divBdr>
                  <w:divsChild>
                    <w:div w:id="411240859">
                      <w:marLeft w:val="0"/>
                      <w:marRight w:val="0"/>
                      <w:marTop w:val="0"/>
                      <w:marBottom w:val="0"/>
                      <w:divBdr>
                        <w:top w:val="none" w:sz="0" w:space="0" w:color="auto"/>
                        <w:left w:val="none" w:sz="0" w:space="0" w:color="auto"/>
                        <w:bottom w:val="none" w:sz="0" w:space="0" w:color="auto"/>
                        <w:right w:val="none" w:sz="0" w:space="0" w:color="auto"/>
                      </w:divBdr>
                    </w:div>
                  </w:divsChild>
                </w:div>
                <w:div w:id="461924471">
                  <w:marLeft w:val="0"/>
                  <w:marRight w:val="0"/>
                  <w:marTop w:val="0"/>
                  <w:marBottom w:val="0"/>
                  <w:divBdr>
                    <w:top w:val="none" w:sz="0" w:space="0" w:color="auto"/>
                    <w:left w:val="none" w:sz="0" w:space="0" w:color="auto"/>
                    <w:bottom w:val="none" w:sz="0" w:space="0" w:color="auto"/>
                    <w:right w:val="none" w:sz="0" w:space="0" w:color="auto"/>
                  </w:divBdr>
                  <w:divsChild>
                    <w:div w:id="182130427">
                      <w:marLeft w:val="0"/>
                      <w:marRight w:val="0"/>
                      <w:marTop w:val="0"/>
                      <w:marBottom w:val="0"/>
                      <w:divBdr>
                        <w:top w:val="none" w:sz="0" w:space="0" w:color="auto"/>
                        <w:left w:val="none" w:sz="0" w:space="0" w:color="auto"/>
                        <w:bottom w:val="none" w:sz="0" w:space="0" w:color="auto"/>
                        <w:right w:val="none" w:sz="0" w:space="0" w:color="auto"/>
                      </w:divBdr>
                    </w:div>
                  </w:divsChild>
                </w:div>
                <w:div w:id="483282971">
                  <w:marLeft w:val="0"/>
                  <w:marRight w:val="0"/>
                  <w:marTop w:val="0"/>
                  <w:marBottom w:val="0"/>
                  <w:divBdr>
                    <w:top w:val="none" w:sz="0" w:space="0" w:color="auto"/>
                    <w:left w:val="none" w:sz="0" w:space="0" w:color="auto"/>
                    <w:bottom w:val="none" w:sz="0" w:space="0" w:color="auto"/>
                    <w:right w:val="none" w:sz="0" w:space="0" w:color="auto"/>
                  </w:divBdr>
                  <w:divsChild>
                    <w:div w:id="1898740582">
                      <w:marLeft w:val="0"/>
                      <w:marRight w:val="0"/>
                      <w:marTop w:val="0"/>
                      <w:marBottom w:val="0"/>
                      <w:divBdr>
                        <w:top w:val="none" w:sz="0" w:space="0" w:color="auto"/>
                        <w:left w:val="none" w:sz="0" w:space="0" w:color="auto"/>
                        <w:bottom w:val="none" w:sz="0" w:space="0" w:color="auto"/>
                        <w:right w:val="none" w:sz="0" w:space="0" w:color="auto"/>
                      </w:divBdr>
                    </w:div>
                  </w:divsChild>
                </w:div>
                <w:div w:id="500899743">
                  <w:marLeft w:val="0"/>
                  <w:marRight w:val="0"/>
                  <w:marTop w:val="0"/>
                  <w:marBottom w:val="0"/>
                  <w:divBdr>
                    <w:top w:val="none" w:sz="0" w:space="0" w:color="auto"/>
                    <w:left w:val="none" w:sz="0" w:space="0" w:color="auto"/>
                    <w:bottom w:val="none" w:sz="0" w:space="0" w:color="auto"/>
                    <w:right w:val="none" w:sz="0" w:space="0" w:color="auto"/>
                  </w:divBdr>
                  <w:divsChild>
                    <w:div w:id="624582246">
                      <w:marLeft w:val="0"/>
                      <w:marRight w:val="0"/>
                      <w:marTop w:val="0"/>
                      <w:marBottom w:val="0"/>
                      <w:divBdr>
                        <w:top w:val="none" w:sz="0" w:space="0" w:color="auto"/>
                        <w:left w:val="none" w:sz="0" w:space="0" w:color="auto"/>
                        <w:bottom w:val="none" w:sz="0" w:space="0" w:color="auto"/>
                        <w:right w:val="none" w:sz="0" w:space="0" w:color="auto"/>
                      </w:divBdr>
                    </w:div>
                    <w:div w:id="1246107774">
                      <w:marLeft w:val="0"/>
                      <w:marRight w:val="0"/>
                      <w:marTop w:val="0"/>
                      <w:marBottom w:val="0"/>
                      <w:divBdr>
                        <w:top w:val="none" w:sz="0" w:space="0" w:color="auto"/>
                        <w:left w:val="none" w:sz="0" w:space="0" w:color="auto"/>
                        <w:bottom w:val="none" w:sz="0" w:space="0" w:color="auto"/>
                        <w:right w:val="none" w:sz="0" w:space="0" w:color="auto"/>
                      </w:divBdr>
                    </w:div>
                  </w:divsChild>
                </w:div>
                <w:div w:id="529226379">
                  <w:marLeft w:val="0"/>
                  <w:marRight w:val="0"/>
                  <w:marTop w:val="0"/>
                  <w:marBottom w:val="0"/>
                  <w:divBdr>
                    <w:top w:val="none" w:sz="0" w:space="0" w:color="auto"/>
                    <w:left w:val="none" w:sz="0" w:space="0" w:color="auto"/>
                    <w:bottom w:val="none" w:sz="0" w:space="0" w:color="auto"/>
                    <w:right w:val="none" w:sz="0" w:space="0" w:color="auto"/>
                  </w:divBdr>
                  <w:divsChild>
                    <w:div w:id="202595942">
                      <w:marLeft w:val="0"/>
                      <w:marRight w:val="0"/>
                      <w:marTop w:val="0"/>
                      <w:marBottom w:val="0"/>
                      <w:divBdr>
                        <w:top w:val="none" w:sz="0" w:space="0" w:color="auto"/>
                        <w:left w:val="none" w:sz="0" w:space="0" w:color="auto"/>
                        <w:bottom w:val="none" w:sz="0" w:space="0" w:color="auto"/>
                        <w:right w:val="none" w:sz="0" w:space="0" w:color="auto"/>
                      </w:divBdr>
                    </w:div>
                  </w:divsChild>
                </w:div>
                <w:div w:id="665791104">
                  <w:marLeft w:val="0"/>
                  <w:marRight w:val="0"/>
                  <w:marTop w:val="0"/>
                  <w:marBottom w:val="0"/>
                  <w:divBdr>
                    <w:top w:val="none" w:sz="0" w:space="0" w:color="auto"/>
                    <w:left w:val="none" w:sz="0" w:space="0" w:color="auto"/>
                    <w:bottom w:val="none" w:sz="0" w:space="0" w:color="auto"/>
                    <w:right w:val="none" w:sz="0" w:space="0" w:color="auto"/>
                  </w:divBdr>
                  <w:divsChild>
                    <w:div w:id="1782728086">
                      <w:marLeft w:val="0"/>
                      <w:marRight w:val="0"/>
                      <w:marTop w:val="0"/>
                      <w:marBottom w:val="0"/>
                      <w:divBdr>
                        <w:top w:val="none" w:sz="0" w:space="0" w:color="auto"/>
                        <w:left w:val="none" w:sz="0" w:space="0" w:color="auto"/>
                        <w:bottom w:val="none" w:sz="0" w:space="0" w:color="auto"/>
                        <w:right w:val="none" w:sz="0" w:space="0" w:color="auto"/>
                      </w:divBdr>
                    </w:div>
                  </w:divsChild>
                </w:div>
                <w:div w:id="706415583">
                  <w:marLeft w:val="0"/>
                  <w:marRight w:val="0"/>
                  <w:marTop w:val="0"/>
                  <w:marBottom w:val="0"/>
                  <w:divBdr>
                    <w:top w:val="none" w:sz="0" w:space="0" w:color="auto"/>
                    <w:left w:val="none" w:sz="0" w:space="0" w:color="auto"/>
                    <w:bottom w:val="none" w:sz="0" w:space="0" w:color="auto"/>
                    <w:right w:val="none" w:sz="0" w:space="0" w:color="auto"/>
                  </w:divBdr>
                  <w:divsChild>
                    <w:div w:id="900411600">
                      <w:marLeft w:val="0"/>
                      <w:marRight w:val="0"/>
                      <w:marTop w:val="0"/>
                      <w:marBottom w:val="0"/>
                      <w:divBdr>
                        <w:top w:val="none" w:sz="0" w:space="0" w:color="auto"/>
                        <w:left w:val="none" w:sz="0" w:space="0" w:color="auto"/>
                        <w:bottom w:val="none" w:sz="0" w:space="0" w:color="auto"/>
                        <w:right w:val="none" w:sz="0" w:space="0" w:color="auto"/>
                      </w:divBdr>
                    </w:div>
                  </w:divsChild>
                </w:div>
                <w:div w:id="708803696">
                  <w:marLeft w:val="0"/>
                  <w:marRight w:val="0"/>
                  <w:marTop w:val="0"/>
                  <w:marBottom w:val="0"/>
                  <w:divBdr>
                    <w:top w:val="none" w:sz="0" w:space="0" w:color="auto"/>
                    <w:left w:val="none" w:sz="0" w:space="0" w:color="auto"/>
                    <w:bottom w:val="none" w:sz="0" w:space="0" w:color="auto"/>
                    <w:right w:val="none" w:sz="0" w:space="0" w:color="auto"/>
                  </w:divBdr>
                  <w:divsChild>
                    <w:div w:id="1756048501">
                      <w:marLeft w:val="0"/>
                      <w:marRight w:val="0"/>
                      <w:marTop w:val="0"/>
                      <w:marBottom w:val="0"/>
                      <w:divBdr>
                        <w:top w:val="none" w:sz="0" w:space="0" w:color="auto"/>
                        <w:left w:val="none" w:sz="0" w:space="0" w:color="auto"/>
                        <w:bottom w:val="none" w:sz="0" w:space="0" w:color="auto"/>
                        <w:right w:val="none" w:sz="0" w:space="0" w:color="auto"/>
                      </w:divBdr>
                    </w:div>
                  </w:divsChild>
                </w:div>
                <w:div w:id="733434409">
                  <w:marLeft w:val="0"/>
                  <w:marRight w:val="0"/>
                  <w:marTop w:val="0"/>
                  <w:marBottom w:val="0"/>
                  <w:divBdr>
                    <w:top w:val="none" w:sz="0" w:space="0" w:color="auto"/>
                    <w:left w:val="none" w:sz="0" w:space="0" w:color="auto"/>
                    <w:bottom w:val="none" w:sz="0" w:space="0" w:color="auto"/>
                    <w:right w:val="none" w:sz="0" w:space="0" w:color="auto"/>
                  </w:divBdr>
                  <w:divsChild>
                    <w:div w:id="1285817012">
                      <w:marLeft w:val="0"/>
                      <w:marRight w:val="0"/>
                      <w:marTop w:val="0"/>
                      <w:marBottom w:val="0"/>
                      <w:divBdr>
                        <w:top w:val="none" w:sz="0" w:space="0" w:color="auto"/>
                        <w:left w:val="none" w:sz="0" w:space="0" w:color="auto"/>
                        <w:bottom w:val="none" w:sz="0" w:space="0" w:color="auto"/>
                        <w:right w:val="none" w:sz="0" w:space="0" w:color="auto"/>
                      </w:divBdr>
                    </w:div>
                  </w:divsChild>
                </w:div>
                <w:div w:id="841821623">
                  <w:marLeft w:val="0"/>
                  <w:marRight w:val="0"/>
                  <w:marTop w:val="0"/>
                  <w:marBottom w:val="0"/>
                  <w:divBdr>
                    <w:top w:val="none" w:sz="0" w:space="0" w:color="auto"/>
                    <w:left w:val="none" w:sz="0" w:space="0" w:color="auto"/>
                    <w:bottom w:val="none" w:sz="0" w:space="0" w:color="auto"/>
                    <w:right w:val="none" w:sz="0" w:space="0" w:color="auto"/>
                  </w:divBdr>
                  <w:divsChild>
                    <w:div w:id="755984059">
                      <w:marLeft w:val="0"/>
                      <w:marRight w:val="0"/>
                      <w:marTop w:val="0"/>
                      <w:marBottom w:val="0"/>
                      <w:divBdr>
                        <w:top w:val="none" w:sz="0" w:space="0" w:color="auto"/>
                        <w:left w:val="none" w:sz="0" w:space="0" w:color="auto"/>
                        <w:bottom w:val="none" w:sz="0" w:space="0" w:color="auto"/>
                        <w:right w:val="none" w:sz="0" w:space="0" w:color="auto"/>
                      </w:divBdr>
                    </w:div>
                  </w:divsChild>
                </w:div>
                <w:div w:id="942302842">
                  <w:marLeft w:val="0"/>
                  <w:marRight w:val="0"/>
                  <w:marTop w:val="0"/>
                  <w:marBottom w:val="0"/>
                  <w:divBdr>
                    <w:top w:val="none" w:sz="0" w:space="0" w:color="auto"/>
                    <w:left w:val="none" w:sz="0" w:space="0" w:color="auto"/>
                    <w:bottom w:val="none" w:sz="0" w:space="0" w:color="auto"/>
                    <w:right w:val="none" w:sz="0" w:space="0" w:color="auto"/>
                  </w:divBdr>
                  <w:divsChild>
                    <w:div w:id="1683316614">
                      <w:marLeft w:val="0"/>
                      <w:marRight w:val="0"/>
                      <w:marTop w:val="0"/>
                      <w:marBottom w:val="0"/>
                      <w:divBdr>
                        <w:top w:val="none" w:sz="0" w:space="0" w:color="auto"/>
                        <w:left w:val="none" w:sz="0" w:space="0" w:color="auto"/>
                        <w:bottom w:val="none" w:sz="0" w:space="0" w:color="auto"/>
                        <w:right w:val="none" w:sz="0" w:space="0" w:color="auto"/>
                      </w:divBdr>
                    </w:div>
                  </w:divsChild>
                </w:div>
                <w:div w:id="949779658">
                  <w:marLeft w:val="0"/>
                  <w:marRight w:val="0"/>
                  <w:marTop w:val="0"/>
                  <w:marBottom w:val="0"/>
                  <w:divBdr>
                    <w:top w:val="none" w:sz="0" w:space="0" w:color="auto"/>
                    <w:left w:val="none" w:sz="0" w:space="0" w:color="auto"/>
                    <w:bottom w:val="none" w:sz="0" w:space="0" w:color="auto"/>
                    <w:right w:val="none" w:sz="0" w:space="0" w:color="auto"/>
                  </w:divBdr>
                  <w:divsChild>
                    <w:div w:id="1391729704">
                      <w:marLeft w:val="0"/>
                      <w:marRight w:val="0"/>
                      <w:marTop w:val="0"/>
                      <w:marBottom w:val="0"/>
                      <w:divBdr>
                        <w:top w:val="none" w:sz="0" w:space="0" w:color="auto"/>
                        <w:left w:val="none" w:sz="0" w:space="0" w:color="auto"/>
                        <w:bottom w:val="none" w:sz="0" w:space="0" w:color="auto"/>
                        <w:right w:val="none" w:sz="0" w:space="0" w:color="auto"/>
                      </w:divBdr>
                    </w:div>
                  </w:divsChild>
                </w:div>
                <w:div w:id="1001157496">
                  <w:marLeft w:val="0"/>
                  <w:marRight w:val="0"/>
                  <w:marTop w:val="0"/>
                  <w:marBottom w:val="0"/>
                  <w:divBdr>
                    <w:top w:val="none" w:sz="0" w:space="0" w:color="auto"/>
                    <w:left w:val="none" w:sz="0" w:space="0" w:color="auto"/>
                    <w:bottom w:val="none" w:sz="0" w:space="0" w:color="auto"/>
                    <w:right w:val="none" w:sz="0" w:space="0" w:color="auto"/>
                  </w:divBdr>
                  <w:divsChild>
                    <w:div w:id="1002587756">
                      <w:marLeft w:val="0"/>
                      <w:marRight w:val="0"/>
                      <w:marTop w:val="0"/>
                      <w:marBottom w:val="0"/>
                      <w:divBdr>
                        <w:top w:val="none" w:sz="0" w:space="0" w:color="auto"/>
                        <w:left w:val="none" w:sz="0" w:space="0" w:color="auto"/>
                        <w:bottom w:val="none" w:sz="0" w:space="0" w:color="auto"/>
                        <w:right w:val="none" w:sz="0" w:space="0" w:color="auto"/>
                      </w:divBdr>
                    </w:div>
                  </w:divsChild>
                </w:div>
                <w:div w:id="1046610847">
                  <w:marLeft w:val="0"/>
                  <w:marRight w:val="0"/>
                  <w:marTop w:val="0"/>
                  <w:marBottom w:val="0"/>
                  <w:divBdr>
                    <w:top w:val="none" w:sz="0" w:space="0" w:color="auto"/>
                    <w:left w:val="none" w:sz="0" w:space="0" w:color="auto"/>
                    <w:bottom w:val="none" w:sz="0" w:space="0" w:color="auto"/>
                    <w:right w:val="none" w:sz="0" w:space="0" w:color="auto"/>
                  </w:divBdr>
                  <w:divsChild>
                    <w:div w:id="297036912">
                      <w:marLeft w:val="0"/>
                      <w:marRight w:val="0"/>
                      <w:marTop w:val="0"/>
                      <w:marBottom w:val="0"/>
                      <w:divBdr>
                        <w:top w:val="none" w:sz="0" w:space="0" w:color="auto"/>
                        <w:left w:val="none" w:sz="0" w:space="0" w:color="auto"/>
                        <w:bottom w:val="none" w:sz="0" w:space="0" w:color="auto"/>
                        <w:right w:val="none" w:sz="0" w:space="0" w:color="auto"/>
                      </w:divBdr>
                    </w:div>
                  </w:divsChild>
                </w:div>
                <w:div w:id="1067217821">
                  <w:marLeft w:val="0"/>
                  <w:marRight w:val="0"/>
                  <w:marTop w:val="0"/>
                  <w:marBottom w:val="0"/>
                  <w:divBdr>
                    <w:top w:val="none" w:sz="0" w:space="0" w:color="auto"/>
                    <w:left w:val="none" w:sz="0" w:space="0" w:color="auto"/>
                    <w:bottom w:val="none" w:sz="0" w:space="0" w:color="auto"/>
                    <w:right w:val="none" w:sz="0" w:space="0" w:color="auto"/>
                  </w:divBdr>
                  <w:divsChild>
                    <w:div w:id="209196192">
                      <w:marLeft w:val="0"/>
                      <w:marRight w:val="0"/>
                      <w:marTop w:val="0"/>
                      <w:marBottom w:val="0"/>
                      <w:divBdr>
                        <w:top w:val="none" w:sz="0" w:space="0" w:color="auto"/>
                        <w:left w:val="none" w:sz="0" w:space="0" w:color="auto"/>
                        <w:bottom w:val="none" w:sz="0" w:space="0" w:color="auto"/>
                        <w:right w:val="none" w:sz="0" w:space="0" w:color="auto"/>
                      </w:divBdr>
                    </w:div>
                  </w:divsChild>
                </w:div>
                <w:div w:id="1067874659">
                  <w:marLeft w:val="0"/>
                  <w:marRight w:val="0"/>
                  <w:marTop w:val="0"/>
                  <w:marBottom w:val="0"/>
                  <w:divBdr>
                    <w:top w:val="none" w:sz="0" w:space="0" w:color="auto"/>
                    <w:left w:val="none" w:sz="0" w:space="0" w:color="auto"/>
                    <w:bottom w:val="none" w:sz="0" w:space="0" w:color="auto"/>
                    <w:right w:val="none" w:sz="0" w:space="0" w:color="auto"/>
                  </w:divBdr>
                  <w:divsChild>
                    <w:div w:id="310446316">
                      <w:marLeft w:val="0"/>
                      <w:marRight w:val="0"/>
                      <w:marTop w:val="0"/>
                      <w:marBottom w:val="0"/>
                      <w:divBdr>
                        <w:top w:val="none" w:sz="0" w:space="0" w:color="auto"/>
                        <w:left w:val="none" w:sz="0" w:space="0" w:color="auto"/>
                        <w:bottom w:val="none" w:sz="0" w:space="0" w:color="auto"/>
                        <w:right w:val="none" w:sz="0" w:space="0" w:color="auto"/>
                      </w:divBdr>
                    </w:div>
                  </w:divsChild>
                </w:div>
                <w:div w:id="1077245744">
                  <w:marLeft w:val="0"/>
                  <w:marRight w:val="0"/>
                  <w:marTop w:val="0"/>
                  <w:marBottom w:val="0"/>
                  <w:divBdr>
                    <w:top w:val="none" w:sz="0" w:space="0" w:color="auto"/>
                    <w:left w:val="none" w:sz="0" w:space="0" w:color="auto"/>
                    <w:bottom w:val="none" w:sz="0" w:space="0" w:color="auto"/>
                    <w:right w:val="none" w:sz="0" w:space="0" w:color="auto"/>
                  </w:divBdr>
                  <w:divsChild>
                    <w:div w:id="401560637">
                      <w:marLeft w:val="0"/>
                      <w:marRight w:val="0"/>
                      <w:marTop w:val="0"/>
                      <w:marBottom w:val="0"/>
                      <w:divBdr>
                        <w:top w:val="none" w:sz="0" w:space="0" w:color="auto"/>
                        <w:left w:val="none" w:sz="0" w:space="0" w:color="auto"/>
                        <w:bottom w:val="none" w:sz="0" w:space="0" w:color="auto"/>
                        <w:right w:val="none" w:sz="0" w:space="0" w:color="auto"/>
                      </w:divBdr>
                    </w:div>
                    <w:div w:id="1831435353">
                      <w:marLeft w:val="0"/>
                      <w:marRight w:val="0"/>
                      <w:marTop w:val="0"/>
                      <w:marBottom w:val="0"/>
                      <w:divBdr>
                        <w:top w:val="none" w:sz="0" w:space="0" w:color="auto"/>
                        <w:left w:val="none" w:sz="0" w:space="0" w:color="auto"/>
                        <w:bottom w:val="none" w:sz="0" w:space="0" w:color="auto"/>
                        <w:right w:val="none" w:sz="0" w:space="0" w:color="auto"/>
                      </w:divBdr>
                    </w:div>
                  </w:divsChild>
                </w:div>
                <w:div w:id="1096907157">
                  <w:marLeft w:val="0"/>
                  <w:marRight w:val="0"/>
                  <w:marTop w:val="0"/>
                  <w:marBottom w:val="0"/>
                  <w:divBdr>
                    <w:top w:val="none" w:sz="0" w:space="0" w:color="auto"/>
                    <w:left w:val="none" w:sz="0" w:space="0" w:color="auto"/>
                    <w:bottom w:val="none" w:sz="0" w:space="0" w:color="auto"/>
                    <w:right w:val="none" w:sz="0" w:space="0" w:color="auto"/>
                  </w:divBdr>
                  <w:divsChild>
                    <w:div w:id="166677407">
                      <w:marLeft w:val="0"/>
                      <w:marRight w:val="0"/>
                      <w:marTop w:val="0"/>
                      <w:marBottom w:val="0"/>
                      <w:divBdr>
                        <w:top w:val="none" w:sz="0" w:space="0" w:color="auto"/>
                        <w:left w:val="none" w:sz="0" w:space="0" w:color="auto"/>
                        <w:bottom w:val="none" w:sz="0" w:space="0" w:color="auto"/>
                        <w:right w:val="none" w:sz="0" w:space="0" w:color="auto"/>
                      </w:divBdr>
                    </w:div>
                  </w:divsChild>
                </w:div>
                <w:div w:id="1104764045">
                  <w:marLeft w:val="0"/>
                  <w:marRight w:val="0"/>
                  <w:marTop w:val="0"/>
                  <w:marBottom w:val="0"/>
                  <w:divBdr>
                    <w:top w:val="none" w:sz="0" w:space="0" w:color="auto"/>
                    <w:left w:val="none" w:sz="0" w:space="0" w:color="auto"/>
                    <w:bottom w:val="none" w:sz="0" w:space="0" w:color="auto"/>
                    <w:right w:val="none" w:sz="0" w:space="0" w:color="auto"/>
                  </w:divBdr>
                  <w:divsChild>
                    <w:div w:id="759330192">
                      <w:marLeft w:val="0"/>
                      <w:marRight w:val="0"/>
                      <w:marTop w:val="0"/>
                      <w:marBottom w:val="0"/>
                      <w:divBdr>
                        <w:top w:val="none" w:sz="0" w:space="0" w:color="auto"/>
                        <w:left w:val="none" w:sz="0" w:space="0" w:color="auto"/>
                        <w:bottom w:val="none" w:sz="0" w:space="0" w:color="auto"/>
                        <w:right w:val="none" w:sz="0" w:space="0" w:color="auto"/>
                      </w:divBdr>
                    </w:div>
                  </w:divsChild>
                </w:div>
                <w:div w:id="1106463300">
                  <w:marLeft w:val="0"/>
                  <w:marRight w:val="0"/>
                  <w:marTop w:val="0"/>
                  <w:marBottom w:val="0"/>
                  <w:divBdr>
                    <w:top w:val="none" w:sz="0" w:space="0" w:color="auto"/>
                    <w:left w:val="none" w:sz="0" w:space="0" w:color="auto"/>
                    <w:bottom w:val="none" w:sz="0" w:space="0" w:color="auto"/>
                    <w:right w:val="none" w:sz="0" w:space="0" w:color="auto"/>
                  </w:divBdr>
                  <w:divsChild>
                    <w:div w:id="1852836609">
                      <w:marLeft w:val="0"/>
                      <w:marRight w:val="0"/>
                      <w:marTop w:val="0"/>
                      <w:marBottom w:val="0"/>
                      <w:divBdr>
                        <w:top w:val="none" w:sz="0" w:space="0" w:color="auto"/>
                        <w:left w:val="none" w:sz="0" w:space="0" w:color="auto"/>
                        <w:bottom w:val="none" w:sz="0" w:space="0" w:color="auto"/>
                        <w:right w:val="none" w:sz="0" w:space="0" w:color="auto"/>
                      </w:divBdr>
                    </w:div>
                  </w:divsChild>
                </w:div>
                <w:div w:id="1109544305">
                  <w:marLeft w:val="0"/>
                  <w:marRight w:val="0"/>
                  <w:marTop w:val="0"/>
                  <w:marBottom w:val="0"/>
                  <w:divBdr>
                    <w:top w:val="none" w:sz="0" w:space="0" w:color="auto"/>
                    <w:left w:val="none" w:sz="0" w:space="0" w:color="auto"/>
                    <w:bottom w:val="none" w:sz="0" w:space="0" w:color="auto"/>
                    <w:right w:val="none" w:sz="0" w:space="0" w:color="auto"/>
                  </w:divBdr>
                  <w:divsChild>
                    <w:div w:id="317537279">
                      <w:marLeft w:val="0"/>
                      <w:marRight w:val="0"/>
                      <w:marTop w:val="0"/>
                      <w:marBottom w:val="0"/>
                      <w:divBdr>
                        <w:top w:val="none" w:sz="0" w:space="0" w:color="auto"/>
                        <w:left w:val="none" w:sz="0" w:space="0" w:color="auto"/>
                        <w:bottom w:val="none" w:sz="0" w:space="0" w:color="auto"/>
                        <w:right w:val="none" w:sz="0" w:space="0" w:color="auto"/>
                      </w:divBdr>
                    </w:div>
                  </w:divsChild>
                </w:div>
                <w:div w:id="1127315873">
                  <w:marLeft w:val="0"/>
                  <w:marRight w:val="0"/>
                  <w:marTop w:val="0"/>
                  <w:marBottom w:val="0"/>
                  <w:divBdr>
                    <w:top w:val="none" w:sz="0" w:space="0" w:color="auto"/>
                    <w:left w:val="none" w:sz="0" w:space="0" w:color="auto"/>
                    <w:bottom w:val="none" w:sz="0" w:space="0" w:color="auto"/>
                    <w:right w:val="none" w:sz="0" w:space="0" w:color="auto"/>
                  </w:divBdr>
                  <w:divsChild>
                    <w:div w:id="1569611694">
                      <w:marLeft w:val="0"/>
                      <w:marRight w:val="0"/>
                      <w:marTop w:val="0"/>
                      <w:marBottom w:val="0"/>
                      <w:divBdr>
                        <w:top w:val="none" w:sz="0" w:space="0" w:color="auto"/>
                        <w:left w:val="none" w:sz="0" w:space="0" w:color="auto"/>
                        <w:bottom w:val="none" w:sz="0" w:space="0" w:color="auto"/>
                        <w:right w:val="none" w:sz="0" w:space="0" w:color="auto"/>
                      </w:divBdr>
                    </w:div>
                  </w:divsChild>
                </w:div>
                <w:div w:id="1131361129">
                  <w:marLeft w:val="0"/>
                  <w:marRight w:val="0"/>
                  <w:marTop w:val="0"/>
                  <w:marBottom w:val="0"/>
                  <w:divBdr>
                    <w:top w:val="none" w:sz="0" w:space="0" w:color="auto"/>
                    <w:left w:val="none" w:sz="0" w:space="0" w:color="auto"/>
                    <w:bottom w:val="none" w:sz="0" w:space="0" w:color="auto"/>
                    <w:right w:val="none" w:sz="0" w:space="0" w:color="auto"/>
                  </w:divBdr>
                  <w:divsChild>
                    <w:div w:id="1557013064">
                      <w:marLeft w:val="0"/>
                      <w:marRight w:val="0"/>
                      <w:marTop w:val="0"/>
                      <w:marBottom w:val="0"/>
                      <w:divBdr>
                        <w:top w:val="none" w:sz="0" w:space="0" w:color="auto"/>
                        <w:left w:val="none" w:sz="0" w:space="0" w:color="auto"/>
                        <w:bottom w:val="none" w:sz="0" w:space="0" w:color="auto"/>
                        <w:right w:val="none" w:sz="0" w:space="0" w:color="auto"/>
                      </w:divBdr>
                    </w:div>
                  </w:divsChild>
                </w:div>
                <w:div w:id="1131753699">
                  <w:marLeft w:val="0"/>
                  <w:marRight w:val="0"/>
                  <w:marTop w:val="0"/>
                  <w:marBottom w:val="0"/>
                  <w:divBdr>
                    <w:top w:val="none" w:sz="0" w:space="0" w:color="auto"/>
                    <w:left w:val="none" w:sz="0" w:space="0" w:color="auto"/>
                    <w:bottom w:val="none" w:sz="0" w:space="0" w:color="auto"/>
                    <w:right w:val="none" w:sz="0" w:space="0" w:color="auto"/>
                  </w:divBdr>
                  <w:divsChild>
                    <w:div w:id="885684071">
                      <w:marLeft w:val="0"/>
                      <w:marRight w:val="0"/>
                      <w:marTop w:val="0"/>
                      <w:marBottom w:val="0"/>
                      <w:divBdr>
                        <w:top w:val="none" w:sz="0" w:space="0" w:color="auto"/>
                        <w:left w:val="none" w:sz="0" w:space="0" w:color="auto"/>
                        <w:bottom w:val="none" w:sz="0" w:space="0" w:color="auto"/>
                        <w:right w:val="none" w:sz="0" w:space="0" w:color="auto"/>
                      </w:divBdr>
                    </w:div>
                  </w:divsChild>
                </w:div>
                <w:div w:id="1148328434">
                  <w:marLeft w:val="0"/>
                  <w:marRight w:val="0"/>
                  <w:marTop w:val="0"/>
                  <w:marBottom w:val="0"/>
                  <w:divBdr>
                    <w:top w:val="none" w:sz="0" w:space="0" w:color="auto"/>
                    <w:left w:val="none" w:sz="0" w:space="0" w:color="auto"/>
                    <w:bottom w:val="none" w:sz="0" w:space="0" w:color="auto"/>
                    <w:right w:val="none" w:sz="0" w:space="0" w:color="auto"/>
                  </w:divBdr>
                  <w:divsChild>
                    <w:div w:id="422141330">
                      <w:marLeft w:val="0"/>
                      <w:marRight w:val="0"/>
                      <w:marTop w:val="0"/>
                      <w:marBottom w:val="0"/>
                      <w:divBdr>
                        <w:top w:val="none" w:sz="0" w:space="0" w:color="auto"/>
                        <w:left w:val="none" w:sz="0" w:space="0" w:color="auto"/>
                        <w:bottom w:val="none" w:sz="0" w:space="0" w:color="auto"/>
                        <w:right w:val="none" w:sz="0" w:space="0" w:color="auto"/>
                      </w:divBdr>
                    </w:div>
                  </w:divsChild>
                </w:div>
                <w:div w:id="1183055942">
                  <w:marLeft w:val="0"/>
                  <w:marRight w:val="0"/>
                  <w:marTop w:val="0"/>
                  <w:marBottom w:val="0"/>
                  <w:divBdr>
                    <w:top w:val="none" w:sz="0" w:space="0" w:color="auto"/>
                    <w:left w:val="none" w:sz="0" w:space="0" w:color="auto"/>
                    <w:bottom w:val="none" w:sz="0" w:space="0" w:color="auto"/>
                    <w:right w:val="none" w:sz="0" w:space="0" w:color="auto"/>
                  </w:divBdr>
                  <w:divsChild>
                    <w:div w:id="1976568194">
                      <w:marLeft w:val="0"/>
                      <w:marRight w:val="0"/>
                      <w:marTop w:val="0"/>
                      <w:marBottom w:val="0"/>
                      <w:divBdr>
                        <w:top w:val="none" w:sz="0" w:space="0" w:color="auto"/>
                        <w:left w:val="none" w:sz="0" w:space="0" w:color="auto"/>
                        <w:bottom w:val="none" w:sz="0" w:space="0" w:color="auto"/>
                        <w:right w:val="none" w:sz="0" w:space="0" w:color="auto"/>
                      </w:divBdr>
                    </w:div>
                  </w:divsChild>
                </w:div>
                <w:div w:id="1227766797">
                  <w:marLeft w:val="0"/>
                  <w:marRight w:val="0"/>
                  <w:marTop w:val="0"/>
                  <w:marBottom w:val="0"/>
                  <w:divBdr>
                    <w:top w:val="none" w:sz="0" w:space="0" w:color="auto"/>
                    <w:left w:val="none" w:sz="0" w:space="0" w:color="auto"/>
                    <w:bottom w:val="none" w:sz="0" w:space="0" w:color="auto"/>
                    <w:right w:val="none" w:sz="0" w:space="0" w:color="auto"/>
                  </w:divBdr>
                  <w:divsChild>
                    <w:div w:id="462042785">
                      <w:marLeft w:val="0"/>
                      <w:marRight w:val="0"/>
                      <w:marTop w:val="0"/>
                      <w:marBottom w:val="0"/>
                      <w:divBdr>
                        <w:top w:val="none" w:sz="0" w:space="0" w:color="auto"/>
                        <w:left w:val="none" w:sz="0" w:space="0" w:color="auto"/>
                        <w:bottom w:val="none" w:sz="0" w:space="0" w:color="auto"/>
                        <w:right w:val="none" w:sz="0" w:space="0" w:color="auto"/>
                      </w:divBdr>
                    </w:div>
                  </w:divsChild>
                </w:div>
                <w:div w:id="1233540544">
                  <w:marLeft w:val="0"/>
                  <w:marRight w:val="0"/>
                  <w:marTop w:val="0"/>
                  <w:marBottom w:val="0"/>
                  <w:divBdr>
                    <w:top w:val="none" w:sz="0" w:space="0" w:color="auto"/>
                    <w:left w:val="none" w:sz="0" w:space="0" w:color="auto"/>
                    <w:bottom w:val="none" w:sz="0" w:space="0" w:color="auto"/>
                    <w:right w:val="none" w:sz="0" w:space="0" w:color="auto"/>
                  </w:divBdr>
                  <w:divsChild>
                    <w:div w:id="907501256">
                      <w:marLeft w:val="0"/>
                      <w:marRight w:val="0"/>
                      <w:marTop w:val="0"/>
                      <w:marBottom w:val="0"/>
                      <w:divBdr>
                        <w:top w:val="none" w:sz="0" w:space="0" w:color="auto"/>
                        <w:left w:val="none" w:sz="0" w:space="0" w:color="auto"/>
                        <w:bottom w:val="none" w:sz="0" w:space="0" w:color="auto"/>
                        <w:right w:val="none" w:sz="0" w:space="0" w:color="auto"/>
                      </w:divBdr>
                    </w:div>
                  </w:divsChild>
                </w:div>
                <w:div w:id="1248341774">
                  <w:marLeft w:val="0"/>
                  <w:marRight w:val="0"/>
                  <w:marTop w:val="0"/>
                  <w:marBottom w:val="0"/>
                  <w:divBdr>
                    <w:top w:val="none" w:sz="0" w:space="0" w:color="auto"/>
                    <w:left w:val="none" w:sz="0" w:space="0" w:color="auto"/>
                    <w:bottom w:val="none" w:sz="0" w:space="0" w:color="auto"/>
                    <w:right w:val="none" w:sz="0" w:space="0" w:color="auto"/>
                  </w:divBdr>
                  <w:divsChild>
                    <w:div w:id="148403363">
                      <w:marLeft w:val="0"/>
                      <w:marRight w:val="0"/>
                      <w:marTop w:val="0"/>
                      <w:marBottom w:val="0"/>
                      <w:divBdr>
                        <w:top w:val="none" w:sz="0" w:space="0" w:color="auto"/>
                        <w:left w:val="none" w:sz="0" w:space="0" w:color="auto"/>
                        <w:bottom w:val="none" w:sz="0" w:space="0" w:color="auto"/>
                        <w:right w:val="none" w:sz="0" w:space="0" w:color="auto"/>
                      </w:divBdr>
                    </w:div>
                  </w:divsChild>
                </w:div>
                <w:div w:id="1276523281">
                  <w:marLeft w:val="0"/>
                  <w:marRight w:val="0"/>
                  <w:marTop w:val="0"/>
                  <w:marBottom w:val="0"/>
                  <w:divBdr>
                    <w:top w:val="none" w:sz="0" w:space="0" w:color="auto"/>
                    <w:left w:val="none" w:sz="0" w:space="0" w:color="auto"/>
                    <w:bottom w:val="none" w:sz="0" w:space="0" w:color="auto"/>
                    <w:right w:val="none" w:sz="0" w:space="0" w:color="auto"/>
                  </w:divBdr>
                  <w:divsChild>
                    <w:div w:id="472068088">
                      <w:marLeft w:val="0"/>
                      <w:marRight w:val="0"/>
                      <w:marTop w:val="0"/>
                      <w:marBottom w:val="0"/>
                      <w:divBdr>
                        <w:top w:val="none" w:sz="0" w:space="0" w:color="auto"/>
                        <w:left w:val="none" w:sz="0" w:space="0" w:color="auto"/>
                        <w:bottom w:val="none" w:sz="0" w:space="0" w:color="auto"/>
                        <w:right w:val="none" w:sz="0" w:space="0" w:color="auto"/>
                      </w:divBdr>
                    </w:div>
                  </w:divsChild>
                </w:div>
                <w:div w:id="1323005484">
                  <w:marLeft w:val="0"/>
                  <w:marRight w:val="0"/>
                  <w:marTop w:val="0"/>
                  <w:marBottom w:val="0"/>
                  <w:divBdr>
                    <w:top w:val="none" w:sz="0" w:space="0" w:color="auto"/>
                    <w:left w:val="none" w:sz="0" w:space="0" w:color="auto"/>
                    <w:bottom w:val="none" w:sz="0" w:space="0" w:color="auto"/>
                    <w:right w:val="none" w:sz="0" w:space="0" w:color="auto"/>
                  </w:divBdr>
                  <w:divsChild>
                    <w:div w:id="1886404254">
                      <w:marLeft w:val="0"/>
                      <w:marRight w:val="0"/>
                      <w:marTop w:val="0"/>
                      <w:marBottom w:val="0"/>
                      <w:divBdr>
                        <w:top w:val="none" w:sz="0" w:space="0" w:color="auto"/>
                        <w:left w:val="none" w:sz="0" w:space="0" w:color="auto"/>
                        <w:bottom w:val="none" w:sz="0" w:space="0" w:color="auto"/>
                        <w:right w:val="none" w:sz="0" w:space="0" w:color="auto"/>
                      </w:divBdr>
                    </w:div>
                  </w:divsChild>
                </w:div>
                <w:div w:id="1363827460">
                  <w:marLeft w:val="0"/>
                  <w:marRight w:val="0"/>
                  <w:marTop w:val="0"/>
                  <w:marBottom w:val="0"/>
                  <w:divBdr>
                    <w:top w:val="none" w:sz="0" w:space="0" w:color="auto"/>
                    <w:left w:val="none" w:sz="0" w:space="0" w:color="auto"/>
                    <w:bottom w:val="none" w:sz="0" w:space="0" w:color="auto"/>
                    <w:right w:val="none" w:sz="0" w:space="0" w:color="auto"/>
                  </w:divBdr>
                  <w:divsChild>
                    <w:div w:id="657996503">
                      <w:marLeft w:val="0"/>
                      <w:marRight w:val="0"/>
                      <w:marTop w:val="0"/>
                      <w:marBottom w:val="0"/>
                      <w:divBdr>
                        <w:top w:val="none" w:sz="0" w:space="0" w:color="auto"/>
                        <w:left w:val="none" w:sz="0" w:space="0" w:color="auto"/>
                        <w:bottom w:val="none" w:sz="0" w:space="0" w:color="auto"/>
                        <w:right w:val="none" w:sz="0" w:space="0" w:color="auto"/>
                      </w:divBdr>
                    </w:div>
                  </w:divsChild>
                </w:div>
                <w:div w:id="1471703778">
                  <w:marLeft w:val="0"/>
                  <w:marRight w:val="0"/>
                  <w:marTop w:val="0"/>
                  <w:marBottom w:val="0"/>
                  <w:divBdr>
                    <w:top w:val="none" w:sz="0" w:space="0" w:color="auto"/>
                    <w:left w:val="none" w:sz="0" w:space="0" w:color="auto"/>
                    <w:bottom w:val="none" w:sz="0" w:space="0" w:color="auto"/>
                    <w:right w:val="none" w:sz="0" w:space="0" w:color="auto"/>
                  </w:divBdr>
                  <w:divsChild>
                    <w:div w:id="1193500321">
                      <w:marLeft w:val="0"/>
                      <w:marRight w:val="0"/>
                      <w:marTop w:val="0"/>
                      <w:marBottom w:val="0"/>
                      <w:divBdr>
                        <w:top w:val="none" w:sz="0" w:space="0" w:color="auto"/>
                        <w:left w:val="none" w:sz="0" w:space="0" w:color="auto"/>
                        <w:bottom w:val="none" w:sz="0" w:space="0" w:color="auto"/>
                        <w:right w:val="none" w:sz="0" w:space="0" w:color="auto"/>
                      </w:divBdr>
                    </w:div>
                  </w:divsChild>
                </w:div>
                <w:div w:id="1491284579">
                  <w:marLeft w:val="0"/>
                  <w:marRight w:val="0"/>
                  <w:marTop w:val="0"/>
                  <w:marBottom w:val="0"/>
                  <w:divBdr>
                    <w:top w:val="none" w:sz="0" w:space="0" w:color="auto"/>
                    <w:left w:val="none" w:sz="0" w:space="0" w:color="auto"/>
                    <w:bottom w:val="none" w:sz="0" w:space="0" w:color="auto"/>
                    <w:right w:val="none" w:sz="0" w:space="0" w:color="auto"/>
                  </w:divBdr>
                  <w:divsChild>
                    <w:div w:id="1721128538">
                      <w:marLeft w:val="0"/>
                      <w:marRight w:val="0"/>
                      <w:marTop w:val="0"/>
                      <w:marBottom w:val="0"/>
                      <w:divBdr>
                        <w:top w:val="none" w:sz="0" w:space="0" w:color="auto"/>
                        <w:left w:val="none" w:sz="0" w:space="0" w:color="auto"/>
                        <w:bottom w:val="none" w:sz="0" w:space="0" w:color="auto"/>
                        <w:right w:val="none" w:sz="0" w:space="0" w:color="auto"/>
                      </w:divBdr>
                    </w:div>
                  </w:divsChild>
                </w:div>
                <w:div w:id="1500386575">
                  <w:marLeft w:val="0"/>
                  <w:marRight w:val="0"/>
                  <w:marTop w:val="0"/>
                  <w:marBottom w:val="0"/>
                  <w:divBdr>
                    <w:top w:val="none" w:sz="0" w:space="0" w:color="auto"/>
                    <w:left w:val="none" w:sz="0" w:space="0" w:color="auto"/>
                    <w:bottom w:val="none" w:sz="0" w:space="0" w:color="auto"/>
                    <w:right w:val="none" w:sz="0" w:space="0" w:color="auto"/>
                  </w:divBdr>
                  <w:divsChild>
                    <w:div w:id="606691614">
                      <w:marLeft w:val="0"/>
                      <w:marRight w:val="0"/>
                      <w:marTop w:val="0"/>
                      <w:marBottom w:val="0"/>
                      <w:divBdr>
                        <w:top w:val="none" w:sz="0" w:space="0" w:color="auto"/>
                        <w:left w:val="none" w:sz="0" w:space="0" w:color="auto"/>
                        <w:bottom w:val="none" w:sz="0" w:space="0" w:color="auto"/>
                        <w:right w:val="none" w:sz="0" w:space="0" w:color="auto"/>
                      </w:divBdr>
                    </w:div>
                  </w:divsChild>
                </w:div>
                <w:div w:id="1591352941">
                  <w:marLeft w:val="0"/>
                  <w:marRight w:val="0"/>
                  <w:marTop w:val="0"/>
                  <w:marBottom w:val="0"/>
                  <w:divBdr>
                    <w:top w:val="none" w:sz="0" w:space="0" w:color="auto"/>
                    <w:left w:val="none" w:sz="0" w:space="0" w:color="auto"/>
                    <w:bottom w:val="none" w:sz="0" w:space="0" w:color="auto"/>
                    <w:right w:val="none" w:sz="0" w:space="0" w:color="auto"/>
                  </w:divBdr>
                  <w:divsChild>
                    <w:div w:id="1624798956">
                      <w:marLeft w:val="0"/>
                      <w:marRight w:val="0"/>
                      <w:marTop w:val="0"/>
                      <w:marBottom w:val="0"/>
                      <w:divBdr>
                        <w:top w:val="none" w:sz="0" w:space="0" w:color="auto"/>
                        <w:left w:val="none" w:sz="0" w:space="0" w:color="auto"/>
                        <w:bottom w:val="none" w:sz="0" w:space="0" w:color="auto"/>
                        <w:right w:val="none" w:sz="0" w:space="0" w:color="auto"/>
                      </w:divBdr>
                    </w:div>
                  </w:divsChild>
                </w:div>
                <w:div w:id="1650868561">
                  <w:marLeft w:val="0"/>
                  <w:marRight w:val="0"/>
                  <w:marTop w:val="0"/>
                  <w:marBottom w:val="0"/>
                  <w:divBdr>
                    <w:top w:val="none" w:sz="0" w:space="0" w:color="auto"/>
                    <w:left w:val="none" w:sz="0" w:space="0" w:color="auto"/>
                    <w:bottom w:val="none" w:sz="0" w:space="0" w:color="auto"/>
                    <w:right w:val="none" w:sz="0" w:space="0" w:color="auto"/>
                  </w:divBdr>
                  <w:divsChild>
                    <w:div w:id="963661812">
                      <w:marLeft w:val="0"/>
                      <w:marRight w:val="0"/>
                      <w:marTop w:val="0"/>
                      <w:marBottom w:val="0"/>
                      <w:divBdr>
                        <w:top w:val="none" w:sz="0" w:space="0" w:color="auto"/>
                        <w:left w:val="none" w:sz="0" w:space="0" w:color="auto"/>
                        <w:bottom w:val="none" w:sz="0" w:space="0" w:color="auto"/>
                        <w:right w:val="none" w:sz="0" w:space="0" w:color="auto"/>
                      </w:divBdr>
                    </w:div>
                  </w:divsChild>
                </w:div>
                <w:div w:id="1674642706">
                  <w:marLeft w:val="0"/>
                  <w:marRight w:val="0"/>
                  <w:marTop w:val="0"/>
                  <w:marBottom w:val="0"/>
                  <w:divBdr>
                    <w:top w:val="none" w:sz="0" w:space="0" w:color="auto"/>
                    <w:left w:val="none" w:sz="0" w:space="0" w:color="auto"/>
                    <w:bottom w:val="none" w:sz="0" w:space="0" w:color="auto"/>
                    <w:right w:val="none" w:sz="0" w:space="0" w:color="auto"/>
                  </w:divBdr>
                  <w:divsChild>
                    <w:div w:id="1689479925">
                      <w:marLeft w:val="0"/>
                      <w:marRight w:val="0"/>
                      <w:marTop w:val="0"/>
                      <w:marBottom w:val="0"/>
                      <w:divBdr>
                        <w:top w:val="none" w:sz="0" w:space="0" w:color="auto"/>
                        <w:left w:val="none" w:sz="0" w:space="0" w:color="auto"/>
                        <w:bottom w:val="none" w:sz="0" w:space="0" w:color="auto"/>
                        <w:right w:val="none" w:sz="0" w:space="0" w:color="auto"/>
                      </w:divBdr>
                    </w:div>
                  </w:divsChild>
                </w:div>
                <w:div w:id="1718625524">
                  <w:marLeft w:val="0"/>
                  <w:marRight w:val="0"/>
                  <w:marTop w:val="0"/>
                  <w:marBottom w:val="0"/>
                  <w:divBdr>
                    <w:top w:val="none" w:sz="0" w:space="0" w:color="auto"/>
                    <w:left w:val="none" w:sz="0" w:space="0" w:color="auto"/>
                    <w:bottom w:val="none" w:sz="0" w:space="0" w:color="auto"/>
                    <w:right w:val="none" w:sz="0" w:space="0" w:color="auto"/>
                  </w:divBdr>
                  <w:divsChild>
                    <w:div w:id="976295777">
                      <w:marLeft w:val="0"/>
                      <w:marRight w:val="0"/>
                      <w:marTop w:val="0"/>
                      <w:marBottom w:val="0"/>
                      <w:divBdr>
                        <w:top w:val="none" w:sz="0" w:space="0" w:color="auto"/>
                        <w:left w:val="none" w:sz="0" w:space="0" w:color="auto"/>
                        <w:bottom w:val="none" w:sz="0" w:space="0" w:color="auto"/>
                        <w:right w:val="none" w:sz="0" w:space="0" w:color="auto"/>
                      </w:divBdr>
                    </w:div>
                  </w:divsChild>
                </w:div>
                <w:div w:id="1758166012">
                  <w:marLeft w:val="0"/>
                  <w:marRight w:val="0"/>
                  <w:marTop w:val="0"/>
                  <w:marBottom w:val="0"/>
                  <w:divBdr>
                    <w:top w:val="none" w:sz="0" w:space="0" w:color="auto"/>
                    <w:left w:val="none" w:sz="0" w:space="0" w:color="auto"/>
                    <w:bottom w:val="none" w:sz="0" w:space="0" w:color="auto"/>
                    <w:right w:val="none" w:sz="0" w:space="0" w:color="auto"/>
                  </w:divBdr>
                  <w:divsChild>
                    <w:div w:id="1325091845">
                      <w:marLeft w:val="0"/>
                      <w:marRight w:val="0"/>
                      <w:marTop w:val="0"/>
                      <w:marBottom w:val="0"/>
                      <w:divBdr>
                        <w:top w:val="none" w:sz="0" w:space="0" w:color="auto"/>
                        <w:left w:val="none" w:sz="0" w:space="0" w:color="auto"/>
                        <w:bottom w:val="none" w:sz="0" w:space="0" w:color="auto"/>
                        <w:right w:val="none" w:sz="0" w:space="0" w:color="auto"/>
                      </w:divBdr>
                    </w:div>
                  </w:divsChild>
                </w:div>
                <w:div w:id="1759911629">
                  <w:marLeft w:val="0"/>
                  <w:marRight w:val="0"/>
                  <w:marTop w:val="0"/>
                  <w:marBottom w:val="0"/>
                  <w:divBdr>
                    <w:top w:val="none" w:sz="0" w:space="0" w:color="auto"/>
                    <w:left w:val="none" w:sz="0" w:space="0" w:color="auto"/>
                    <w:bottom w:val="none" w:sz="0" w:space="0" w:color="auto"/>
                    <w:right w:val="none" w:sz="0" w:space="0" w:color="auto"/>
                  </w:divBdr>
                  <w:divsChild>
                    <w:div w:id="327557305">
                      <w:marLeft w:val="0"/>
                      <w:marRight w:val="0"/>
                      <w:marTop w:val="0"/>
                      <w:marBottom w:val="0"/>
                      <w:divBdr>
                        <w:top w:val="none" w:sz="0" w:space="0" w:color="auto"/>
                        <w:left w:val="none" w:sz="0" w:space="0" w:color="auto"/>
                        <w:bottom w:val="none" w:sz="0" w:space="0" w:color="auto"/>
                        <w:right w:val="none" w:sz="0" w:space="0" w:color="auto"/>
                      </w:divBdr>
                    </w:div>
                  </w:divsChild>
                </w:div>
                <w:div w:id="1800494125">
                  <w:marLeft w:val="0"/>
                  <w:marRight w:val="0"/>
                  <w:marTop w:val="0"/>
                  <w:marBottom w:val="0"/>
                  <w:divBdr>
                    <w:top w:val="none" w:sz="0" w:space="0" w:color="auto"/>
                    <w:left w:val="none" w:sz="0" w:space="0" w:color="auto"/>
                    <w:bottom w:val="none" w:sz="0" w:space="0" w:color="auto"/>
                    <w:right w:val="none" w:sz="0" w:space="0" w:color="auto"/>
                  </w:divBdr>
                  <w:divsChild>
                    <w:div w:id="1970932229">
                      <w:marLeft w:val="0"/>
                      <w:marRight w:val="0"/>
                      <w:marTop w:val="0"/>
                      <w:marBottom w:val="0"/>
                      <w:divBdr>
                        <w:top w:val="none" w:sz="0" w:space="0" w:color="auto"/>
                        <w:left w:val="none" w:sz="0" w:space="0" w:color="auto"/>
                        <w:bottom w:val="none" w:sz="0" w:space="0" w:color="auto"/>
                        <w:right w:val="none" w:sz="0" w:space="0" w:color="auto"/>
                      </w:divBdr>
                    </w:div>
                  </w:divsChild>
                </w:div>
                <w:div w:id="1811173317">
                  <w:marLeft w:val="0"/>
                  <w:marRight w:val="0"/>
                  <w:marTop w:val="0"/>
                  <w:marBottom w:val="0"/>
                  <w:divBdr>
                    <w:top w:val="none" w:sz="0" w:space="0" w:color="auto"/>
                    <w:left w:val="none" w:sz="0" w:space="0" w:color="auto"/>
                    <w:bottom w:val="none" w:sz="0" w:space="0" w:color="auto"/>
                    <w:right w:val="none" w:sz="0" w:space="0" w:color="auto"/>
                  </w:divBdr>
                  <w:divsChild>
                    <w:div w:id="434861420">
                      <w:marLeft w:val="0"/>
                      <w:marRight w:val="0"/>
                      <w:marTop w:val="0"/>
                      <w:marBottom w:val="0"/>
                      <w:divBdr>
                        <w:top w:val="none" w:sz="0" w:space="0" w:color="auto"/>
                        <w:left w:val="none" w:sz="0" w:space="0" w:color="auto"/>
                        <w:bottom w:val="none" w:sz="0" w:space="0" w:color="auto"/>
                        <w:right w:val="none" w:sz="0" w:space="0" w:color="auto"/>
                      </w:divBdr>
                    </w:div>
                  </w:divsChild>
                </w:div>
                <w:div w:id="1824850607">
                  <w:marLeft w:val="0"/>
                  <w:marRight w:val="0"/>
                  <w:marTop w:val="0"/>
                  <w:marBottom w:val="0"/>
                  <w:divBdr>
                    <w:top w:val="none" w:sz="0" w:space="0" w:color="auto"/>
                    <w:left w:val="none" w:sz="0" w:space="0" w:color="auto"/>
                    <w:bottom w:val="none" w:sz="0" w:space="0" w:color="auto"/>
                    <w:right w:val="none" w:sz="0" w:space="0" w:color="auto"/>
                  </w:divBdr>
                  <w:divsChild>
                    <w:div w:id="1321808135">
                      <w:marLeft w:val="0"/>
                      <w:marRight w:val="0"/>
                      <w:marTop w:val="0"/>
                      <w:marBottom w:val="0"/>
                      <w:divBdr>
                        <w:top w:val="none" w:sz="0" w:space="0" w:color="auto"/>
                        <w:left w:val="none" w:sz="0" w:space="0" w:color="auto"/>
                        <w:bottom w:val="none" w:sz="0" w:space="0" w:color="auto"/>
                        <w:right w:val="none" w:sz="0" w:space="0" w:color="auto"/>
                      </w:divBdr>
                    </w:div>
                  </w:divsChild>
                </w:div>
                <w:div w:id="1850942764">
                  <w:marLeft w:val="0"/>
                  <w:marRight w:val="0"/>
                  <w:marTop w:val="0"/>
                  <w:marBottom w:val="0"/>
                  <w:divBdr>
                    <w:top w:val="none" w:sz="0" w:space="0" w:color="auto"/>
                    <w:left w:val="none" w:sz="0" w:space="0" w:color="auto"/>
                    <w:bottom w:val="none" w:sz="0" w:space="0" w:color="auto"/>
                    <w:right w:val="none" w:sz="0" w:space="0" w:color="auto"/>
                  </w:divBdr>
                  <w:divsChild>
                    <w:div w:id="941761740">
                      <w:marLeft w:val="0"/>
                      <w:marRight w:val="0"/>
                      <w:marTop w:val="0"/>
                      <w:marBottom w:val="0"/>
                      <w:divBdr>
                        <w:top w:val="none" w:sz="0" w:space="0" w:color="auto"/>
                        <w:left w:val="none" w:sz="0" w:space="0" w:color="auto"/>
                        <w:bottom w:val="none" w:sz="0" w:space="0" w:color="auto"/>
                        <w:right w:val="none" w:sz="0" w:space="0" w:color="auto"/>
                      </w:divBdr>
                    </w:div>
                    <w:div w:id="1188253568">
                      <w:marLeft w:val="0"/>
                      <w:marRight w:val="0"/>
                      <w:marTop w:val="0"/>
                      <w:marBottom w:val="0"/>
                      <w:divBdr>
                        <w:top w:val="none" w:sz="0" w:space="0" w:color="auto"/>
                        <w:left w:val="none" w:sz="0" w:space="0" w:color="auto"/>
                        <w:bottom w:val="none" w:sz="0" w:space="0" w:color="auto"/>
                        <w:right w:val="none" w:sz="0" w:space="0" w:color="auto"/>
                      </w:divBdr>
                    </w:div>
                  </w:divsChild>
                </w:div>
                <w:div w:id="1861815691">
                  <w:marLeft w:val="0"/>
                  <w:marRight w:val="0"/>
                  <w:marTop w:val="0"/>
                  <w:marBottom w:val="0"/>
                  <w:divBdr>
                    <w:top w:val="none" w:sz="0" w:space="0" w:color="auto"/>
                    <w:left w:val="none" w:sz="0" w:space="0" w:color="auto"/>
                    <w:bottom w:val="none" w:sz="0" w:space="0" w:color="auto"/>
                    <w:right w:val="none" w:sz="0" w:space="0" w:color="auto"/>
                  </w:divBdr>
                  <w:divsChild>
                    <w:div w:id="11881140">
                      <w:marLeft w:val="0"/>
                      <w:marRight w:val="0"/>
                      <w:marTop w:val="0"/>
                      <w:marBottom w:val="0"/>
                      <w:divBdr>
                        <w:top w:val="none" w:sz="0" w:space="0" w:color="auto"/>
                        <w:left w:val="none" w:sz="0" w:space="0" w:color="auto"/>
                        <w:bottom w:val="none" w:sz="0" w:space="0" w:color="auto"/>
                        <w:right w:val="none" w:sz="0" w:space="0" w:color="auto"/>
                      </w:divBdr>
                    </w:div>
                  </w:divsChild>
                </w:div>
                <w:div w:id="1877421485">
                  <w:marLeft w:val="0"/>
                  <w:marRight w:val="0"/>
                  <w:marTop w:val="0"/>
                  <w:marBottom w:val="0"/>
                  <w:divBdr>
                    <w:top w:val="none" w:sz="0" w:space="0" w:color="auto"/>
                    <w:left w:val="none" w:sz="0" w:space="0" w:color="auto"/>
                    <w:bottom w:val="none" w:sz="0" w:space="0" w:color="auto"/>
                    <w:right w:val="none" w:sz="0" w:space="0" w:color="auto"/>
                  </w:divBdr>
                  <w:divsChild>
                    <w:div w:id="993218191">
                      <w:marLeft w:val="0"/>
                      <w:marRight w:val="0"/>
                      <w:marTop w:val="0"/>
                      <w:marBottom w:val="0"/>
                      <w:divBdr>
                        <w:top w:val="none" w:sz="0" w:space="0" w:color="auto"/>
                        <w:left w:val="none" w:sz="0" w:space="0" w:color="auto"/>
                        <w:bottom w:val="none" w:sz="0" w:space="0" w:color="auto"/>
                        <w:right w:val="none" w:sz="0" w:space="0" w:color="auto"/>
                      </w:divBdr>
                    </w:div>
                  </w:divsChild>
                </w:div>
                <w:div w:id="1917547355">
                  <w:marLeft w:val="0"/>
                  <w:marRight w:val="0"/>
                  <w:marTop w:val="0"/>
                  <w:marBottom w:val="0"/>
                  <w:divBdr>
                    <w:top w:val="none" w:sz="0" w:space="0" w:color="auto"/>
                    <w:left w:val="none" w:sz="0" w:space="0" w:color="auto"/>
                    <w:bottom w:val="none" w:sz="0" w:space="0" w:color="auto"/>
                    <w:right w:val="none" w:sz="0" w:space="0" w:color="auto"/>
                  </w:divBdr>
                  <w:divsChild>
                    <w:div w:id="656805985">
                      <w:marLeft w:val="0"/>
                      <w:marRight w:val="0"/>
                      <w:marTop w:val="0"/>
                      <w:marBottom w:val="0"/>
                      <w:divBdr>
                        <w:top w:val="none" w:sz="0" w:space="0" w:color="auto"/>
                        <w:left w:val="none" w:sz="0" w:space="0" w:color="auto"/>
                        <w:bottom w:val="none" w:sz="0" w:space="0" w:color="auto"/>
                        <w:right w:val="none" w:sz="0" w:space="0" w:color="auto"/>
                      </w:divBdr>
                    </w:div>
                  </w:divsChild>
                </w:div>
                <w:div w:id="1943103582">
                  <w:marLeft w:val="0"/>
                  <w:marRight w:val="0"/>
                  <w:marTop w:val="0"/>
                  <w:marBottom w:val="0"/>
                  <w:divBdr>
                    <w:top w:val="none" w:sz="0" w:space="0" w:color="auto"/>
                    <w:left w:val="none" w:sz="0" w:space="0" w:color="auto"/>
                    <w:bottom w:val="none" w:sz="0" w:space="0" w:color="auto"/>
                    <w:right w:val="none" w:sz="0" w:space="0" w:color="auto"/>
                  </w:divBdr>
                  <w:divsChild>
                    <w:div w:id="1103377371">
                      <w:marLeft w:val="0"/>
                      <w:marRight w:val="0"/>
                      <w:marTop w:val="0"/>
                      <w:marBottom w:val="0"/>
                      <w:divBdr>
                        <w:top w:val="none" w:sz="0" w:space="0" w:color="auto"/>
                        <w:left w:val="none" w:sz="0" w:space="0" w:color="auto"/>
                        <w:bottom w:val="none" w:sz="0" w:space="0" w:color="auto"/>
                        <w:right w:val="none" w:sz="0" w:space="0" w:color="auto"/>
                      </w:divBdr>
                    </w:div>
                  </w:divsChild>
                </w:div>
                <w:div w:id="1994525805">
                  <w:marLeft w:val="0"/>
                  <w:marRight w:val="0"/>
                  <w:marTop w:val="0"/>
                  <w:marBottom w:val="0"/>
                  <w:divBdr>
                    <w:top w:val="none" w:sz="0" w:space="0" w:color="auto"/>
                    <w:left w:val="none" w:sz="0" w:space="0" w:color="auto"/>
                    <w:bottom w:val="none" w:sz="0" w:space="0" w:color="auto"/>
                    <w:right w:val="none" w:sz="0" w:space="0" w:color="auto"/>
                  </w:divBdr>
                  <w:divsChild>
                    <w:div w:id="191505076">
                      <w:marLeft w:val="0"/>
                      <w:marRight w:val="0"/>
                      <w:marTop w:val="0"/>
                      <w:marBottom w:val="0"/>
                      <w:divBdr>
                        <w:top w:val="none" w:sz="0" w:space="0" w:color="auto"/>
                        <w:left w:val="none" w:sz="0" w:space="0" w:color="auto"/>
                        <w:bottom w:val="none" w:sz="0" w:space="0" w:color="auto"/>
                        <w:right w:val="none" w:sz="0" w:space="0" w:color="auto"/>
                      </w:divBdr>
                    </w:div>
                  </w:divsChild>
                </w:div>
                <w:div w:id="2016227105">
                  <w:marLeft w:val="0"/>
                  <w:marRight w:val="0"/>
                  <w:marTop w:val="0"/>
                  <w:marBottom w:val="0"/>
                  <w:divBdr>
                    <w:top w:val="none" w:sz="0" w:space="0" w:color="auto"/>
                    <w:left w:val="none" w:sz="0" w:space="0" w:color="auto"/>
                    <w:bottom w:val="none" w:sz="0" w:space="0" w:color="auto"/>
                    <w:right w:val="none" w:sz="0" w:space="0" w:color="auto"/>
                  </w:divBdr>
                  <w:divsChild>
                    <w:div w:id="511065459">
                      <w:marLeft w:val="0"/>
                      <w:marRight w:val="0"/>
                      <w:marTop w:val="0"/>
                      <w:marBottom w:val="0"/>
                      <w:divBdr>
                        <w:top w:val="none" w:sz="0" w:space="0" w:color="auto"/>
                        <w:left w:val="none" w:sz="0" w:space="0" w:color="auto"/>
                        <w:bottom w:val="none" w:sz="0" w:space="0" w:color="auto"/>
                        <w:right w:val="none" w:sz="0" w:space="0" w:color="auto"/>
                      </w:divBdr>
                    </w:div>
                  </w:divsChild>
                </w:div>
                <w:div w:id="2084064656">
                  <w:marLeft w:val="0"/>
                  <w:marRight w:val="0"/>
                  <w:marTop w:val="0"/>
                  <w:marBottom w:val="0"/>
                  <w:divBdr>
                    <w:top w:val="none" w:sz="0" w:space="0" w:color="auto"/>
                    <w:left w:val="none" w:sz="0" w:space="0" w:color="auto"/>
                    <w:bottom w:val="none" w:sz="0" w:space="0" w:color="auto"/>
                    <w:right w:val="none" w:sz="0" w:space="0" w:color="auto"/>
                  </w:divBdr>
                  <w:divsChild>
                    <w:div w:id="849687555">
                      <w:marLeft w:val="0"/>
                      <w:marRight w:val="0"/>
                      <w:marTop w:val="0"/>
                      <w:marBottom w:val="0"/>
                      <w:divBdr>
                        <w:top w:val="none" w:sz="0" w:space="0" w:color="auto"/>
                        <w:left w:val="none" w:sz="0" w:space="0" w:color="auto"/>
                        <w:bottom w:val="none" w:sz="0" w:space="0" w:color="auto"/>
                        <w:right w:val="none" w:sz="0" w:space="0" w:color="auto"/>
                      </w:divBdr>
                    </w:div>
                  </w:divsChild>
                </w:div>
                <w:div w:id="2123303603">
                  <w:marLeft w:val="0"/>
                  <w:marRight w:val="0"/>
                  <w:marTop w:val="0"/>
                  <w:marBottom w:val="0"/>
                  <w:divBdr>
                    <w:top w:val="none" w:sz="0" w:space="0" w:color="auto"/>
                    <w:left w:val="none" w:sz="0" w:space="0" w:color="auto"/>
                    <w:bottom w:val="none" w:sz="0" w:space="0" w:color="auto"/>
                    <w:right w:val="none" w:sz="0" w:space="0" w:color="auto"/>
                  </w:divBdr>
                  <w:divsChild>
                    <w:div w:id="2011982532">
                      <w:marLeft w:val="0"/>
                      <w:marRight w:val="0"/>
                      <w:marTop w:val="0"/>
                      <w:marBottom w:val="0"/>
                      <w:divBdr>
                        <w:top w:val="none" w:sz="0" w:space="0" w:color="auto"/>
                        <w:left w:val="none" w:sz="0" w:space="0" w:color="auto"/>
                        <w:bottom w:val="none" w:sz="0" w:space="0" w:color="auto"/>
                        <w:right w:val="none" w:sz="0" w:space="0" w:color="auto"/>
                      </w:divBdr>
                    </w:div>
                  </w:divsChild>
                </w:div>
                <w:div w:id="2127112828">
                  <w:marLeft w:val="0"/>
                  <w:marRight w:val="0"/>
                  <w:marTop w:val="0"/>
                  <w:marBottom w:val="0"/>
                  <w:divBdr>
                    <w:top w:val="none" w:sz="0" w:space="0" w:color="auto"/>
                    <w:left w:val="none" w:sz="0" w:space="0" w:color="auto"/>
                    <w:bottom w:val="none" w:sz="0" w:space="0" w:color="auto"/>
                    <w:right w:val="none" w:sz="0" w:space="0" w:color="auto"/>
                  </w:divBdr>
                  <w:divsChild>
                    <w:div w:id="140556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814188">
          <w:marLeft w:val="0"/>
          <w:marRight w:val="0"/>
          <w:marTop w:val="0"/>
          <w:marBottom w:val="0"/>
          <w:divBdr>
            <w:top w:val="none" w:sz="0" w:space="0" w:color="auto"/>
            <w:left w:val="none" w:sz="0" w:space="0" w:color="auto"/>
            <w:bottom w:val="none" w:sz="0" w:space="0" w:color="auto"/>
            <w:right w:val="none" w:sz="0" w:space="0" w:color="auto"/>
          </w:divBdr>
          <w:divsChild>
            <w:div w:id="812647721">
              <w:marLeft w:val="0"/>
              <w:marRight w:val="0"/>
              <w:marTop w:val="30"/>
              <w:marBottom w:val="30"/>
              <w:divBdr>
                <w:top w:val="none" w:sz="0" w:space="0" w:color="auto"/>
                <w:left w:val="none" w:sz="0" w:space="0" w:color="auto"/>
                <w:bottom w:val="none" w:sz="0" w:space="0" w:color="auto"/>
                <w:right w:val="none" w:sz="0" w:space="0" w:color="auto"/>
              </w:divBdr>
              <w:divsChild>
                <w:div w:id="90978892">
                  <w:marLeft w:val="0"/>
                  <w:marRight w:val="0"/>
                  <w:marTop w:val="0"/>
                  <w:marBottom w:val="0"/>
                  <w:divBdr>
                    <w:top w:val="none" w:sz="0" w:space="0" w:color="auto"/>
                    <w:left w:val="none" w:sz="0" w:space="0" w:color="auto"/>
                    <w:bottom w:val="none" w:sz="0" w:space="0" w:color="auto"/>
                    <w:right w:val="none" w:sz="0" w:space="0" w:color="auto"/>
                  </w:divBdr>
                  <w:divsChild>
                    <w:div w:id="1582442716">
                      <w:marLeft w:val="0"/>
                      <w:marRight w:val="0"/>
                      <w:marTop w:val="0"/>
                      <w:marBottom w:val="0"/>
                      <w:divBdr>
                        <w:top w:val="none" w:sz="0" w:space="0" w:color="auto"/>
                        <w:left w:val="none" w:sz="0" w:space="0" w:color="auto"/>
                        <w:bottom w:val="none" w:sz="0" w:space="0" w:color="auto"/>
                        <w:right w:val="none" w:sz="0" w:space="0" w:color="auto"/>
                      </w:divBdr>
                    </w:div>
                  </w:divsChild>
                </w:div>
                <w:div w:id="110058594">
                  <w:marLeft w:val="0"/>
                  <w:marRight w:val="0"/>
                  <w:marTop w:val="0"/>
                  <w:marBottom w:val="0"/>
                  <w:divBdr>
                    <w:top w:val="none" w:sz="0" w:space="0" w:color="auto"/>
                    <w:left w:val="none" w:sz="0" w:space="0" w:color="auto"/>
                    <w:bottom w:val="none" w:sz="0" w:space="0" w:color="auto"/>
                    <w:right w:val="none" w:sz="0" w:space="0" w:color="auto"/>
                  </w:divBdr>
                  <w:divsChild>
                    <w:div w:id="1126462452">
                      <w:marLeft w:val="0"/>
                      <w:marRight w:val="0"/>
                      <w:marTop w:val="0"/>
                      <w:marBottom w:val="0"/>
                      <w:divBdr>
                        <w:top w:val="none" w:sz="0" w:space="0" w:color="auto"/>
                        <w:left w:val="none" w:sz="0" w:space="0" w:color="auto"/>
                        <w:bottom w:val="none" w:sz="0" w:space="0" w:color="auto"/>
                        <w:right w:val="none" w:sz="0" w:space="0" w:color="auto"/>
                      </w:divBdr>
                    </w:div>
                  </w:divsChild>
                </w:div>
                <w:div w:id="119111385">
                  <w:marLeft w:val="0"/>
                  <w:marRight w:val="0"/>
                  <w:marTop w:val="0"/>
                  <w:marBottom w:val="0"/>
                  <w:divBdr>
                    <w:top w:val="none" w:sz="0" w:space="0" w:color="auto"/>
                    <w:left w:val="none" w:sz="0" w:space="0" w:color="auto"/>
                    <w:bottom w:val="none" w:sz="0" w:space="0" w:color="auto"/>
                    <w:right w:val="none" w:sz="0" w:space="0" w:color="auto"/>
                  </w:divBdr>
                  <w:divsChild>
                    <w:div w:id="929195142">
                      <w:marLeft w:val="0"/>
                      <w:marRight w:val="0"/>
                      <w:marTop w:val="0"/>
                      <w:marBottom w:val="0"/>
                      <w:divBdr>
                        <w:top w:val="none" w:sz="0" w:space="0" w:color="auto"/>
                        <w:left w:val="none" w:sz="0" w:space="0" w:color="auto"/>
                        <w:bottom w:val="none" w:sz="0" w:space="0" w:color="auto"/>
                        <w:right w:val="none" w:sz="0" w:space="0" w:color="auto"/>
                      </w:divBdr>
                    </w:div>
                  </w:divsChild>
                </w:div>
                <w:div w:id="141896013">
                  <w:marLeft w:val="0"/>
                  <w:marRight w:val="0"/>
                  <w:marTop w:val="0"/>
                  <w:marBottom w:val="0"/>
                  <w:divBdr>
                    <w:top w:val="none" w:sz="0" w:space="0" w:color="auto"/>
                    <w:left w:val="none" w:sz="0" w:space="0" w:color="auto"/>
                    <w:bottom w:val="none" w:sz="0" w:space="0" w:color="auto"/>
                    <w:right w:val="none" w:sz="0" w:space="0" w:color="auto"/>
                  </w:divBdr>
                  <w:divsChild>
                    <w:div w:id="425467146">
                      <w:marLeft w:val="0"/>
                      <w:marRight w:val="0"/>
                      <w:marTop w:val="0"/>
                      <w:marBottom w:val="0"/>
                      <w:divBdr>
                        <w:top w:val="none" w:sz="0" w:space="0" w:color="auto"/>
                        <w:left w:val="none" w:sz="0" w:space="0" w:color="auto"/>
                        <w:bottom w:val="none" w:sz="0" w:space="0" w:color="auto"/>
                        <w:right w:val="none" w:sz="0" w:space="0" w:color="auto"/>
                      </w:divBdr>
                    </w:div>
                  </w:divsChild>
                </w:div>
                <w:div w:id="250235885">
                  <w:marLeft w:val="0"/>
                  <w:marRight w:val="0"/>
                  <w:marTop w:val="0"/>
                  <w:marBottom w:val="0"/>
                  <w:divBdr>
                    <w:top w:val="none" w:sz="0" w:space="0" w:color="auto"/>
                    <w:left w:val="none" w:sz="0" w:space="0" w:color="auto"/>
                    <w:bottom w:val="none" w:sz="0" w:space="0" w:color="auto"/>
                    <w:right w:val="none" w:sz="0" w:space="0" w:color="auto"/>
                  </w:divBdr>
                  <w:divsChild>
                    <w:div w:id="1325431356">
                      <w:marLeft w:val="0"/>
                      <w:marRight w:val="0"/>
                      <w:marTop w:val="0"/>
                      <w:marBottom w:val="0"/>
                      <w:divBdr>
                        <w:top w:val="none" w:sz="0" w:space="0" w:color="auto"/>
                        <w:left w:val="none" w:sz="0" w:space="0" w:color="auto"/>
                        <w:bottom w:val="none" w:sz="0" w:space="0" w:color="auto"/>
                        <w:right w:val="none" w:sz="0" w:space="0" w:color="auto"/>
                      </w:divBdr>
                    </w:div>
                  </w:divsChild>
                </w:div>
                <w:div w:id="277376759">
                  <w:marLeft w:val="0"/>
                  <w:marRight w:val="0"/>
                  <w:marTop w:val="0"/>
                  <w:marBottom w:val="0"/>
                  <w:divBdr>
                    <w:top w:val="none" w:sz="0" w:space="0" w:color="auto"/>
                    <w:left w:val="none" w:sz="0" w:space="0" w:color="auto"/>
                    <w:bottom w:val="none" w:sz="0" w:space="0" w:color="auto"/>
                    <w:right w:val="none" w:sz="0" w:space="0" w:color="auto"/>
                  </w:divBdr>
                  <w:divsChild>
                    <w:div w:id="1788429144">
                      <w:marLeft w:val="0"/>
                      <w:marRight w:val="0"/>
                      <w:marTop w:val="0"/>
                      <w:marBottom w:val="0"/>
                      <w:divBdr>
                        <w:top w:val="none" w:sz="0" w:space="0" w:color="auto"/>
                        <w:left w:val="none" w:sz="0" w:space="0" w:color="auto"/>
                        <w:bottom w:val="none" w:sz="0" w:space="0" w:color="auto"/>
                        <w:right w:val="none" w:sz="0" w:space="0" w:color="auto"/>
                      </w:divBdr>
                    </w:div>
                  </w:divsChild>
                </w:div>
                <w:div w:id="327709837">
                  <w:marLeft w:val="0"/>
                  <w:marRight w:val="0"/>
                  <w:marTop w:val="0"/>
                  <w:marBottom w:val="0"/>
                  <w:divBdr>
                    <w:top w:val="none" w:sz="0" w:space="0" w:color="auto"/>
                    <w:left w:val="none" w:sz="0" w:space="0" w:color="auto"/>
                    <w:bottom w:val="none" w:sz="0" w:space="0" w:color="auto"/>
                    <w:right w:val="none" w:sz="0" w:space="0" w:color="auto"/>
                  </w:divBdr>
                  <w:divsChild>
                    <w:div w:id="1519097">
                      <w:marLeft w:val="0"/>
                      <w:marRight w:val="0"/>
                      <w:marTop w:val="0"/>
                      <w:marBottom w:val="0"/>
                      <w:divBdr>
                        <w:top w:val="none" w:sz="0" w:space="0" w:color="auto"/>
                        <w:left w:val="none" w:sz="0" w:space="0" w:color="auto"/>
                        <w:bottom w:val="none" w:sz="0" w:space="0" w:color="auto"/>
                        <w:right w:val="none" w:sz="0" w:space="0" w:color="auto"/>
                      </w:divBdr>
                    </w:div>
                    <w:div w:id="1021052285">
                      <w:marLeft w:val="0"/>
                      <w:marRight w:val="0"/>
                      <w:marTop w:val="0"/>
                      <w:marBottom w:val="0"/>
                      <w:divBdr>
                        <w:top w:val="none" w:sz="0" w:space="0" w:color="auto"/>
                        <w:left w:val="none" w:sz="0" w:space="0" w:color="auto"/>
                        <w:bottom w:val="none" w:sz="0" w:space="0" w:color="auto"/>
                        <w:right w:val="none" w:sz="0" w:space="0" w:color="auto"/>
                      </w:divBdr>
                    </w:div>
                    <w:div w:id="1688755037">
                      <w:marLeft w:val="0"/>
                      <w:marRight w:val="0"/>
                      <w:marTop w:val="0"/>
                      <w:marBottom w:val="0"/>
                      <w:divBdr>
                        <w:top w:val="none" w:sz="0" w:space="0" w:color="auto"/>
                        <w:left w:val="none" w:sz="0" w:space="0" w:color="auto"/>
                        <w:bottom w:val="none" w:sz="0" w:space="0" w:color="auto"/>
                        <w:right w:val="none" w:sz="0" w:space="0" w:color="auto"/>
                      </w:divBdr>
                    </w:div>
                  </w:divsChild>
                </w:div>
                <w:div w:id="333652196">
                  <w:marLeft w:val="0"/>
                  <w:marRight w:val="0"/>
                  <w:marTop w:val="0"/>
                  <w:marBottom w:val="0"/>
                  <w:divBdr>
                    <w:top w:val="none" w:sz="0" w:space="0" w:color="auto"/>
                    <w:left w:val="none" w:sz="0" w:space="0" w:color="auto"/>
                    <w:bottom w:val="none" w:sz="0" w:space="0" w:color="auto"/>
                    <w:right w:val="none" w:sz="0" w:space="0" w:color="auto"/>
                  </w:divBdr>
                  <w:divsChild>
                    <w:div w:id="52317510">
                      <w:marLeft w:val="0"/>
                      <w:marRight w:val="0"/>
                      <w:marTop w:val="0"/>
                      <w:marBottom w:val="0"/>
                      <w:divBdr>
                        <w:top w:val="none" w:sz="0" w:space="0" w:color="auto"/>
                        <w:left w:val="none" w:sz="0" w:space="0" w:color="auto"/>
                        <w:bottom w:val="none" w:sz="0" w:space="0" w:color="auto"/>
                        <w:right w:val="none" w:sz="0" w:space="0" w:color="auto"/>
                      </w:divBdr>
                    </w:div>
                  </w:divsChild>
                </w:div>
                <w:div w:id="340206992">
                  <w:marLeft w:val="0"/>
                  <w:marRight w:val="0"/>
                  <w:marTop w:val="0"/>
                  <w:marBottom w:val="0"/>
                  <w:divBdr>
                    <w:top w:val="none" w:sz="0" w:space="0" w:color="auto"/>
                    <w:left w:val="none" w:sz="0" w:space="0" w:color="auto"/>
                    <w:bottom w:val="none" w:sz="0" w:space="0" w:color="auto"/>
                    <w:right w:val="none" w:sz="0" w:space="0" w:color="auto"/>
                  </w:divBdr>
                  <w:divsChild>
                    <w:div w:id="1511482145">
                      <w:marLeft w:val="0"/>
                      <w:marRight w:val="0"/>
                      <w:marTop w:val="0"/>
                      <w:marBottom w:val="0"/>
                      <w:divBdr>
                        <w:top w:val="none" w:sz="0" w:space="0" w:color="auto"/>
                        <w:left w:val="none" w:sz="0" w:space="0" w:color="auto"/>
                        <w:bottom w:val="none" w:sz="0" w:space="0" w:color="auto"/>
                        <w:right w:val="none" w:sz="0" w:space="0" w:color="auto"/>
                      </w:divBdr>
                    </w:div>
                  </w:divsChild>
                </w:div>
                <w:div w:id="366488671">
                  <w:marLeft w:val="0"/>
                  <w:marRight w:val="0"/>
                  <w:marTop w:val="0"/>
                  <w:marBottom w:val="0"/>
                  <w:divBdr>
                    <w:top w:val="none" w:sz="0" w:space="0" w:color="auto"/>
                    <w:left w:val="none" w:sz="0" w:space="0" w:color="auto"/>
                    <w:bottom w:val="none" w:sz="0" w:space="0" w:color="auto"/>
                    <w:right w:val="none" w:sz="0" w:space="0" w:color="auto"/>
                  </w:divBdr>
                  <w:divsChild>
                    <w:div w:id="1025785120">
                      <w:marLeft w:val="0"/>
                      <w:marRight w:val="0"/>
                      <w:marTop w:val="0"/>
                      <w:marBottom w:val="0"/>
                      <w:divBdr>
                        <w:top w:val="none" w:sz="0" w:space="0" w:color="auto"/>
                        <w:left w:val="none" w:sz="0" w:space="0" w:color="auto"/>
                        <w:bottom w:val="none" w:sz="0" w:space="0" w:color="auto"/>
                        <w:right w:val="none" w:sz="0" w:space="0" w:color="auto"/>
                      </w:divBdr>
                    </w:div>
                  </w:divsChild>
                </w:div>
                <w:div w:id="394666699">
                  <w:marLeft w:val="0"/>
                  <w:marRight w:val="0"/>
                  <w:marTop w:val="0"/>
                  <w:marBottom w:val="0"/>
                  <w:divBdr>
                    <w:top w:val="none" w:sz="0" w:space="0" w:color="auto"/>
                    <w:left w:val="none" w:sz="0" w:space="0" w:color="auto"/>
                    <w:bottom w:val="none" w:sz="0" w:space="0" w:color="auto"/>
                    <w:right w:val="none" w:sz="0" w:space="0" w:color="auto"/>
                  </w:divBdr>
                  <w:divsChild>
                    <w:div w:id="804543952">
                      <w:marLeft w:val="0"/>
                      <w:marRight w:val="0"/>
                      <w:marTop w:val="0"/>
                      <w:marBottom w:val="0"/>
                      <w:divBdr>
                        <w:top w:val="none" w:sz="0" w:space="0" w:color="auto"/>
                        <w:left w:val="none" w:sz="0" w:space="0" w:color="auto"/>
                        <w:bottom w:val="none" w:sz="0" w:space="0" w:color="auto"/>
                        <w:right w:val="none" w:sz="0" w:space="0" w:color="auto"/>
                      </w:divBdr>
                    </w:div>
                  </w:divsChild>
                </w:div>
                <w:div w:id="475729577">
                  <w:marLeft w:val="0"/>
                  <w:marRight w:val="0"/>
                  <w:marTop w:val="0"/>
                  <w:marBottom w:val="0"/>
                  <w:divBdr>
                    <w:top w:val="none" w:sz="0" w:space="0" w:color="auto"/>
                    <w:left w:val="none" w:sz="0" w:space="0" w:color="auto"/>
                    <w:bottom w:val="none" w:sz="0" w:space="0" w:color="auto"/>
                    <w:right w:val="none" w:sz="0" w:space="0" w:color="auto"/>
                  </w:divBdr>
                  <w:divsChild>
                    <w:div w:id="1373455636">
                      <w:marLeft w:val="0"/>
                      <w:marRight w:val="0"/>
                      <w:marTop w:val="0"/>
                      <w:marBottom w:val="0"/>
                      <w:divBdr>
                        <w:top w:val="none" w:sz="0" w:space="0" w:color="auto"/>
                        <w:left w:val="none" w:sz="0" w:space="0" w:color="auto"/>
                        <w:bottom w:val="none" w:sz="0" w:space="0" w:color="auto"/>
                        <w:right w:val="none" w:sz="0" w:space="0" w:color="auto"/>
                      </w:divBdr>
                    </w:div>
                  </w:divsChild>
                </w:div>
                <w:div w:id="515732621">
                  <w:marLeft w:val="0"/>
                  <w:marRight w:val="0"/>
                  <w:marTop w:val="0"/>
                  <w:marBottom w:val="0"/>
                  <w:divBdr>
                    <w:top w:val="none" w:sz="0" w:space="0" w:color="auto"/>
                    <w:left w:val="none" w:sz="0" w:space="0" w:color="auto"/>
                    <w:bottom w:val="none" w:sz="0" w:space="0" w:color="auto"/>
                    <w:right w:val="none" w:sz="0" w:space="0" w:color="auto"/>
                  </w:divBdr>
                  <w:divsChild>
                    <w:div w:id="70349496">
                      <w:marLeft w:val="0"/>
                      <w:marRight w:val="0"/>
                      <w:marTop w:val="0"/>
                      <w:marBottom w:val="0"/>
                      <w:divBdr>
                        <w:top w:val="none" w:sz="0" w:space="0" w:color="auto"/>
                        <w:left w:val="none" w:sz="0" w:space="0" w:color="auto"/>
                        <w:bottom w:val="none" w:sz="0" w:space="0" w:color="auto"/>
                        <w:right w:val="none" w:sz="0" w:space="0" w:color="auto"/>
                      </w:divBdr>
                    </w:div>
                  </w:divsChild>
                </w:div>
                <w:div w:id="535582924">
                  <w:marLeft w:val="0"/>
                  <w:marRight w:val="0"/>
                  <w:marTop w:val="0"/>
                  <w:marBottom w:val="0"/>
                  <w:divBdr>
                    <w:top w:val="none" w:sz="0" w:space="0" w:color="auto"/>
                    <w:left w:val="none" w:sz="0" w:space="0" w:color="auto"/>
                    <w:bottom w:val="none" w:sz="0" w:space="0" w:color="auto"/>
                    <w:right w:val="none" w:sz="0" w:space="0" w:color="auto"/>
                  </w:divBdr>
                  <w:divsChild>
                    <w:div w:id="95369301">
                      <w:marLeft w:val="0"/>
                      <w:marRight w:val="0"/>
                      <w:marTop w:val="0"/>
                      <w:marBottom w:val="0"/>
                      <w:divBdr>
                        <w:top w:val="none" w:sz="0" w:space="0" w:color="auto"/>
                        <w:left w:val="none" w:sz="0" w:space="0" w:color="auto"/>
                        <w:bottom w:val="none" w:sz="0" w:space="0" w:color="auto"/>
                        <w:right w:val="none" w:sz="0" w:space="0" w:color="auto"/>
                      </w:divBdr>
                    </w:div>
                  </w:divsChild>
                </w:div>
                <w:div w:id="540869057">
                  <w:marLeft w:val="0"/>
                  <w:marRight w:val="0"/>
                  <w:marTop w:val="0"/>
                  <w:marBottom w:val="0"/>
                  <w:divBdr>
                    <w:top w:val="none" w:sz="0" w:space="0" w:color="auto"/>
                    <w:left w:val="none" w:sz="0" w:space="0" w:color="auto"/>
                    <w:bottom w:val="none" w:sz="0" w:space="0" w:color="auto"/>
                    <w:right w:val="none" w:sz="0" w:space="0" w:color="auto"/>
                  </w:divBdr>
                  <w:divsChild>
                    <w:div w:id="1656563338">
                      <w:marLeft w:val="0"/>
                      <w:marRight w:val="0"/>
                      <w:marTop w:val="0"/>
                      <w:marBottom w:val="0"/>
                      <w:divBdr>
                        <w:top w:val="none" w:sz="0" w:space="0" w:color="auto"/>
                        <w:left w:val="none" w:sz="0" w:space="0" w:color="auto"/>
                        <w:bottom w:val="none" w:sz="0" w:space="0" w:color="auto"/>
                        <w:right w:val="none" w:sz="0" w:space="0" w:color="auto"/>
                      </w:divBdr>
                    </w:div>
                  </w:divsChild>
                </w:div>
                <w:div w:id="611136859">
                  <w:marLeft w:val="0"/>
                  <w:marRight w:val="0"/>
                  <w:marTop w:val="0"/>
                  <w:marBottom w:val="0"/>
                  <w:divBdr>
                    <w:top w:val="none" w:sz="0" w:space="0" w:color="auto"/>
                    <w:left w:val="none" w:sz="0" w:space="0" w:color="auto"/>
                    <w:bottom w:val="none" w:sz="0" w:space="0" w:color="auto"/>
                    <w:right w:val="none" w:sz="0" w:space="0" w:color="auto"/>
                  </w:divBdr>
                  <w:divsChild>
                    <w:div w:id="1419402571">
                      <w:marLeft w:val="0"/>
                      <w:marRight w:val="0"/>
                      <w:marTop w:val="0"/>
                      <w:marBottom w:val="0"/>
                      <w:divBdr>
                        <w:top w:val="none" w:sz="0" w:space="0" w:color="auto"/>
                        <w:left w:val="none" w:sz="0" w:space="0" w:color="auto"/>
                        <w:bottom w:val="none" w:sz="0" w:space="0" w:color="auto"/>
                        <w:right w:val="none" w:sz="0" w:space="0" w:color="auto"/>
                      </w:divBdr>
                    </w:div>
                    <w:div w:id="1839422166">
                      <w:marLeft w:val="0"/>
                      <w:marRight w:val="0"/>
                      <w:marTop w:val="0"/>
                      <w:marBottom w:val="0"/>
                      <w:divBdr>
                        <w:top w:val="none" w:sz="0" w:space="0" w:color="auto"/>
                        <w:left w:val="none" w:sz="0" w:space="0" w:color="auto"/>
                        <w:bottom w:val="none" w:sz="0" w:space="0" w:color="auto"/>
                        <w:right w:val="none" w:sz="0" w:space="0" w:color="auto"/>
                      </w:divBdr>
                    </w:div>
                  </w:divsChild>
                </w:div>
                <w:div w:id="636226279">
                  <w:marLeft w:val="0"/>
                  <w:marRight w:val="0"/>
                  <w:marTop w:val="0"/>
                  <w:marBottom w:val="0"/>
                  <w:divBdr>
                    <w:top w:val="none" w:sz="0" w:space="0" w:color="auto"/>
                    <w:left w:val="none" w:sz="0" w:space="0" w:color="auto"/>
                    <w:bottom w:val="none" w:sz="0" w:space="0" w:color="auto"/>
                    <w:right w:val="none" w:sz="0" w:space="0" w:color="auto"/>
                  </w:divBdr>
                  <w:divsChild>
                    <w:div w:id="1814911186">
                      <w:marLeft w:val="0"/>
                      <w:marRight w:val="0"/>
                      <w:marTop w:val="0"/>
                      <w:marBottom w:val="0"/>
                      <w:divBdr>
                        <w:top w:val="none" w:sz="0" w:space="0" w:color="auto"/>
                        <w:left w:val="none" w:sz="0" w:space="0" w:color="auto"/>
                        <w:bottom w:val="none" w:sz="0" w:space="0" w:color="auto"/>
                        <w:right w:val="none" w:sz="0" w:space="0" w:color="auto"/>
                      </w:divBdr>
                    </w:div>
                  </w:divsChild>
                </w:div>
                <w:div w:id="667634055">
                  <w:marLeft w:val="0"/>
                  <w:marRight w:val="0"/>
                  <w:marTop w:val="0"/>
                  <w:marBottom w:val="0"/>
                  <w:divBdr>
                    <w:top w:val="none" w:sz="0" w:space="0" w:color="auto"/>
                    <w:left w:val="none" w:sz="0" w:space="0" w:color="auto"/>
                    <w:bottom w:val="none" w:sz="0" w:space="0" w:color="auto"/>
                    <w:right w:val="none" w:sz="0" w:space="0" w:color="auto"/>
                  </w:divBdr>
                  <w:divsChild>
                    <w:div w:id="1831210773">
                      <w:marLeft w:val="0"/>
                      <w:marRight w:val="0"/>
                      <w:marTop w:val="0"/>
                      <w:marBottom w:val="0"/>
                      <w:divBdr>
                        <w:top w:val="none" w:sz="0" w:space="0" w:color="auto"/>
                        <w:left w:val="none" w:sz="0" w:space="0" w:color="auto"/>
                        <w:bottom w:val="none" w:sz="0" w:space="0" w:color="auto"/>
                        <w:right w:val="none" w:sz="0" w:space="0" w:color="auto"/>
                      </w:divBdr>
                    </w:div>
                  </w:divsChild>
                </w:div>
                <w:div w:id="676419336">
                  <w:marLeft w:val="0"/>
                  <w:marRight w:val="0"/>
                  <w:marTop w:val="0"/>
                  <w:marBottom w:val="0"/>
                  <w:divBdr>
                    <w:top w:val="none" w:sz="0" w:space="0" w:color="auto"/>
                    <w:left w:val="none" w:sz="0" w:space="0" w:color="auto"/>
                    <w:bottom w:val="none" w:sz="0" w:space="0" w:color="auto"/>
                    <w:right w:val="none" w:sz="0" w:space="0" w:color="auto"/>
                  </w:divBdr>
                  <w:divsChild>
                    <w:div w:id="70128782">
                      <w:marLeft w:val="0"/>
                      <w:marRight w:val="0"/>
                      <w:marTop w:val="0"/>
                      <w:marBottom w:val="0"/>
                      <w:divBdr>
                        <w:top w:val="none" w:sz="0" w:space="0" w:color="auto"/>
                        <w:left w:val="none" w:sz="0" w:space="0" w:color="auto"/>
                        <w:bottom w:val="none" w:sz="0" w:space="0" w:color="auto"/>
                        <w:right w:val="none" w:sz="0" w:space="0" w:color="auto"/>
                      </w:divBdr>
                    </w:div>
                  </w:divsChild>
                </w:div>
                <w:div w:id="682316812">
                  <w:marLeft w:val="0"/>
                  <w:marRight w:val="0"/>
                  <w:marTop w:val="0"/>
                  <w:marBottom w:val="0"/>
                  <w:divBdr>
                    <w:top w:val="none" w:sz="0" w:space="0" w:color="auto"/>
                    <w:left w:val="none" w:sz="0" w:space="0" w:color="auto"/>
                    <w:bottom w:val="none" w:sz="0" w:space="0" w:color="auto"/>
                    <w:right w:val="none" w:sz="0" w:space="0" w:color="auto"/>
                  </w:divBdr>
                  <w:divsChild>
                    <w:div w:id="1724056153">
                      <w:marLeft w:val="0"/>
                      <w:marRight w:val="0"/>
                      <w:marTop w:val="0"/>
                      <w:marBottom w:val="0"/>
                      <w:divBdr>
                        <w:top w:val="none" w:sz="0" w:space="0" w:color="auto"/>
                        <w:left w:val="none" w:sz="0" w:space="0" w:color="auto"/>
                        <w:bottom w:val="none" w:sz="0" w:space="0" w:color="auto"/>
                        <w:right w:val="none" w:sz="0" w:space="0" w:color="auto"/>
                      </w:divBdr>
                    </w:div>
                  </w:divsChild>
                </w:div>
                <w:div w:id="898396412">
                  <w:marLeft w:val="0"/>
                  <w:marRight w:val="0"/>
                  <w:marTop w:val="0"/>
                  <w:marBottom w:val="0"/>
                  <w:divBdr>
                    <w:top w:val="none" w:sz="0" w:space="0" w:color="auto"/>
                    <w:left w:val="none" w:sz="0" w:space="0" w:color="auto"/>
                    <w:bottom w:val="none" w:sz="0" w:space="0" w:color="auto"/>
                    <w:right w:val="none" w:sz="0" w:space="0" w:color="auto"/>
                  </w:divBdr>
                  <w:divsChild>
                    <w:div w:id="1136871584">
                      <w:marLeft w:val="0"/>
                      <w:marRight w:val="0"/>
                      <w:marTop w:val="0"/>
                      <w:marBottom w:val="0"/>
                      <w:divBdr>
                        <w:top w:val="none" w:sz="0" w:space="0" w:color="auto"/>
                        <w:left w:val="none" w:sz="0" w:space="0" w:color="auto"/>
                        <w:bottom w:val="none" w:sz="0" w:space="0" w:color="auto"/>
                        <w:right w:val="none" w:sz="0" w:space="0" w:color="auto"/>
                      </w:divBdr>
                    </w:div>
                  </w:divsChild>
                </w:div>
                <w:div w:id="915288887">
                  <w:marLeft w:val="0"/>
                  <w:marRight w:val="0"/>
                  <w:marTop w:val="0"/>
                  <w:marBottom w:val="0"/>
                  <w:divBdr>
                    <w:top w:val="none" w:sz="0" w:space="0" w:color="auto"/>
                    <w:left w:val="none" w:sz="0" w:space="0" w:color="auto"/>
                    <w:bottom w:val="none" w:sz="0" w:space="0" w:color="auto"/>
                    <w:right w:val="none" w:sz="0" w:space="0" w:color="auto"/>
                  </w:divBdr>
                  <w:divsChild>
                    <w:div w:id="517044471">
                      <w:marLeft w:val="0"/>
                      <w:marRight w:val="0"/>
                      <w:marTop w:val="0"/>
                      <w:marBottom w:val="0"/>
                      <w:divBdr>
                        <w:top w:val="none" w:sz="0" w:space="0" w:color="auto"/>
                        <w:left w:val="none" w:sz="0" w:space="0" w:color="auto"/>
                        <w:bottom w:val="none" w:sz="0" w:space="0" w:color="auto"/>
                        <w:right w:val="none" w:sz="0" w:space="0" w:color="auto"/>
                      </w:divBdr>
                    </w:div>
                  </w:divsChild>
                </w:div>
                <w:div w:id="927420013">
                  <w:marLeft w:val="0"/>
                  <w:marRight w:val="0"/>
                  <w:marTop w:val="0"/>
                  <w:marBottom w:val="0"/>
                  <w:divBdr>
                    <w:top w:val="none" w:sz="0" w:space="0" w:color="auto"/>
                    <w:left w:val="none" w:sz="0" w:space="0" w:color="auto"/>
                    <w:bottom w:val="none" w:sz="0" w:space="0" w:color="auto"/>
                    <w:right w:val="none" w:sz="0" w:space="0" w:color="auto"/>
                  </w:divBdr>
                  <w:divsChild>
                    <w:div w:id="648749256">
                      <w:marLeft w:val="0"/>
                      <w:marRight w:val="0"/>
                      <w:marTop w:val="0"/>
                      <w:marBottom w:val="0"/>
                      <w:divBdr>
                        <w:top w:val="none" w:sz="0" w:space="0" w:color="auto"/>
                        <w:left w:val="none" w:sz="0" w:space="0" w:color="auto"/>
                        <w:bottom w:val="none" w:sz="0" w:space="0" w:color="auto"/>
                        <w:right w:val="none" w:sz="0" w:space="0" w:color="auto"/>
                      </w:divBdr>
                    </w:div>
                  </w:divsChild>
                </w:div>
                <w:div w:id="950017205">
                  <w:marLeft w:val="0"/>
                  <w:marRight w:val="0"/>
                  <w:marTop w:val="0"/>
                  <w:marBottom w:val="0"/>
                  <w:divBdr>
                    <w:top w:val="none" w:sz="0" w:space="0" w:color="auto"/>
                    <w:left w:val="none" w:sz="0" w:space="0" w:color="auto"/>
                    <w:bottom w:val="none" w:sz="0" w:space="0" w:color="auto"/>
                    <w:right w:val="none" w:sz="0" w:space="0" w:color="auto"/>
                  </w:divBdr>
                  <w:divsChild>
                    <w:div w:id="885262291">
                      <w:marLeft w:val="0"/>
                      <w:marRight w:val="0"/>
                      <w:marTop w:val="0"/>
                      <w:marBottom w:val="0"/>
                      <w:divBdr>
                        <w:top w:val="none" w:sz="0" w:space="0" w:color="auto"/>
                        <w:left w:val="none" w:sz="0" w:space="0" w:color="auto"/>
                        <w:bottom w:val="none" w:sz="0" w:space="0" w:color="auto"/>
                        <w:right w:val="none" w:sz="0" w:space="0" w:color="auto"/>
                      </w:divBdr>
                    </w:div>
                  </w:divsChild>
                </w:div>
                <w:div w:id="982079294">
                  <w:marLeft w:val="0"/>
                  <w:marRight w:val="0"/>
                  <w:marTop w:val="0"/>
                  <w:marBottom w:val="0"/>
                  <w:divBdr>
                    <w:top w:val="none" w:sz="0" w:space="0" w:color="auto"/>
                    <w:left w:val="none" w:sz="0" w:space="0" w:color="auto"/>
                    <w:bottom w:val="none" w:sz="0" w:space="0" w:color="auto"/>
                    <w:right w:val="none" w:sz="0" w:space="0" w:color="auto"/>
                  </w:divBdr>
                  <w:divsChild>
                    <w:div w:id="477497710">
                      <w:marLeft w:val="0"/>
                      <w:marRight w:val="0"/>
                      <w:marTop w:val="0"/>
                      <w:marBottom w:val="0"/>
                      <w:divBdr>
                        <w:top w:val="none" w:sz="0" w:space="0" w:color="auto"/>
                        <w:left w:val="none" w:sz="0" w:space="0" w:color="auto"/>
                        <w:bottom w:val="none" w:sz="0" w:space="0" w:color="auto"/>
                        <w:right w:val="none" w:sz="0" w:space="0" w:color="auto"/>
                      </w:divBdr>
                    </w:div>
                  </w:divsChild>
                </w:div>
                <w:div w:id="1041176213">
                  <w:marLeft w:val="0"/>
                  <w:marRight w:val="0"/>
                  <w:marTop w:val="0"/>
                  <w:marBottom w:val="0"/>
                  <w:divBdr>
                    <w:top w:val="none" w:sz="0" w:space="0" w:color="auto"/>
                    <w:left w:val="none" w:sz="0" w:space="0" w:color="auto"/>
                    <w:bottom w:val="none" w:sz="0" w:space="0" w:color="auto"/>
                    <w:right w:val="none" w:sz="0" w:space="0" w:color="auto"/>
                  </w:divBdr>
                  <w:divsChild>
                    <w:div w:id="855965811">
                      <w:marLeft w:val="0"/>
                      <w:marRight w:val="0"/>
                      <w:marTop w:val="0"/>
                      <w:marBottom w:val="0"/>
                      <w:divBdr>
                        <w:top w:val="none" w:sz="0" w:space="0" w:color="auto"/>
                        <w:left w:val="none" w:sz="0" w:space="0" w:color="auto"/>
                        <w:bottom w:val="none" w:sz="0" w:space="0" w:color="auto"/>
                        <w:right w:val="none" w:sz="0" w:space="0" w:color="auto"/>
                      </w:divBdr>
                    </w:div>
                    <w:div w:id="1291979865">
                      <w:marLeft w:val="0"/>
                      <w:marRight w:val="0"/>
                      <w:marTop w:val="0"/>
                      <w:marBottom w:val="0"/>
                      <w:divBdr>
                        <w:top w:val="none" w:sz="0" w:space="0" w:color="auto"/>
                        <w:left w:val="none" w:sz="0" w:space="0" w:color="auto"/>
                        <w:bottom w:val="none" w:sz="0" w:space="0" w:color="auto"/>
                        <w:right w:val="none" w:sz="0" w:space="0" w:color="auto"/>
                      </w:divBdr>
                    </w:div>
                  </w:divsChild>
                </w:div>
                <w:div w:id="1201819877">
                  <w:marLeft w:val="0"/>
                  <w:marRight w:val="0"/>
                  <w:marTop w:val="0"/>
                  <w:marBottom w:val="0"/>
                  <w:divBdr>
                    <w:top w:val="none" w:sz="0" w:space="0" w:color="auto"/>
                    <w:left w:val="none" w:sz="0" w:space="0" w:color="auto"/>
                    <w:bottom w:val="none" w:sz="0" w:space="0" w:color="auto"/>
                    <w:right w:val="none" w:sz="0" w:space="0" w:color="auto"/>
                  </w:divBdr>
                  <w:divsChild>
                    <w:div w:id="63988294">
                      <w:marLeft w:val="0"/>
                      <w:marRight w:val="0"/>
                      <w:marTop w:val="0"/>
                      <w:marBottom w:val="0"/>
                      <w:divBdr>
                        <w:top w:val="none" w:sz="0" w:space="0" w:color="auto"/>
                        <w:left w:val="none" w:sz="0" w:space="0" w:color="auto"/>
                        <w:bottom w:val="none" w:sz="0" w:space="0" w:color="auto"/>
                        <w:right w:val="none" w:sz="0" w:space="0" w:color="auto"/>
                      </w:divBdr>
                    </w:div>
                    <w:div w:id="809127530">
                      <w:marLeft w:val="0"/>
                      <w:marRight w:val="0"/>
                      <w:marTop w:val="0"/>
                      <w:marBottom w:val="0"/>
                      <w:divBdr>
                        <w:top w:val="none" w:sz="0" w:space="0" w:color="auto"/>
                        <w:left w:val="none" w:sz="0" w:space="0" w:color="auto"/>
                        <w:bottom w:val="none" w:sz="0" w:space="0" w:color="auto"/>
                        <w:right w:val="none" w:sz="0" w:space="0" w:color="auto"/>
                      </w:divBdr>
                    </w:div>
                  </w:divsChild>
                </w:div>
                <w:div w:id="1262949938">
                  <w:marLeft w:val="0"/>
                  <w:marRight w:val="0"/>
                  <w:marTop w:val="0"/>
                  <w:marBottom w:val="0"/>
                  <w:divBdr>
                    <w:top w:val="none" w:sz="0" w:space="0" w:color="auto"/>
                    <w:left w:val="none" w:sz="0" w:space="0" w:color="auto"/>
                    <w:bottom w:val="none" w:sz="0" w:space="0" w:color="auto"/>
                    <w:right w:val="none" w:sz="0" w:space="0" w:color="auto"/>
                  </w:divBdr>
                  <w:divsChild>
                    <w:div w:id="1946576795">
                      <w:marLeft w:val="0"/>
                      <w:marRight w:val="0"/>
                      <w:marTop w:val="0"/>
                      <w:marBottom w:val="0"/>
                      <w:divBdr>
                        <w:top w:val="none" w:sz="0" w:space="0" w:color="auto"/>
                        <w:left w:val="none" w:sz="0" w:space="0" w:color="auto"/>
                        <w:bottom w:val="none" w:sz="0" w:space="0" w:color="auto"/>
                        <w:right w:val="none" w:sz="0" w:space="0" w:color="auto"/>
                      </w:divBdr>
                    </w:div>
                  </w:divsChild>
                </w:div>
                <w:div w:id="1330212788">
                  <w:marLeft w:val="0"/>
                  <w:marRight w:val="0"/>
                  <w:marTop w:val="0"/>
                  <w:marBottom w:val="0"/>
                  <w:divBdr>
                    <w:top w:val="none" w:sz="0" w:space="0" w:color="auto"/>
                    <w:left w:val="none" w:sz="0" w:space="0" w:color="auto"/>
                    <w:bottom w:val="none" w:sz="0" w:space="0" w:color="auto"/>
                    <w:right w:val="none" w:sz="0" w:space="0" w:color="auto"/>
                  </w:divBdr>
                  <w:divsChild>
                    <w:div w:id="609123936">
                      <w:marLeft w:val="0"/>
                      <w:marRight w:val="0"/>
                      <w:marTop w:val="0"/>
                      <w:marBottom w:val="0"/>
                      <w:divBdr>
                        <w:top w:val="none" w:sz="0" w:space="0" w:color="auto"/>
                        <w:left w:val="none" w:sz="0" w:space="0" w:color="auto"/>
                        <w:bottom w:val="none" w:sz="0" w:space="0" w:color="auto"/>
                        <w:right w:val="none" w:sz="0" w:space="0" w:color="auto"/>
                      </w:divBdr>
                    </w:div>
                  </w:divsChild>
                </w:div>
                <w:div w:id="1363743663">
                  <w:marLeft w:val="0"/>
                  <w:marRight w:val="0"/>
                  <w:marTop w:val="0"/>
                  <w:marBottom w:val="0"/>
                  <w:divBdr>
                    <w:top w:val="none" w:sz="0" w:space="0" w:color="auto"/>
                    <w:left w:val="none" w:sz="0" w:space="0" w:color="auto"/>
                    <w:bottom w:val="none" w:sz="0" w:space="0" w:color="auto"/>
                    <w:right w:val="none" w:sz="0" w:space="0" w:color="auto"/>
                  </w:divBdr>
                  <w:divsChild>
                    <w:div w:id="1349059326">
                      <w:marLeft w:val="0"/>
                      <w:marRight w:val="0"/>
                      <w:marTop w:val="0"/>
                      <w:marBottom w:val="0"/>
                      <w:divBdr>
                        <w:top w:val="none" w:sz="0" w:space="0" w:color="auto"/>
                        <w:left w:val="none" w:sz="0" w:space="0" w:color="auto"/>
                        <w:bottom w:val="none" w:sz="0" w:space="0" w:color="auto"/>
                        <w:right w:val="none" w:sz="0" w:space="0" w:color="auto"/>
                      </w:divBdr>
                    </w:div>
                  </w:divsChild>
                </w:div>
                <w:div w:id="1376851985">
                  <w:marLeft w:val="0"/>
                  <w:marRight w:val="0"/>
                  <w:marTop w:val="0"/>
                  <w:marBottom w:val="0"/>
                  <w:divBdr>
                    <w:top w:val="none" w:sz="0" w:space="0" w:color="auto"/>
                    <w:left w:val="none" w:sz="0" w:space="0" w:color="auto"/>
                    <w:bottom w:val="none" w:sz="0" w:space="0" w:color="auto"/>
                    <w:right w:val="none" w:sz="0" w:space="0" w:color="auto"/>
                  </w:divBdr>
                  <w:divsChild>
                    <w:div w:id="185024892">
                      <w:marLeft w:val="0"/>
                      <w:marRight w:val="0"/>
                      <w:marTop w:val="0"/>
                      <w:marBottom w:val="0"/>
                      <w:divBdr>
                        <w:top w:val="none" w:sz="0" w:space="0" w:color="auto"/>
                        <w:left w:val="none" w:sz="0" w:space="0" w:color="auto"/>
                        <w:bottom w:val="none" w:sz="0" w:space="0" w:color="auto"/>
                        <w:right w:val="none" w:sz="0" w:space="0" w:color="auto"/>
                      </w:divBdr>
                    </w:div>
                  </w:divsChild>
                </w:div>
                <w:div w:id="1383093085">
                  <w:marLeft w:val="0"/>
                  <w:marRight w:val="0"/>
                  <w:marTop w:val="0"/>
                  <w:marBottom w:val="0"/>
                  <w:divBdr>
                    <w:top w:val="none" w:sz="0" w:space="0" w:color="auto"/>
                    <w:left w:val="none" w:sz="0" w:space="0" w:color="auto"/>
                    <w:bottom w:val="none" w:sz="0" w:space="0" w:color="auto"/>
                    <w:right w:val="none" w:sz="0" w:space="0" w:color="auto"/>
                  </w:divBdr>
                  <w:divsChild>
                    <w:div w:id="592477759">
                      <w:marLeft w:val="0"/>
                      <w:marRight w:val="0"/>
                      <w:marTop w:val="0"/>
                      <w:marBottom w:val="0"/>
                      <w:divBdr>
                        <w:top w:val="none" w:sz="0" w:space="0" w:color="auto"/>
                        <w:left w:val="none" w:sz="0" w:space="0" w:color="auto"/>
                        <w:bottom w:val="none" w:sz="0" w:space="0" w:color="auto"/>
                        <w:right w:val="none" w:sz="0" w:space="0" w:color="auto"/>
                      </w:divBdr>
                    </w:div>
                  </w:divsChild>
                </w:div>
                <w:div w:id="1418286747">
                  <w:marLeft w:val="0"/>
                  <w:marRight w:val="0"/>
                  <w:marTop w:val="0"/>
                  <w:marBottom w:val="0"/>
                  <w:divBdr>
                    <w:top w:val="none" w:sz="0" w:space="0" w:color="auto"/>
                    <w:left w:val="none" w:sz="0" w:space="0" w:color="auto"/>
                    <w:bottom w:val="none" w:sz="0" w:space="0" w:color="auto"/>
                    <w:right w:val="none" w:sz="0" w:space="0" w:color="auto"/>
                  </w:divBdr>
                  <w:divsChild>
                    <w:div w:id="299582651">
                      <w:marLeft w:val="0"/>
                      <w:marRight w:val="0"/>
                      <w:marTop w:val="0"/>
                      <w:marBottom w:val="0"/>
                      <w:divBdr>
                        <w:top w:val="none" w:sz="0" w:space="0" w:color="auto"/>
                        <w:left w:val="none" w:sz="0" w:space="0" w:color="auto"/>
                        <w:bottom w:val="none" w:sz="0" w:space="0" w:color="auto"/>
                        <w:right w:val="none" w:sz="0" w:space="0" w:color="auto"/>
                      </w:divBdr>
                    </w:div>
                  </w:divsChild>
                </w:div>
                <w:div w:id="1444881768">
                  <w:marLeft w:val="0"/>
                  <w:marRight w:val="0"/>
                  <w:marTop w:val="0"/>
                  <w:marBottom w:val="0"/>
                  <w:divBdr>
                    <w:top w:val="none" w:sz="0" w:space="0" w:color="auto"/>
                    <w:left w:val="none" w:sz="0" w:space="0" w:color="auto"/>
                    <w:bottom w:val="none" w:sz="0" w:space="0" w:color="auto"/>
                    <w:right w:val="none" w:sz="0" w:space="0" w:color="auto"/>
                  </w:divBdr>
                  <w:divsChild>
                    <w:div w:id="1180244112">
                      <w:marLeft w:val="0"/>
                      <w:marRight w:val="0"/>
                      <w:marTop w:val="0"/>
                      <w:marBottom w:val="0"/>
                      <w:divBdr>
                        <w:top w:val="none" w:sz="0" w:space="0" w:color="auto"/>
                        <w:left w:val="none" w:sz="0" w:space="0" w:color="auto"/>
                        <w:bottom w:val="none" w:sz="0" w:space="0" w:color="auto"/>
                        <w:right w:val="none" w:sz="0" w:space="0" w:color="auto"/>
                      </w:divBdr>
                    </w:div>
                  </w:divsChild>
                </w:div>
                <w:div w:id="1493838994">
                  <w:marLeft w:val="0"/>
                  <w:marRight w:val="0"/>
                  <w:marTop w:val="0"/>
                  <w:marBottom w:val="0"/>
                  <w:divBdr>
                    <w:top w:val="none" w:sz="0" w:space="0" w:color="auto"/>
                    <w:left w:val="none" w:sz="0" w:space="0" w:color="auto"/>
                    <w:bottom w:val="none" w:sz="0" w:space="0" w:color="auto"/>
                    <w:right w:val="none" w:sz="0" w:space="0" w:color="auto"/>
                  </w:divBdr>
                  <w:divsChild>
                    <w:div w:id="1838571038">
                      <w:marLeft w:val="0"/>
                      <w:marRight w:val="0"/>
                      <w:marTop w:val="0"/>
                      <w:marBottom w:val="0"/>
                      <w:divBdr>
                        <w:top w:val="none" w:sz="0" w:space="0" w:color="auto"/>
                        <w:left w:val="none" w:sz="0" w:space="0" w:color="auto"/>
                        <w:bottom w:val="none" w:sz="0" w:space="0" w:color="auto"/>
                        <w:right w:val="none" w:sz="0" w:space="0" w:color="auto"/>
                      </w:divBdr>
                    </w:div>
                  </w:divsChild>
                </w:div>
                <w:div w:id="1513489700">
                  <w:marLeft w:val="0"/>
                  <w:marRight w:val="0"/>
                  <w:marTop w:val="0"/>
                  <w:marBottom w:val="0"/>
                  <w:divBdr>
                    <w:top w:val="none" w:sz="0" w:space="0" w:color="auto"/>
                    <w:left w:val="none" w:sz="0" w:space="0" w:color="auto"/>
                    <w:bottom w:val="none" w:sz="0" w:space="0" w:color="auto"/>
                    <w:right w:val="none" w:sz="0" w:space="0" w:color="auto"/>
                  </w:divBdr>
                  <w:divsChild>
                    <w:div w:id="1086194497">
                      <w:marLeft w:val="0"/>
                      <w:marRight w:val="0"/>
                      <w:marTop w:val="0"/>
                      <w:marBottom w:val="0"/>
                      <w:divBdr>
                        <w:top w:val="none" w:sz="0" w:space="0" w:color="auto"/>
                        <w:left w:val="none" w:sz="0" w:space="0" w:color="auto"/>
                        <w:bottom w:val="none" w:sz="0" w:space="0" w:color="auto"/>
                        <w:right w:val="none" w:sz="0" w:space="0" w:color="auto"/>
                      </w:divBdr>
                    </w:div>
                  </w:divsChild>
                </w:div>
                <w:div w:id="1534609022">
                  <w:marLeft w:val="0"/>
                  <w:marRight w:val="0"/>
                  <w:marTop w:val="0"/>
                  <w:marBottom w:val="0"/>
                  <w:divBdr>
                    <w:top w:val="none" w:sz="0" w:space="0" w:color="auto"/>
                    <w:left w:val="none" w:sz="0" w:space="0" w:color="auto"/>
                    <w:bottom w:val="none" w:sz="0" w:space="0" w:color="auto"/>
                    <w:right w:val="none" w:sz="0" w:space="0" w:color="auto"/>
                  </w:divBdr>
                  <w:divsChild>
                    <w:div w:id="59912401">
                      <w:marLeft w:val="0"/>
                      <w:marRight w:val="0"/>
                      <w:marTop w:val="0"/>
                      <w:marBottom w:val="0"/>
                      <w:divBdr>
                        <w:top w:val="none" w:sz="0" w:space="0" w:color="auto"/>
                        <w:left w:val="none" w:sz="0" w:space="0" w:color="auto"/>
                        <w:bottom w:val="none" w:sz="0" w:space="0" w:color="auto"/>
                        <w:right w:val="none" w:sz="0" w:space="0" w:color="auto"/>
                      </w:divBdr>
                    </w:div>
                  </w:divsChild>
                </w:div>
                <w:div w:id="1579754123">
                  <w:marLeft w:val="0"/>
                  <w:marRight w:val="0"/>
                  <w:marTop w:val="0"/>
                  <w:marBottom w:val="0"/>
                  <w:divBdr>
                    <w:top w:val="none" w:sz="0" w:space="0" w:color="auto"/>
                    <w:left w:val="none" w:sz="0" w:space="0" w:color="auto"/>
                    <w:bottom w:val="none" w:sz="0" w:space="0" w:color="auto"/>
                    <w:right w:val="none" w:sz="0" w:space="0" w:color="auto"/>
                  </w:divBdr>
                  <w:divsChild>
                    <w:div w:id="922303381">
                      <w:marLeft w:val="0"/>
                      <w:marRight w:val="0"/>
                      <w:marTop w:val="0"/>
                      <w:marBottom w:val="0"/>
                      <w:divBdr>
                        <w:top w:val="none" w:sz="0" w:space="0" w:color="auto"/>
                        <w:left w:val="none" w:sz="0" w:space="0" w:color="auto"/>
                        <w:bottom w:val="none" w:sz="0" w:space="0" w:color="auto"/>
                        <w:right w:val="none" w:sz="0" w:space="0" w:color="auto"/>
                      </w:divBdr>
                    </w:div>
                  </w:divsChild>
                </w:div>
                <w:div w:id="1582912743">
                  <w:marLeft w:val="0"/>
                  <w:marRight w:val="0"/>
                  <w:marTop w:val="0"/>
                  <w:marBottom w:val="0"/>
                  <w:divBdr>
                    <w:top w:val="none" w:sz="0" w:space="0" w:color="auto"/>
                    <w:left w:val="none" w:sz="0" w:space="0" w:color="auto"/>
                    <w:bottom w:val="none" w:sz="0" w:space="0" w:color="auto"/>
                    <w:right w:val="none" w:sz="0" w:space="0" w:color="auto"/>
                  </w:divBdr>
                  <w:divsChild>
                    <w:div w:id="1562213127">
                      <w:marLeft w:val="0"/>
                      <w:marRight w:val="0"/>
                      <w:marTop w:val="0"/>
                      <w:marBottom w:val="0"/>
                      <w:divBdr>
                        <w:top w:val="none" w:sz="0" w:space="0" w:color="auto"/>
                        <w:left w:val="none" w:sz="0" w:space="0" w:color="auto"/>
                        <w:bottom w:val="none" w:sz="0" w:space="0" w:color="auto"/>
                        <w:right w:val="none" w:sz="0" w:space="0" w:color="auto"/>
                      </w:divBdr>
                    </w:div>
                  </w:divsChild>
                </w:div>
                <w:div w:id="1593199229">
                  <w:marLeft w:val="0"/>
                  <w:marRight w:val="0"/>
                  <w:marTop w:val="0"/>
                  <w:marBottom w:val="0"/>
                  <w:divBdr>
                    <w:top w:val="none" w:sz="0" w:space="0" w:color="auto"/>
                    <w:left w:val="none" w:sz="0" w:space="0" w:color="auto"/>
                    <w:bottom w:val="none" w:sz="0" w:space="0" w:color="auto"/>
                    <w:right w:val="none" w:sz="0" w:space="0" w:color="auto"/>
                  </w:divBdr>
                  <w:divsChild>
                    <w:div w:id="2130200029">
                      <w:marLeft w:val="0"/>
                      <w:marRight w:val="0"/>
                      <w:marTop w:val="0"/>
                      <w:marBottom w:val="0"/>
                      <w:divBdr>
                        <w:top w:val="none" w:sz="0" w:space="0" w:color="auto"/>
                        <w:left w:val="none" w:sz="0" w:space="0" w:color="auto"/>
                        <w:bottom w:val="none" w:sz="0" w:space="0" w:color="auto"/>
                        <w:right w:val="none" w:sz="0" w:space="0" w:color="auto"/>
                      </w:divBdr>
                    </w:div>
                  </w:divsChild>
                </w:div>
                <w:div w:id="1617717291">
                  <w:marLeft w:val="0"/>
                  <w:marRight w:val="0"/>
                  <w:marTop w:val="0"/>
                  <w:marBottom w:val="0"/>
                  <w:divBdr>
                    <w:top w:val="none" w:sz="0" w:space="0" w:color="auto"/>
                    <w:left w:val="none" w:sz="0" w:space="0" w:color="auto"/>
                    <w:bottom w:val="none" w:sz="0" w:space="0" w:color="auto"/>
                    <w:right w:val="none" w:sz="0" w:space="0" w:color="auto"/>
                  </w:divBdr>
                  <w:divsChild>
                    <w:div w:id="1003167902">
                      <w:marLeft w:val="0"/>
                      <w:marRight w:val="0"/>
                      <w:marTop w:val="0"/>
                      <w:marBottom w:val="0"/>
                      <w:divBdr>
                        <w:top w:val="none" w:sz="0" w:space="0" w:color="auto"/>
                        <w:left w:val="none" w:sz="0" w:space="0" w:color="auto"/>
                        <w:bottom w:val="none" w:sz="0" w:space="0" w:color="auto"/>
                        <w:right w:val="none" w:sz="0" w:space="0" w:color="auto"/>
                      </w:divBdr>
                    </w:div>
                  </w:divsChild>
                </w:div>
                <w:div w:id="1621374612">
                  <w:marLeft w:val="0"/>
                  <w:marRight w:val="0"/>
                  <w:marTop w:val="0"/>
                  <w:marBottom w:val="0"/>
                  <w:divBdr>
                    <w:top w:val="none" w:sz="0" w:space="0" w:color="auto"/>
                    <w:left w:val="none" w:sz="0" w:space="0" w:color="auto"/>
                    <w:bottom w:val="none" w:sz="0" w:space="0" w:color="auto"/>
                    <w:right w:val="none" w:sz="0" w:space="0" w:color="auto"/>
                  </w:divBdr>
                  <w:divsChild>
                    <w:div w:id="750932473">
                      <w:marLeft w:val="0"/>
                      <w:marRight w:val="0"/>
                      <w:marTop w:val="0"/>
                      <w:marBottom w:val="0"/>
                      <w:divBdr>
                        <w:top w:val="none" w:sz="0" w:space="0" w:color="auto"/>
                        <w:left w:val="none" w:sz="0" w:space="0" w:color="auto"/>
                        <w:bottom w:val="none" w:sz="0" w:space="0" w:color="auto"/>
                        <w:right w:val="none" w:sz="0" w:space="0" w:color="auto"/>
                      </w:divBdr>
                    </w:div>
                  </w:divsChild>
                </w:div>
                <w:div w:id="1648972681">
                  <w:marLeft w:val="0"/>
                  <w:marRight w:val="0"/>
                  <w:marTop w:val="0"/>
                  <w:marBottom w:val="0"/>
                  <w:divBdr>
                    <w:top w:val="none" w:sz="0" w:space="0" w:color="auto"/>
                    <w:left w:val="none" w:sz="0" w:space="0" w:color="auto"/>
                    <w:bottom w:val="none" w:sz="0" w:space="0" w:color="auto"/>
                    <w:right w:val="none" w:sz="0" w:space="0" w:color="auto"/>
                  </w:divBdr>
                  <w:divsChild>
                    <w:div w:id="2095780588">
                      <w:marLeft w:val="0"/>
                      <w:marRight w:val="0"/>
                      <w:marTop w:val="0"/>
                      <w:marBottom w:val="0"/>
                      <w:divBdr>
                        <w:top w:val="none" w:sz="0" w:space="0" w:color="auto"/>
                        <w:left w:val="none" w:sz="0" w:space="0" w:color="auto"/>
                        <w:bottom w:val="none" w:sz="0" w:space="0" w:color="auto"/>
                        <w:right w:val="none" w:sz="0" w:space="0" w:color="auto"/>
                      </w:divBdr>
                    </w:div>
                  </w:divsChild>
                </w:div>
                <w:div w:id="1662810920">
                  <w:marLeft w:val="0"/>
                  <w:marRight w:val="0"/>
                  <w:marTop w:val="0"/>
                  <w:marBottom w:val="0"/>
                  <w:divBdr>
                    <w:top w:val="none" w:sz="0" w:space="0" w:color="auto"/>
                    <w:left w:val="none" w:sz="0" w:space="0" w:color="auto"/>
                    <w:bottom w:val="none" w:sz="0" w:space="0" w:color="auto"/>
                    <w:right w:val="none" w:sz="0" w:space="0" w:color="auto"/>
                  </w:divBdr>
                  <w:divsChild>
                    <w:div w:id="519321907">
                      <w:marLeft w:val="0"/>
                      <w:marRight w:val="0"/>
                      <w:marTop w:val="0"/>
                      <w:marBottom w:val="0"/>
                      <w:divBdr>
                        <w:top w:val="none" w:sz="0" w:space="0" w:color="auto"/>
                        <w:left w:val="none" w:sz="0" w:space="0" w:color="auto"/>
                        <w:bottom w:val="none" w:sz="0" w:space="0" w:color="auto"/>
                        <w:right w:val="none" w:sz="0" w:space="0" w:color="auto"/>
                      </w:divBdr>
                    </w:div>
                  </w:divsChild>
                </w:div>
                <w:div w:id="1687245234">
                  <w:marLeft w:val="0"/>
                  <w:marRight w:val="0"/>
                  <w:marTop w:val="0"/>
                  <w:marBottom w:val="0"/>
                  <w:divBdr>
                    <w:top w:val="none" w:sz="0" w:space="0" w:color="auto"/>
                    <w:left w:val="none" w:sz="0" w:space="0" w:color="auto"/>
                    <w:bottom w:val="none" w:sz="0" w:space="0" w:color="auto"/>
                    <w:right w:val="none" w:sz="0" w:space="0" w:color="auto"/>
                  </w:divBdr>
                  <w:divsChild>
                    <w:div w:id="421071795">
                      <w:marLeft w:val="0"/>
                      <w:marRight w:val="0"/>
                      <w:marTop w:val="0"/>
                      <w:marBottom w:val="0"/>
                      <w:divBdr>
                        <w:top w:val="none" w:sz="0" w:space="0" w:color="auto"/>
                        <w:left w:val="none" w:sz="0" w:space="0" w:color="auto"/>
                        <w:bottom w:val="none" w:sz="0" w:space="0" w:color="auto"/>
                        <w:right w:val="none" w:sz="0" w:space="0" w:color="auto"/>
                      </w:divBdr>
                    </w:div>
                  </w:divsChild>
                </w:div>
                <w:div w:id="1718776129">
                  <w:marLeft w:val="0"/>
                  <w:marRight w:val="0"/>
                  <w:marTop w:val="0"/>
                  <w:marBottom w:val="0"/>
                  <w:divBdr>
                    <w:top w:val="none" w:sz="0" w:space="0" w:color="auto"/>
                    <w:left w:val="none" w:sz="0" w:space="0" w:color="auto"/>
                    <w:bottom w:val="none" w:sz="0" w:space="0" w:color="auto"/>
                    <w:right w:val="none" w:sz="0" w:space="0" w:color="auto"/>
                  </w:divBdr>
                  <w:divsChild>
                    <w:div w:id="830368291">
                      <w:marLeft w:val="0"/>
                      <w:marRight w:val="0"/>
                      <w:marTop w:val="0"/>
                      <w:marBottom w:val="0"/>
                      <w:divBdr>
                        <w:top w:val="none" w:sz="0" w:space="0" w:color="auto"/>
                        <w:left w:val="none" w:sz="0" w:space="0" w:color="auto"/>
                        <w:bottom w:val="none" w:sz="0" w:space="0" w:color="auto"/>
                        <w:right w:val="none" w:sz="0" w:space="0" w:color="auto"/>
                      </w:divBdr>
                    </w:div>
                  </w:divsChild>
                </w:div>
                <w:div w:id="1719863345">
                  <w:marLeft w:val="0"/>
                  <w:marRight w:val="0"/>
                  <w:marTop w:val="0"/>
                  <w:marBottom w:val="0"/>
                  <w:divBdr>
                    <w:top w:val="none" w:sz="0" w:space="0" w:color="auto"/>
                    <w:left w:val="none" w:sz="0" w:space="0" w:color="auto"/>
                    <w:bottom w:val="none" w:sz="0" w:space="0" w:color="auto"/>
                    <w:right w:val="none" w:sz="0" w:space="0" w:color="auto"/>
                  </w:divBdr>
                  <w:divsChild>
                    <w:div w:id="536741774">
                      <w:marLeft w:val="0"/>
                      <w:marRight w:val="0"/>
                      <w:marTop w:val="0"/>
                      <w:marBottom w:val="0"/>
                      <w:divBdr>
                        <w:top w:val="none" w:sz="0" w:space="0" w:color="auto"/>
                        <w:left w:val="none" w:sz="0" w:space="0" w:color="auto"/>
                        <w:bottom w:val="none" w:sz="0" w:space="0" w:color="auto"/>
                        <w:right w:val="none" w:sz="0" w:space="0" w:color="auto"/>
                      </w:divBdr>
                    </w:div>
                    <w:div w:id="727800289">
                      <w:marLeft w:val="0"/>
                      <w:marRight w:val="0"/>
                      <w:marTop w:val="0"/>
                      <w:marBottom w:val="0"/>
                      <w:divBdr>
                        <w:top w:val="none" w:sz="0" w:space="0" w:color="auto"/>
                        <w:left w:val="none" w:sz="0" w:space="0" w:color="auto"/>
                        <w:bottom w:val="none" w:sz="0" w:space="0" w:color="auto"/>
                        <w:right w:val="none" w:sz="0" w:space="0" w:color="auto"/>
                      </w:divBdr>
                    </w:div>
                  </w:divsChild>
                </w:div>
                <w:div w:id="1732532108">
                  <w:marLeft w:val="0"/>
                  <w:marRight w:val="0"/>
                  <w:marTop w:val="0"/>
                  <w:marBottom w:val="0"/>
                  <w:divBdr>
                    <w:top w:val="none" w:sz="0" w:space="0" w:color="auto"/>
                    <w:left w:val="none" w:sz="0" w:space="0" w:color="auto"/>
                    <w:bottom w:val="none" w:sz="0" w:space="0" w:color="auto"/>
                    <w:right w:val="none" w:sz="0" w:space="0" w:color="auto"/>
                  </w:divBdr>
                  <w:divsChild>
                    <w:div w:id="1398820629">
                      <w:marLeft w:val="0"/>
                      <w:marRight w:val="0"/>
                      <w:marTop w:val="0"/>
                      <w:marBottom w:val="0"/>
                      <w:divBdr>
                        <w:top w:val="none" w:sz="0" w:space="0" w:color="auto"/>
                        <w:left w:val="none" w:sz="0" w:space="0" w:color="auto"/>
                        <w:bottom w:val="none" w:sz="0" w:space="0" w:color="auto"/>
                        <w:right w:val="none" w:sz="0" w:space="0" w:color="auto"/>
                      </w:divBdr>
                    </w:div>
                  </w:divsChild>
                </w:div>
                <w:div w:id="1761370352">
                  <w:marLeft w:val="0"/>
                  <w:marRight w:val="0"/>
                  <w:marTop w:val="0"/>
                  <w:marBottom w:val="0"/>
                  <w:divBdr>
                    <w:top w:val="none" w:sz="0" w:space="0" w:color="auto"/>
                    <w:left w:val="none" w:sz="0" w:space="0" w:color="auto"/>
                    <w:bottom w:val="none" w:sz="0" w:space="0" w:color="auto"/>
                    <w:right w:val="none" w:sz="0" w:space="0" w:color="auto"/>
                  </w:divBdr>
                  <w:divsChild>
                    <w:div w:id="1688478885">
                      <w:marLeft w:val="0"/>
                      <w:marRight w:val="0"/>
                      <w:marTop w:val="0"/>
                      <w:marBottom w:val="0"/>
                      <w:divBdr>
                        <w:top w:val="none" w:sz="0" w:space="0" w:color="auto"/>
                        <w:left w:val="none" w:sz="0" w:space="0" w:color="auto"/>
                        <w:bottom w:val="none" w:sz="0" w:space="0" w:color="auto"/>
                        <w:right w:val="none" w:sz="0" w:space="0" w:color="auto"/>
                      </w:divBdr>
                    </w:div>
                  </w:divsChild>
                </w:div>
                <w:div w:id="1762489679">
                  <w:marLeft w:val="0"/>
                  <w:marRight w:val="0"/>
                  <w:marTop w:val="0"/>
                  <w:marBottom w:val="0"/>
                  <w:divBdr>
                    <w:top w:val="none" w:sz="0" w:space="0" w:color="auto"/>
                    <w:left w:val="none" w:sz="0" w:space="0" w:color="auto"/>
                    <w:bottom w:val="none" w:sz="0" w:space="0" w:color="auto"/>
                    <w:right w:val="none" w:sz="0" w:space="0" w:color="auto"/>
                  </w:divBdr>
                  <w:divsChild>
                    <w:div w:id="2044015475">
                      <w:marLeft w:val="0"/>
                      <w:marRight w:val="0"/>
                      <w:marTop w:val="0"/>
                      <w:marBottom w:val="0"/>
                      <w:divBdr>
                        <w:top w:val="none" w:sz="0" w:space="0" w:color="auto"/>
                        <w:left w:val="none" w:sz="0" w:space="0" w:color="auto"/>
                        <w:bottom w:val="none" w:sz="0" w:space="0" w:color="auto"/>
                        <w:right w:val="none" w:sz="0" w:space="0" w:color="auto"/>
                      </w:divBdr>
                    </w:div>
                  </w:divsChild>
                </w:div>
                <w:div w:id="1774128494">
                  <w:marLeft w:val="0"/>
                  <w:marRight w:val="0"/>
                  <w:marTop w:val="0"/>
                  <w:marBottom w:val="0"/>
                  <w:divBdr>
                    <w:top w:val="none" w:sz="0" w:space="0" w:color="auto"/>
                    <w:left w:val="none" w:sz="0" w:space="0" w:color="auto"/>
                    <w:bottom w:val="none" w:sz="0" w:space="0" w:color="auto"/>
                    <w:right w:val="none" w:sz="0" w:space="0" w:color="auto"/>
                  </w:divBdr>
                  <w:divsChild>
                    <w:div w:id="1899509967">
                      <w:marLeft w:val="0"/>
                      <w:marRight w:val="0"/>
                      <w:marTop w:val="0"/>
                      <w:marBottom w:val="0"/>
                      <w:divBdr>
                        <w:top w:val="none" w:sz="0" w:space="0" w:color="auto"/>
                        <w:left w:val="none" w:sz="0" w:space="0" w:color="auto"/>
                        <w:bottom w:val="none" w:sz="0" w:space="0" w:color="auto"/>
                        <w:right w:val="none" w:sz="0" w:space="0" w:color="auto"/>
                      </w:divBdr>
                    </w:div>
                  </w:divsChild>
                </w:div>
                <w:div w:id="1802141245">
                  <w:marLeft w:val="0"/>
                  <w:marRight w:val="0"/>
                  <w:marTop w:val="0"/>
                  <w:marBottom w:val="0"/>
                  <w:divBdr>
                    <w:top w:val="none" w:sz="0" w:space="0" w:color="auto"/>
                    <w:left w:val="none" w:sz="0" w:space="0" w:color="auto"/>
                    <w:bottom w:val="none" w:sz="0" w:space="0" w:color="auto"/>
                    <w:right w:val="none" w:sz="0" w:space="0" w:color="auto"/>
                  </w:divBdr>
                  <w:divsChild>
                    <w:div w:id="294213691">
                      <w:marLeft w:val="0"/>
                      <w:marRight w:val="0"/>
                      <w:marTop w:val="0"/>
                      <w:marBottom w:val="0"/>
                      <w:divBdr>
                        <w:top w:val="none" w:sz="0" w:space="0" w:color="auto"/>
                        <w:left w:val="none" w:sz="0" w:space="0" w:color="auto"/>
                        <w:bottom w:val="none" w:sz="0" w:space="0" w:color="auto"/>
                        <w:right w:val="none" w:sz="0" w:space="0" w:color="auto"/>
                      </w:divBdr>
                    </w:div>
                  </w:divsChild>
                </w:div>
                <w:div w:id="1837066468">
                  <w:marLeft w:val="0"/>
                  <w:marRight w:val="0"/>
                  <w:marTop w:val="0"/>
                  <w:marBottom w:val="0"/>
                  <w:divBdr>
                    <w:top w:val="none" w:sz="0" w:space="0" w:color="auto"/>
                    <w:left w:val="none" w:sz="0" w:space="0" w:color="auto"/>
                    <w:bottom w:val="none" w:sz="0" w:space="0" w:color="auto"/>
                    <w:right w:val="none" w:sz="0" w:space="0" w:color="auto"/>
                  </w:divBdr>
                  <w:divsChild>
                    <w:div w:id="1661232391">
                      <w:marLeft w:val="0"/>
                      <w:marRight w:val="0"/>
                      <w:marTop w:val="0"/>
                      <w:marBottom w:val="0"/>
                      <w:divBdr>
                        <w:top w:val="none" w:sz="0" w:space="0" w:color="auto"/>
                        <w:left w:val="none" w:sz="0" w:space="0" w:color="auto"/>
                        <w:bottom w:val="none" w:sz="0" w:space="0" w:color="auto"/>
                        <w:right w:val="none" w:sz="0" w:space="0" w:color="auto"/>
                      </w:divBdr>
                    </w:div>
                  </w:divsChild>
                </w:div>
                <w:div w:id="1852375187">
                  <w:marLeft w:val="0"/>
                  <w:marRight w:val="0"/>
                  <w:marTop w:val="0"/>
                  <w:marBottom w:val="0"/>
                  <w:divBdr>
                    <w:top w:val="none" w:sz="0" w:space="0" w:color="auto"/>
                    <w:left w:val="none" w:sz="0" w:space="0" w:color="auto"/>
                    <w:bottom w:val="none" w:sz="0" w:space="0" w:color="auto"/>
                    <w:right w:val="none" w:sz="0" w:space="0" w:color="auto"/>
                  </w:divBdr>
                  <w:divsChild>
                    <w:div w:id="1950043855">
                      <w:marLeft w:val="0"/>
                      <w:marRight w:val="0"/>
                      <w:marTop w:val="0"/>
                      <w:marBottom w:val="0"/>
                      <w:divBdr>
                        <w:top w:val="none" w:sz="0" w:space="0" w:color="auto"/>
                        <w:left w:val="none" w:sz="0" w:space="0" w:color="auto"/>
                        <w:bottom w:val="none" w:sz="0" w:space="0" w:color="auto"/>
                        <w:right w:val="none" w:sz="0" w:space="0" w:color="auto"/>
                      </w:divBdr>
                    </w:div>
                  </w:divsChild>
                </w:div>
                <w:div w:id="1940600595">
                  <w:marLeft w:val="0"/>
                  <w:marRight w:val="0"/>
                  <w:marTop w:val="0"/>
                  <w:marBottom w:val="0"/>
                  <w:divBdr>
                    <w:top w:val="none" w:sz="0" w:space="0" w:color="auto"/>
                    <w:left w:val="none" w:sz="0" w:space="0" w:color="auto"/>
                    <w:bottom w:val="none" w:sz="0" w:space="0" w:color="auto"/>
                    <w:right w:val="none" w:sz="0" w:space="0" w:color="auto"/>
                  </w:divBdr>
                  <w:divsChild>
                    <w:div w:id="866680827">
                      <w:marLeft w:val="0"/>
                      <w:marRight w:val="0"/>
                      <w:marTop w:val="0"/>
                      <w:marBottom w:val="0"/>
                      <w:divBdr>
                        <w:top w:val="none" w:sz="0" w:space="0" w:color="auto"/>
                        <w:left w:val="none" w:sz="0" w:space="0" w:color="auto"/>
                        <w:bottom w:val="none" w:sz="0" w:space="0" w:color="auto"/>
                        <w:right w:val="none" w:sz="0" w:space="0" w:color="auto"/>
                      </w:divBdr>
                    </w:div>
                  </w:divsChild>
                </w:div>
                <w:div w:id="1946616378">
                  <w:marLeft w:val="0"/>
                  <w:marRight w:val="0"/>
                  <w:marTop w:val="0"/>
                  <w:marBottom w:val="0"/>
                  <w:divBdr>
                    <w:top w:val="none" w:sz="0" w:space="0" w:color="auto"/>
                    <w:left w:val="none" w:sz="0" w:space="0" w:color="auto"/>
                    <w:bottom w:val="none" w:sz="0" w:space="0" w:color="auto"/>
                    <w:right w:val="none" w:sz="0" w:space="0" w:color="auto"/>
                  </w:divBdr>
                  <w:divsChild>
                    <w:div w:id="1532841278">
                      <w:marLeft w:val="0"/>
                      <w:marRight w:val="0"/>
                      <w:marTop w:val="0"/>
                      <w:marBottom w:val="0"/>
                      <w:divBdr>
                        <w:top w:val="none" w:sz="0" w:space="0" w:color="auto"/>
                        <w:left w:val="none" w:sz="0" w:space="0" w:color="auto"/>
                        <w:bottom w:val="none" w:sz="0" w:space="0" w:color="auto"/>
                        <w:right w:val="none" w:sz="0" w:space="0" w:color="auto"/>
                      </w:divBdr>
                    </w:div>
                  </w:divsChild>
                </w:div>
                <w:div w:id="1964801964">
                  <w:marLeft w:val="0"/>
                  <w:marRight w:val="0"/>
                  <w:marTop w:val="0"/>
                  <w:marBottom w:val="0"/>
                  <w:divBdr>
                    <w:top w:val="none" w:sz="0" w:space="0" w:color="auto"/>
                    <w:left w:val="none" w:sz="0" w:space="0" w:color="auto"/>
                    <w:bottom w:val="none" w:sz="0" w:space="0" w:color="auto"/>
                    <w:right w:val="none" w:sz="0" w:space="0" w:color="auto"/>
                  </w:divBdr>
                  <w:divsChild>
                    <w:div w:id="202210142">
                      <w:marLeft w:val="0"/>
                      <w:marRight w:val="0"/>
                      <w:marTop w:val="0"/>
                      <w:marBottom w:val="0"/>
                      <w:divBdr>
                        <w:top w:val="none" w:sz="0" w:space="0" w:color="auto"/>
                        <w:left w:val="none" w:sz="0" w:space="0" w:color="auto"/>
                        <w:bottom w:val="none" w:sz="0" w:space="0" w:color="auto"/>
                        <w:right w:val="none" w:sz="0" w:space="0" w:color="auto"/>
                      </w:divBdr>
                    </w:div>
                  </w:divsChild>
                </w:div>
                <w:div w:id="1998798697">
                  <w:marLeft w:val="0"/>
                  <w:marRight w:val="0"/>
                  <w:marTop w:val="0"/>
                  <w:marBottom w:val="0"/>
                  <w:divBdr>
                    <w:top w:val="none" w:sz="0" w:space="0" w:color="auto"/>
                    <w:left w:val="none" w:sz="0" w:space="0" w:color="auto"/>
                    <w:bottom w:val="none" w:sz="0" w:space="0" w:color="auto"/>
                    <w:right w:val="none" w:sz="0" w:space="0" w:color="auto"/>
                  </w:divBdr>
                  <w:divsChild>
                    <w:div w:id="314920415">
                      <w:marLeft w:val="0"/>
                      <w:marRight w:val="0"/>
                      <w:marTop w:val="0"/>
                      <w:marBottom w:val="0"/>
                      <w:divBdr>
                        <w:top w:val="none" w:sz="0" w:space="0" w:color="auto"/>
                        <w:left w:val="none" w:sz="0" w:space="0" w:color="auto"/>
                        <w:bottom w:val="none" w:sz="0" w:space="0" w:color="auto"/>
                        <w:right w:val="none" w:sz="0" w:space="0" w:color="auto"/>
                      </w:divBdr>
                    </w:div>
                  </w:divsChild>
                </w:div>
                <w:div w:id="2018772700">
                  <w:marLeft w:val="0"/>
                  <w:marRight w:val="0"/>
                  <w:marTop w:val="0"/>
                  <w:marBottom w:val="0"/>
                  <w:divBdr>
                    <w:top w:val="none" w:sz="0" w:space="0" w:color="auto"/>
                    <w:left w:val="none" w:sz="0" w:space="0" w:color="auto"/>
                    <w:bottom w:val="none" w:sz="0" w:space="0" w:color="auto"/>
                    <w:right w:val="none" w:sz="0" w:space="0" w:color="auto"/>
                  </w:divBdr>
                  <w:divsChild>
                    <w:div w:id="1729307423">
                      <w:marLeft w:val="0"/>
                      <w:marRight w:val="0"/>
                      <w:marTop w:val="0"/>
                      <w:marBottom w:val="0"/>
                      <w:divBdr>
                        <w:top w:val="none" w:sz="0" w:space="0" w:color="auto"/>
                        <w:left w:val="none" w:sz="0" w:space="0" w:color="auto"/>
                        <w:bottom w:val="none" w:sz="0" w:space="0" w:color="auto"/>
                        <w:right w:val="none" w:sz="0" w:space="0" w:color="auto"/>
                      </w:divBdr>
                    </w:div>
                  </w:divsChild>
                </w:div>
                <w:div w:id="2019892246">
                  <w:marLeft w:val="0"/>
                  <w:marRight w:val="0"/>
                  <w:marTop w:val="0"/>
                  <w:marBottom w:val="0"/>
                  <w:divBdr>
                    <w:top w:val="none" w:sz="0" w:space="0" w:color="auto"/>
                    <w:left w:val="none" w:sz="0" w:space="0" w:color="auto"/>
                    <w:bottom w:val="none" w:sz="0" w:space="0" w:color="auto"/>
                    <w:right w:val="none" w:sz="0" w:space="0" w:color="auto"/>
                  </w:divBdr>
                  <w:divsChild>
                    <w:div w:id="175116632">
                      <w:marLeft w:val="0"/>
                      <w:marRight w:val="0"/>
                      <w:marTop w:val="0"/>
                      <w:marBottom w:val="0"/>
                      <w:divBdr>
                        <w:top w:val="none" w:sz="0" w:space="0" w:color="auto"/>
                        <w:left w:val="none" w:sz="0" w:space="0" w:color="auto"/>
                        <w:bottom w:val="none" w:sz="0" w:space="0" w:color="auto"/>
                        <w:right w:val="none" w:sz="0" w:space="0" w:color="auto"/>
                      </w:divBdr>
                    </w:div>
                  </w:divsChild>
                </w:div>
                <w:div w:id="2022006043">
                  <w:marLeft w:val="0"/>
                  <w:marRight w:val="0"/>
                  <w:marTop w:val="0"/>
                  <w:marBottom w:val="0"/>
                  <w:divBdr>
                    <w:top w:val="none" w:sz="0" w:space="0" w:color="auto"/>
                    <w:left w:val="none" w:sz="0" w:space="0" w:color="auto"/>
                    <w:bottom w:val="none" w:sz="0" w:space="0" w:color="auto"/>
                    <w:right w:val="none" w:sz="0" w:space="0" w:color="auto"/>
                  </w:divBdr>
                  <w:divsChild>
                    <w:div w:id="1155801724">
                      <w:marLeft w:val="0"/>
                      <w:marRight w:val="0"/>
                      <w:marTop w:val="0"/>
                      <w:marBottom w:val="0"/>
                      <w:divBdr>
                        <w:top w:val="none" w:sz="0" w:space="0" w:color="auto"/>
                        <w:left w:val="none" w:sz="0" w:space="0" w:color="auto"/>
                        <w:bottom w:val="none" w:sz="0" w:space="0" w:color="auto"/>
                        <w:right w:val="none" w:sz="0" w:space="0" w:color="auto"/>
                      </w:divBdr>
                    </w:div>
                  </w:divsChild>
                </w:div>
                <w:div w:id="2028941162">
                  <w:marLeft w:val="0"/>
                  <w:marRight w:val="0"/>
                  <w:marTop w:val="0"/>
                  <w:marBottom w:val="0"/>
                  <w:divBdr>
                    <w:top w:val="none" w:sz="0" w:space="0" w:color="auto"/>
                    <w:left w:val="none" w:sz="0" w:space="0" w:color="auto"/>
                    <w:bottom w:val="none" w:sz="0" w:space="0" w:color="auto"/>
                    <w:right w:val="none" w:sz="0" w:space="0" w:color="auto"/>
                  </w:divBdr>
                  <w:divsChild>
                    <w:div w:id="1404184018">
                      <w:marLeft w:val="0"/>
                      <w:marRight w:val="0"/>
                      <w:marTop w:val="0"/>
                      <w:marBottom w:val="0"/>
                      <w:divBdr>
                        <w:top w:val="none" w:sz="0" w:space="0" w:color="auto"/>
                        <w:left w:val="none" w:sz="0" w:space="0" w:color="auto"/>
                        <w:bottom w:val="none" w:sz="0" w:space="0" w:color="auto"/>
                        <w:right w:val="none" w:sz="0" w:space="0" w:color="auto"/>
                      </w:divBdr>
                    </w:div>
                  </w:divsChild>
                </w:div>
                <w:div w:id="2064523110">
                  <w:marLeft w:val="0"/>
                  <w:marRight w:val="0"/>
                  <w:marTop w:val="0"/>
                  <w:marBottom w:val="0"/>
                  <w:divBdr>
                    <w:top w:val="none" w:sz="0" w:space="0" w:color="auto"/>
                    <w:left w:val="none" w:sz="0" w:space="0" w:color="auto"/>
                    <w:bottom w:val="none" w:sz="0" w:space="0" w:color="auto"/>
                    <w:right w:val="none" w:sz="0" w:space="0" w:color="auto"/>
                  </w:divBdr>
                  <w:divsChild>
                    <w:div w:id="1553031244">
                      <w:marLeft w:val="0"/>
                      <w:marRight w:val="0"/>
                      <w:marTop w:val="0"/>
                      <w:marBottom w:val="0"/>
                      <w:divBdr>
                        <w:top w:val="none" w:sz="0" w:space="0" w:color="auto"/>
                        <w:left w:val="none" w:sz="0" w:space="0" w:color="auto"/>
                        <w:bottom w:val="none" w:sz="0" w:space="0" w:color="auto"/>
                        <w:right w:val="none" w:sz="0" w:space="0" w:color="auto"/>
                      </w:divBdr>
                    </w:div>
                  </w:divsChild>
                </w:div>
                <w:div w:id="2092509312">
                  <w:marLeft w:val="0"/>
                  <w:marRight w:val="0"/>
                  <w:marTop w:val="0"/>
                  <w:marBottom w:val="0"/>
                  <w:divBdr>
                    <w:top w:val="none" w:sz="0" w:space="0" w:color="auto"/>
                    <w:left w:val="none" w:sz="0" w:space="0" w:color="auto"/>
                    <w:bottom w:val="none" w:sz="0" w:space="0" w:color="auto"/>
                    <w:right w:val="none" w:sz="0" w:space="0" w:color="auto"/>
                  </w:divBdr>
                  <w:divsChild>
                    <w:div w:id="206767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437721">
      <w:bodyDiv w:val="1"/>
      <w:marLeft w:val="0"/>
      <w:marRight w:val="0"/>
      <w:marTop w:val="0"/>
      <w:marBottom w:val="0"/>
      <w:divBdr>
        <w:top w:val="none" w:sz="0" w:space="0" w:color="auto"/>
        <w:left w:val="none" w:sz="0" w:space="0" w:color="auto"/>
        <w:bottom w:val="none" w:sz="0" w:space="0" w:color="auto"/>
        <w:right w:val="none" w:sz="0" w:space="0" w:color="auto"/>
      </w:divBdr>
      <w:divsChild>
        <w:div w:id="2098556171">
          <w:marLeft w:val="0"/>
          <w:marRight w:val="0"/>
          <w:marTop w:val="0"/>
          <w:marBottom w:val="0"/>
          <w:divBdr>
            <w:top w:val="none" w:sz="0" w:space="0" w:color="auto"/>
            <w:left w:val="none" w:sz="0" w:space="0" w:color="auto"/>
            <w:bottom w:val="none" w:sz="0" w:space="0" w:color="auto"/>
            <w:right w:val="none" w:sz="0" w:space="0" w:color="auto"/>
          </w:divBdr>
        </w:div>
      </w:divsChild>
    </w:div>
    <w:div w:id="1879974957">
      <w:bodyDiv w:val="1"/>
      <w:marLeft w:val="0"/>
      <w:marRight w:val="0"/>
      <w:marTop w:val="0"/>
      <w:marBottom w:val="0"/>
      <w:divBdr>
        <w:top w:val="none" w:sz="0" w:space="0" w:color="auto"/>
        <w:left w:val="none" w:sz="0" w:space="0" w:color="auto"/>
        <w:bottom w:val="none" w:sz="0" w:space="0" w:color="auto"/>
        <w:right w:val="none" w:sz="0" w:space="0" w:color="auto"/>
      </w:divBdr>
      <w:divsChild>
        <w:div w:id="1344281918">
          <w:marLeft w:val="0"/>
          <w:marRight w:val="0"/>
          <w:marTop w:val="0"/>
          <w:marBottom w:val="0"/>
          <w:divBdr>
            <w:top w:val="none" w:sz="0" w:space="0" w:color="auto"/>
            <w:left w:val="none" w:sz="0" w:space="0" w:color="auto"/>
            <w:bottom w:val="none" w:sz="0" w:space="0" w:color="auto"/>
            <w:right w:val="none" w:sz="0" w:space="0" w:color="auto"/>
          </w:divBdr>
          <w:divsChild>
            <w:div w:id="1835220555">
              <w:marLeft w:val="0"/>
              <w:marRight w:val="0"/>
              <w:marTop w:val="0"/>
              <w:marBottom w:val="0"/>
              <w:divBdr>
                <w:top w:val="none" w:sz="0" w:space="0" w:color="auto"/>
                <w:left w:val="none" w:sz="0" w:space="0" w:color="auto"/>
                <w:bottom w:val="none" w:sz="0" w:space="0" w:color="auto"/>
                <w:right w:val="none" w:sz="0" w:space="0" w:color="auto"/>
              </w:divBdr>
              <w:divsChild>
                <w:div w:id="72125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128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footer" Target="footer7.xm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footer" Target="footer10.xml"/><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9.png"/><Relationship Id="rId11" Type="http://schemas.openxmlformats.org/officeDocument/2006/relationships/image" Target="media/image1.png"/><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footer" Target="footer9.xml"/><Relationship Id="rId58" Type="http://schemas.openxmlformats.org/officeDocument/2006/relationships/image" Target="media/image34.png"/><Relationship Id="rId5" Type="http://schemas.openxmlformats.org/officeDocument/2006/relationships/numbering" Target="numbering.xml"/><Relationship Id="rId61" Type="http://schemas.openxmlformats.org/officeDocument/2006/relationships/footer" Target="footer13.xml"/><Relationship Id="rId19" Type="http://schemas.openxmlformats.org/officeDocument/2006/relationships/header" Target="header3.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footer" Target="footer11.xml"/><Relationship Id="rId64" Type="http://schemas.microsoft.com/office/2020/10/relationships/intelligence" Target="intelligence2.xml"/><Relationship Id="rId8" Type="http://schemas.openxmlformats.org/officeDocument/2006/relationships/webSettings" Target="webSettings.xml"/><Relationship Id="rId51" Type="http://schemas.openxmlformats.org/officeDocument/2006/relationships/image" Target="media/image31.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footer" Target="footer12.xml"/><Relationship Id="rId20" Type="http://schemas.openxmlformats.org/officeDocument/2006/relationships/footer" Target="footer6.xml"/><Relationship Id="rId41" Type="http://schemas.openxmlformats.org/officeDocument/2006/relationships/image" Target="media/image21.png"/><Relationship Id="rId54" Type="http://schemas.openxmlformats.org/officeDocument/2006/relationships/image" Target="media/image32.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3.png"/><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footer" Target="footer8.xml"/><Relationship Id="rId60" Type="http://schemas.openxmlformats.org/officeDocument/2006/relationships/image" Target="media/image35.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8b05ccdc-40f9-48cf-a679-e67f7f817c1f" xsi:nil="true"/>
    <lcf76f155ced4ddcb4097134ff3c332f xmlns="660d09ab-dfc3-420c-ba20-1fe0b3a6183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92AE7E8C4A7D3468D0E48F902A27E3D" ma:contentTypeVersion="12" ma:contentTypeDescription="Create a new document." ma:contentTypeScope="" ma:versionID="f3337785fc2e2a56842f084570aa5cc4">
  <xsd:schema xmlns:xsd="http://www.w3.org/2001/XMLSchema" xmlns:xs="http://www.w3.org/2001/XMLSchema" xmlns:p="http://schemas.microsoft.com/office/2006/metadata/properties" xmlns:ns2="660d09ab-dfc3-420c-ba20-1fe0b3a6183b" xmlns:ns3="8b05ccdc-40f9-48cf-a679-e67f7f817c1f" targetNamespace="http://schemas.microsoft.com/office/2006/metadata/properties" ma:root="true" ma:fieldsID="f970d5abb2c1d1b3df1e160d4ed89586" ns2:_="" ns3:_="">
    <xsd:import namespace="660d09ab-dfc3-420c-ba20-1fe0b3a6183b"/>
    <xsd:import namespace="8b05ccdc-40f9-48cf-a679-e67f7f817c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0d09ab-dfc3-420c-ba20-1fe0b3a618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05ccdc-40f9-48cf-a679-e67f7f817c1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3d40813-b100-4241-a58f-fb298d63686d}" ma:internalName="TaxCatchAll" ma:showField="CatchAllData" ma:web="8b05ccdc-40f9-48cf-a679-e67f7f817c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7E4E07-88DC-41AB-B03B-5CD8423F3CF8}">
  <ds:schemaRefs>
    <ds:schemaRef ds:uri="http://schemas.openxmlformats.org/officeDocument/2006/bibliography"/>
  </ds:schemaRefs>
</ds:datastoreItem>
</file>

<file path=customXml/itemProps2.xml><?xml version="1.0" encoding="utf-8"?>
<ds:datastoreItem xmlns:ds="http://schemas.openxmlformats.org/officeDocument/2006/customXml" ds:itemID="{E3EB7B42-5740-4129-8D38-92BBA5D17541}">
  <ds:schemaRefs>
    <ds:schemaRef ds:uri="http://schemas.microsoft.com/office/2006/metadata/properties"/>
    <ds:schemaRef ds:uri="http://schemas.microsoft.com/office/infopath/2007/PartnerControls"/>
    <ds:schemaRef ds:uri="8b05ccdc-40f9-48cf-a679-e67f7f817c1f"/>
    <ds:schemaRef ds:uri="660d09ab-dfc3-420c-ba20-1fe0b3a6183b"/>
  </ds:schemaRefs>
</ds:datastoreItem>
</file>

<file path=customXml/itemProps3.xml><?xml version="1.0" encoding="utf-8"?>
<ds:datastoreItem xmlns:ds="http://schemas.openxmlformats.org/officeDocument/2006/customXml" ds:itemID="{FD1B6D90-2E99-4D72-A868-220216A281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0d09ab-dfc3-420c-ba20-1fe0b3a6183b"/>
    <ds:schemaRef ds:uri="8b05ccdc-40f9-48cf-a679-e67f7f817c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64095F2-78C1-44C0-A2A1-1816EE9545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10701</Words>
  <Characters>60998</Characters>
  <Application>Microsoft Office Word</Application>
  <DocSecurity>4</DocSecurity>
  <Lines>508</Lines>
  <Paragraphs>143</Paragraphs>
  <ScaleCrop>false</ScaleCrop>
  <Company/>
  <LinksUpToDate>false</LinksUpToDate>
  <CharactersWithSpaces>71556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Roselle Wednesday L. Gardon</dc:creator>
  <cp:keywords/>
  <dc:description/>
  <cp:lastModifiedBy>DANIEL LOUIS BALUBAR</cp:lastModifiedBy>
  <cp:revision>2239</cp:revision>
  <cp:lastPrinted>2024-05-15T22:03:00Z</cp:lastPrinted>
  <dcterms:created xsi:type="dcterms:W3CDTF">2024-09-30T19:51:00Z</dcterms:created>
  <dcterms:modified xsi:type="dcterms:W3CDTF">2024-11-13T03:26:00Z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0x010100492AE7E8C4A7D3468D0E48F902A27E3D</vt:lpwstr>
  </property>
  <property fmtid="{D5CDD505-2E9C-101B-9397-08002B2CF9AE}" pid="3" name="MediaServiceImageTags">
    <vt:lpwstr/>
  </property>
</Properties>
</file>